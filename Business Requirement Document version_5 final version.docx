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DA9D69" w14:textId="77777777" w:rsidR="008A0411" w:rsidRPr="000C54C6" w:rsidRDefault="008A0411">
      <w:pPr>
        <w:pStyle w:val="ListParagraph"/>
        <w:tabs>
          <w:tab w:val="left" w:pos="653"/>
        </w:tabs>
        <w:spacing w:before="4"/>
        <w:ind w:left="0" w:firstLine="0"/>
        <w:rPr>
          <w:rStyle w:val="Strong"/>
          <w:rFonts w:ascii="Times New Roman" w:eastAsia="SimSun" w:hAnsi="Times New Roman" w:cs="Times New Roman"/>
          <w:color w:val="222A35" w:themeColor="text2" w:themeShade="80"/>
          <w:sz w:val="28"/>
          <w:szCs w:val="28"/>
        </w:rPr>
      </w:pPr>
    </w:p>
    <w:p w14:paraId="48D5A7AD" w14:textId="77777777" w:rsidR="008A0411" w:rsidRPr="000C54C6" w:rsidRDefault="0026591D">
      <w:pPr>
        <w:pStyle w:val="ListParagraph"/>
        <w:tabs>
          <w:tab w:val="left" w:pos="653"/>
        </w:tabs>
        <w:spacing w:before="4"/>
        <w:ind w:left="0" w:firstLine="0"/>
        <w:jc w:val="center"/>
        <w:rPr>
          <w:ins w:id="0" w:author="User" w:date="2026-01-22T15:02:00Z"/>
          <w:rStyle w:val="Strong"/>
          <w:rFonts w:ascii="Times New Roman" w:eastAsia="SimSun" w:hAnsi="Times New Roman" w:cs="Times New Roman"/>
          <w:color w:val="222A35" w:themeColor="text2" w:themeShade="80"/>
          <w:sz w:val="28"/>
          <w:szCs w:val="28"/>
          <w:u w:val="single"/>
        </w:rPr>
      </w:pPr>
      <w:r w:rsidRPr="000C54C6">
        <w:rPr>
          <w:rStyle w:val="Strong"/>
          <w:rFonts w:ascii="Times New Roman" w:eastAsia="SimSun" w:hAnsi="Times New Roman" w:cs="Times New Roman"/>
          <w:color w:val="222A35" w:themeColor="text2" w:themeShade="80"/>
          <w:sz w:val="28"/>
          <w:szCs w:val="28"/>
          <w:u w:val="single"/>
        </w:rPr>
        <w:t>Business Requirement Document</w:t>
      </w:r>
    </w:p>
    <w:p w14:paraId="478E6C37" w14:textId="77777777" w:rsidR="00A118F2" w:rsidRPr="000C54C6" w:rsidRDefault="00A118F2">
      <w:pPr>
        <w:pStyle w:val="ListParagraph"/>
        <w:tabs>
          <w:tab w:val="left" w:pos="653"/>
        </w:tabs>
        <w:spacing w:before="4"/>
        <w:ind w:left="0" w:firstLine="0"/>
        <w:jc w:val="center"/>
        <w:rPr>
          <w:ins w:id="1" w:author="User" w:date="2026-01-22T15:02:00Z"/>
          <w:rStyle w:val="Strong"/>
          <w:rFonts w:ascii="Times New Roman" w:eastAsia="SimSun" w:hAnsi="Times New Roman" w:cs="Times New Roman"/>
          <w:color w:val="222A35" w:themeColor="text2" w:themeShade="80"/>
          <w:sz w:val="28"/>
          <w:szCs w:val="28"/>
          <w:u w:val="single"/>
        </w:rPr>
      </w:pPr>
    </w:p>
    <w:p w14:paraId="3DDA680D" w14:textId="77777777" w:rsidR="00A118F2" w:rsidRPr="000C54C6" w:rsidRDefault="00A118F2" w:rsidP="00A118F2">
      <w:pPr>
        <w:pStyle w:val="Heading1"/>
        <w:rPr>
          <w:ins w:id="2" w:author="User" w:date="2026-01-22T15:02:00Z"/>
          <w:rFonts w:ascii="Times New Roman" w:eastAsia="Times New Roman" w:hAnsi="Times New Roman" w:cs="Times New Roman"/>
          <w:color w:val="5B9BD5" w:themeColor="accent1"/>
          <w:sz w:val="24"/>
          <w:szCs w:val="24"/>
          <w:u w:val="single"/>
        </w:rPr>
      </w:pPr>
      <w:ins w:id="3" w:author="User" w:date="2026-01-22T15:02:00Z">
        <w:r w:rsidRPr="000C54C6">
          <w:rPr>
            <w:rFonts w:ascii="Times New Roman" w:eastAsia="Times New Roman" w:hAnsi="Times New Roman" w:cs="Times New Roman"/>
            <w:color w:val="5B9BD5" w:themeColor="accent1"/>
            <w:sz w:val="24"/>
            <w:szCs w:val="24"/>
            <w:u w:val="single"/>
            <w:rPrChange w:id="4" w:author="User" w:date="2026-02-02T18:38:00Z">
              <w:rPr>
                <w:rFonts w:ascii="Times New Roman" w:eastAsia="Times New Roman" w:hAnsi="Times New Roman" w:cs="Times New Roman"/>
                <w:b/>
                <w:bCs/>
                <w:color w:val="5B9BD5" w:themeColor="accent1"/>
                <w:sz w:val="24"/>
                <w:szCs w:val="24"/>
                <w:u w:val="single"/>
              </w:rPr>
            </w:rPrChange>
          </w:rPr>
          <w:t>Prepared by- Mr. Rakesh, Ms. Mayuri, Ms. Anusha Koppera Ms. Swapna</w:t>
        </w:r>
      </w:ins>
    </w:p>
    <w:p w14:paraId="7ED68E0A" w14:textId="77777777" w:rsidR="00A118F2" w:rsidRPr="000C54C6" w:rsidRDefault="002160F4" w:rsidP="00A118F2">
      <w:pPr>
        <w:pStyle w:val="Heading1"/>
        <w:rPr>
          <w:ins w:id="5" w:author="User" w:date="2026-01-22T15:02:00Z"/>
          <w:rFonts w:ascii="Times New Roman" w:eastAsia="Times New Roman" w:hAnsi="Times New Roman" w:cs="Times New Roman"/>
          <w:color w:val="5B9BD5" w:themeColor="accent1"/>
          <w:sz w:val="24"/>
          <w:szCs w:val="24"/>
          <w:u w:val="single"/>
        </w:rPr>
      </w:pPr>
      <w:ins w:id="6" w:author="User" w:date="2026-01-22T15:02:00Z">
        <w:r w:rsidRPr="000C54C6">
          <w:rPr>
            <w:rFonts w:ascii="Times New Roman" w:eastAsia="Times New Roman" w:hAnsi="Times New Roman" w:cs="Times New Roman"/>
            <w:color w:val="5B9BD5" w:themeColor="accent1"/>
            <w:sz w:val="24"/>
            <w:szCs w:val="24"/>
            <w:u w:val="single"/>
          </w:rPr>
          <w:t>Document Revised on: 2</w:t>
        </w:r>
      </w:ins>
      <w:ins w:id="7" w:author="User" w:date="2026-01-23T22:55:00Z">
        <w:r w:rsidR="007032AF" w:rsidRPr="000C54C6">
          <w:rPr>
            <w:rFonts w:ascii="Times New Roman" w:eastAsia="Times New Roman" w:hAnsi="Times New Roman" w:cs="Times New Roman"/>
            <w:color w:val="5B9BD5" w:themeColor="accent1"/>
            <w:sz w:val="24"/>
            <w:szCs w:val="24"/>
            <w:u w:val="single"/>
          </w:rPr>
          <w:t>3</w:t>
        </w:r>
      </w:ins>
      <w:ins w:id="8" w:author="User" w:date="2026-01-22T15:02:00Z">
        <w:r w:rsidRPr="000C54C6">
          <w:rPr>
            <w:rFonts w:ascii="Times New Roman" w:eastAsia="Times New Roman" w:hAnsi="Times New Roman" w:cs="Times New Roman"/>
            <w:color w:val="5B9BD5" w:themeColor="accent1"/>
            <w:sz w:val="24"/>
            <w:szCs w:val="24"/>
            <w:u w:val="single"/>
          </w:rPr>
          <w:t>/</w:t>
        </w:r>
      </w:ins>
      <w:ins w:id="9" w:author="User" w:date="2026-01-22T15:03:00Z">
        <w:r w:rsidRPr="000C54C6">
          <w:rPr>
            <w:rFonts w:ascii="Times New Roman" w:eastAsia="Times New Roman" w:hAnsi="Times New Roman" w:cs="Times New Roman"/>
            <w:color w:val="5B9BD5" w:themeColor="accent1"/>
            <w:sz w:val="24"/>
            <w:szCs w:val="24"/>
            <w:u w:val="single"/>
          </w:rPr>
          <w:t>01</w:t>
        </w:r>
      </w:ins>
      <w:ins w:id="10" w:author="User" w:date="2026-01-22T15:02:00Z">
        <w:r w:rsidR="00A118F2" w:rsidRPr="000C54C6">
          <w:rPr>
            <w:rFonts w:ascii="Times New Roman" w:eastAsia="Times New Roman" w:hAnsi="Times New Roman" w:cs="Times New Roman"/>
            <w:color w:val="5B9BD5" w:themeColor="accent1"/>
            <w:sz w:val="24"/>
            <w:szCs w:val="24"/>
            <w:u w:val="single"/>
          </w:rPr>
          <w:t>/2025</w:t>
        </w:r>
      </w:ins>
    </w:p>
    <w:p w14:paraId="0814153D" w14:textId="77777777" w:rsidR="00A118F2" w:rsidRPr="000C54C6" w:rsidRDefault="00A118F2" w:rsidP="00A118F2">
      <w:pPr>
        <w:pStyle w:val="Heading1"/>
        <w:rPr>
          <w:ins w:id="11" w:author="User" w:date="2026-01-22T15:02:00Z"/>
          <w:rFonts w:ascii="Times New Roman" w:eastAsia="Times New Roman" w:hAnsi="Times New Roman" w:cs="Times New Roman"/>
          <w:b/>
          <w:color w:val="5B9BD5" w:themeColor="accent1"/>
          <w:sz w:val="24"/>
          <w:szCs w:val="24"/>
        </w:rPr>
      </w:pPr>
      <w:ins w:id="12" w:author="User" w:date="2026-01-22T15:02:00Z">
        <w:r w:rsidRPr="000C54C6">
          <w:rPr>
            <w:rFonts w:ascii="Times New Roman" w:eastAsia="Times New Roman" w:hAnsi="Times New Roman" w:cs="Times New Roman"/>
            <w:color w:val="5B9BD5" w:themeColor="accent1"/>
            <w:sz w:val="24"/>
            <w:szCs w:val="24"/>
            <w:u w:val="single"/>
          </w:rPr>
          <w:t>Document Version:</w:t>
        </w:r>
        <w:r w:rsidR="002160F4" w:rsidRPr="000C54C6">
          <w:rPr>
            <w:rFonts w:ascii="Times New Roman" w:eastAsia="Times New Roman" w:hAnsi="Times New Roman" w:cs="Times New Roman"/>
            <w:color w:val="5B9BD5" w:themeColor="accent1"/>
            <w:sz w:val="24"/>
            <w:szCs w:val="24"/>
          </w:rPr>
          <w:t xml:space="preserve"> Version </w:t>
        </w:r>
      </w:ins>
      <w:ins w:id="13" w:author="User" w:date="2026-01-22T15:03:00Z">
        <w:r w:rsidR="002160F4" w:rsidRPr="000C54C6">
          <w:rPr>
            <w:rFonts w:ascii="Times New Roman" w:eastAsia="Times New Roman" w:hAnsi="Times New Roman" w:cs="Times New Roman"/>
            <w:color w:val="5B9BD5" w:themeColor="accent1"/>
            <w:sz w:val="24"/>
            <w:szCs w:val="24"/>
          </w:rPr>
          <w:t>5</w:t>
        </w:r>
      </w:ins>
    </w:p>
    <w:p w14:paraId="057F8587" w14:textId="77777777" w:rsidR="00A118F2" w:rsidRPr="000C54C6" w:rsidRDefault="00A118F2" w:rsidP="00A118F2">
      <w:pPr>
        <w:rPr>
          <w:ins w:id="14" w:author="User" w:date="2026-01-22T15:02:00Z"/>
          <w:rFonts w:ascii="Times New Roman" w:hAnsi="Times New Roman" w:cs="Times New Roman"/>
        </w:rPr>
      </w:pPr>
    </w:p>
    <w:p w14:paraId="083240A5" w14:textId="77777777" w:rsidR="00A118F2" w:rsidRPr="000C54C6" w:rsidRDefault="00A118F2" w:rsidP="00A118F2">
      <w:pPr>
        <w:shd w:val="clear" w:color="auto" w:fill="007CC4"/>
        <w:tabs>
          <w:tab w:val="right" w:pos="9639"/>
        </w:tabs>
        <w:rPr>
          <w:ins w:id="15" w:author="User" w:date="2026-01-22T15:02:00Z"/>
          <w:rFonts w:ascii="Times New Roman" w:hAnsi="Times New Roman" w:cs="Times New Roman"/>
          <w:i/>
          <w:color w:val="000000" w:themeColor="text1"/>
        </w:rPr>
      </w:pPr>
      <w:ins w:id="16" w:author="User" w:date="2026-01-22T15:02:00Z">
        <w:r w:rsidRPr="000C54C6">
          <w:rPr>
            <w:rFonts w:ascii="Times New Roman" w:eastAsia="Times New Roman" w:hAnsi="Times New Roman" w:cs="Times New Roman"/>
            <w:b/>
            <w:bCs/>
            <w:color w:val="FFFFFF"/>
          </w:rPr>
          <w:t>Document Information</w:t>
        </w:r>
        <w:r w:rsidRPr="000C54C6">
          <w:rPr>
            <w:rFonts w:ascii="Times New Roman" w:eastAsia="Times New Roman" w:hAnsi="Times New Roman" w:cs="Times New Roman"/>
            <w:color w:val="FFFFFF"/>
          </w:rPr>
          <w:t xml:space="preserve"> </w:t>
        </w:r>
        <w:r w:rsidRPr="000C54C6">
          <w:rPr>
            <w:rFonts w:ascii="Times New Roman" w:eastAsia="Times New Roman" w:hAnsi="Times New Roman" w:cs="Times New Roman"/>
            <w:color w:val="FFFFFF"/>
          </w:rPr>
          <w:tab/>
        </w:r>
      </w:ins>
    </w:p>
    <w:tbl>
      <w:tblPr>
        <w:tblStyle w:val="TableGrid"/>
        <w:tblW w:w="0" w:type="auto"/>
        <w:tblLook w:val="04A0" w:firstRow="1" w:lastRow="0" w:firstColumn="1" w:lastColumn="0" w:noHBand="0" w:noVBand="1"/>
      </w:tblPr>
      <w:tblGrid>
        <w:gridCol w:w="4101"/>
        <w:gridCol w:w="4205"/>
      </w:tblGrid>
      <w:tr w:rsidR="00A118F2" w:rsidRPr="000C54C6" w14:paraId="08E0143E" w14:textId="77777777" w:rsidTr="001A18D9">
        <w:trPr>
          <w:trHeight w:val="756"/>
          <w:ins w:id="17" w:author="User" w:date="2026-01-22T15:02:00Z"/>
        </w:trPr>
        <w:tc>
          <w:tcPr>
            <w:tcW w:w="4990" w:type="dxa"/>
          </w:tcPr>
          <w:p w14:paraId="0AE6C10D" w14:textId="77777777" w:rsidR="00A118F2" w:rsidRPr="000C54C6" w:rsidRDefault="00A118F2" w:rsidP="001A18D9">
            <w:pPr>
              <w:pStyle w:val="Heading1"/>
              <w:outlineLvl w:val="0"/>
              <w:rPr>
                <w:ins w:id="18" w:author="User" w:date="2026-01-22T15:02:00Z"/>
                <w:rFonts w:ascii="Times New Roman" w:eastAsia="Times New Roman" w:hAnsi="Times New Roman" w:cs="Times New Roman"/>
                <w:color w:val="5B9BD5" w:themeColor="accent1"/>
                <w:sz w:val="24"/>
                <w:szCs w:val="24"/>
                <w:lang w:val="en-IN"/>
              </w:rPr>
            </w:pPr>
            <w:ins w:id="19" w:author="User" w:date="2026-01-22T15:02:00Z">
              <w:r w:rsidRPr="000C54C6">
                <w:rPr>
                  <w:rFonts w:ascii="Times New Roman" w:eastAsia="Times New Roman" w:hAnsi="Times New Roman" w:cs="Times New Roman"/>
                  <w:color w:val="5B9BD5" w:themeColor="accent1"/>
                  <w:sz w:val="24"/>
                  <w:szCs w:val="24"/>
                </w:rPr>
                <w:t>Document Name</w:t>
              </w:r>
            </w:ins>
          </w:p>
        </w:tc>
        <w:tc>
          <w:tcPr>
            <w:tcW w:w="4990" w:type="dxa"/>
          </w:tcPr>
          <w:p w14:paraId="5188D1A9" w14:textId="77777777" w:rsidR="00A118F2" w:rsidRPr="000C54C6" w:rsidRDefault="00A118F2" w:rsidP="001A18D9">
            <w:pPr>
              <w:rPr>
                <w:ins w:id="20" w:author="User" w:date="2026-01-22T15:02:00Z"/>
                <w:rFonts w:ascii="Times New Roman" w:hAnsi="Times New Roman" w:cs="Times New Roman"/>
                <w:sz w:val="24"/>
                <w:szCs w:val="24"/>
              </w:rPr>
            </w:pPr>
            <w:ins w:id="21" w:author="User" w:date="2026-01-22T15:02:00Z">
              <w:r w:rsidRPr="000C54C6">
                <w:rPr>
                  <w:rFonts w:ascii="Times New Roman" w:hAnsi="Times New Roman" w:cs="Times New Roman"/>
                  <w:sz w:val="24"/>
                  <w:szCs w:val="24"/>
                </w:rPr>
                <w:t>Business Requirement Document</w:t>
              </w:r>
            </w:ins>
          </w:p>
        </w:tc>
      </w:tr>
      <w:tr w:rsidR="00A118F2" w:rsidRPr="000C54C6" w14:paraId="7EA78E8C" w14:textId="77777777" w:rsidTr="001A18D9">
        <w:trPr>
          <w:trHeight w:val="756"/>
          <w:ins w:id="22" w:author="User" w:date="2026-01-22T15:02:00Z"/>
        </w:trPr>
        <w:tc>
          <w:tcPr>
            <w:tcW w:w="4990" w:type="dxa"/>
          </w:tcPr>
          <w:p w14:paraId="17754BD1" w14:textId="77777777" w:rsidR="00A118F2" w:rsidRPr="000C54C6" w:rsidRDefault="00A118F2" w:rsidP="001A18D9">
            <w:pPr>
              <w:pStyle w:val="Heading1"/>
              <w:outlineLvl w:val="0"/>
              <w:rPr>
                <w:ins w:id="23" w:author="User" w:date="2026-01-22T15:02:00Z"/>
                <w:rFonts w:ascii="Times New Roman" w:eastAsia="Times New Roman" w:hAnsi="Times New Roman" w:cs="Times New Roman"/>
                <w:color w:val="5B9BD5" w:themeColor="accent1"/>
                <w:sz w:val="24"/>
                <w:szCs w:val="24"/>
                <w:lang w:val="en-IN"/>
              </w:rPr>
            </w:pPr>
            <w:ins w:id="24" w:author="User" w:date="2026-01-22T15:02:00Z">
              <w:r w:rsidRPr="000C54C6">
                <w:rPr>
                  <w:rFonts w:ascii="Times New Roman" w:eastAsia="Times New Roman" w:hAnsi="Times New Roman" w:cs="Times New Roman"/>
                  <w:color w:val="5B9BD5" w:themeColor="accent1"/>
                  <w:sz w:val="24"/>
                  <w:szCs w:val="24"/>
                  <w:lang w:val="en-IN"/>
                </w:rPr>
                <w:t>Project Name</w:t>
              </w:r>
            </w:ins>
          </w:p>
        </w:tc>
        <w:tc>
          <w:tcPr>
            <w:tcW w:w="4990" w:type="dxa"/>
          </w:tcPr>
          <w:p w14:paraId="09EA5ABC" w14:textId="77777777" w:rsidR="00A118F2" w:rsidRPr="000C54C6" w:rsidRDefault="00A118F2" w:rsidP="001A18D9">
            <w:pPr>
              <w:rPr>
                <w:ins w:id="25" w:author="User" w:date="2026-01-22T15:02:00Z"/>
                <w:rFonts w:ascii="Times New Roman" w:hAnsi="Times New Roman" w:cs="Times New Roman"/>
                <w:sz w:val="24"/>
                <w:szCs w:val="24"/>
              </w:rPr>
            </w:pPr>
            <w:ins w:id="26" w:author="User" w:date="2026-01-22T15:02:00Z">
              <w:r w:rsidRPr="000C54C6">
                <w:rPr>
                  <w:rFonts w:ascii="Times New Roman" w:hAnsi="Times New Roman" w:cs="Times New Roman"/>
                  <w:sz w:val="24"/>
                  <w:szCs w:val="24"/>
                </w:rPr>
                <w:t>Le Marble</w:t>
              </w:r>
            </w:ins>
          </w:p>
        </w:tc>
      </w:tr>
      <w:tr w:rsidR="00A118F2" w:rsidRPr="000C54C6" w14:paraId="19B92BB2" w14:textId="77777777" w:rsidTr="001A18D9">
        <w:trPr>
          <w:trHeight w:val="756"/>
          <w:ins w:id="27" w:author="User" w:date="2026-01-22T15:02:00Z"/>
        </w:trPr>
        <w:tc>
          <w:tcPr>
            <w:tcW w:w="4990" w:type="dxa"/>
          </w:tcPr>
          <w:p w14:paraId="7D149029" w14:textId="77777777" w:rsidR="00A118F2" w:rsidRPr="000C54C6" w:rsidRDefault="00A118F2" w:rsidP="001A18D9">
            <w:pPr>
              <w:pStyle w:val="Heading1"/>
              <w:outlineLvl w:val="0"/>
              <w:rPr>
                <w:ins w:id="28" w:author="User" w:date="2026-01-22T15:02:00Z"/>
                <w:rFonts w:ascii="Times New Roman" w:eastAsia="Times New Roman" w:hAnsi="Times New Roman" w:cs="Times New Roman"/>
                <w:color w:val="5B9BD5" w:themeColor="accent1"/>
                <w:sz w:val="24"/>
                <w:szCs w:val="24"/>
                <w:lang w:val="en-IN"/>
              </w:rPr>
            </w:pPr>
            <w:ins w:id="29" w:author="User" w:date="2026-01-22T15:02:00Z">
              <w:r w:rsidRPr="000C54C6">
                <w:rPr>
                  <w:rFonts w:ascii="Times New Roman" w:eastAsia="Times New Roman" w:hAnsi="Times New Roman" w:cs="Times New Roman"/>
                  <w:color w:val="5B9BD5" w:themeColor="accent1"/>
                  <w:sz w:val="24"/>
                  <w:szCs w:val="24"/>
                  <w:lang w:val="en-IN"/>
                </w:rPr>
                <w:t>Client</w:t>
              </w:r>
            </w:ins>
          </w:p>
        </w:tc>
        <w:tc>
          <w:tcPr>
            <w:tcW w:w="4990" w:type="dxa"/>
          </w:tcPr>
          <w:p w14:paraId="18EB661D" w14:textId="77777777" w:rsidR="00A118F2" w:rsidRPr="000C54C6" w:rsidRDefault="00A118F2" w:rsidP="001A18D9">
            <w:pPr>
              <w:rPr>
                <w:ins w:id="30" w:author="User" w:date="2026-01-22T15:02:00Z"/>
                <w:rFonts w:ascii="Times New Roman" w:hAnsi="Times New Roman" w:cs="Times New Roman"/>
                <w:sz w:val="24"/>
                <w:szCs w:val="24"/>
              </w:rPr>
            </w:pPr>
            <w:ins w:id="31" w:author="User" w:date="2026-01-22T15:02:00Z">
              <w:r w:rsidRPr="000C54C6">
                <w:rPr>
                  <w:rFonts w:ascii="Times New Roman" w:hAnsi="Times New Roman" w:cs="Times New Roman"/>
                  <w:sz w:val="24"/>
                  <w:szCs w:val="24"/>
                </w:rPr>
                <w:t>Le Marble gallery Pvt. Ltd.</w:t>
              </w:r>
            </w:ins>
          </w:p>
        </w:tc>
      </w:tr>
      <w:tr w:rsidR="00A118F2" w:rsidRPr="000C54C6" w14:paraId="11F00597" w14:textId="77777777" w:rsidTr="001A18D9">
        <w:trPr>
          <w:trHeight w:val="756"/>
          <w:ins w:id="32" w:author="User" w:date="2026-01-22T15:02:00Z"/>
        </w:trPr>
        <w:tc>
          <w:tcPr>
            <w:tcW w:w="4990" w:type="dxa"/>
          </w:tcPr>
          <w:p w14:paraId="6FCE183D" w14:textId="77777777" w:rsidR="00A118F2" w:rsidRPr="000C54C6" w:rsidRDefault="00A118F2" w:rsidP="001A18D9">
            <w:pPr>
              <w:pStyle w:val="Heading1"/>
              <w:outlineLvl w:val="0"/>
              <w:rPr>
                <w:ins w:id="33" w:author="User" w:date="2026-01-22T15:02:00Z"/>
                <w:rFonts w:ascii="Times New Roman" w:eastAsia="Times New Roman" w:hAnsi="Times New Roman" w:cs="Times New Roman"/>
                <w:color w:val="5B9BD5" w:themeColor="accent1"/>
                <w:sz w:val="24"/>
                <w:szCs w:val="24"/>
                <w:lang w:val="en-IN"/>
              </w:rPr>
            </w:pPr>
            <w:ins w:id="34" w:author="User" w:date="2026-01-22T15:02:00Z">
              <w:r w:rsidRPr="000C54C6">
                <w:rPr>
                  <w:rFonts w:ascii="Times New Roman" w:eastAsia="Times New Roman" w:hAnsi="Times New Roman" w:cs="Times New Roman"/>
                  <w:color w:val="5B9BD5" w:themeColor="accent1"/>
                  <w:sz w:val="24"/>
                  <w:szCs w:val="24"/>
                  <w:lang w:val="en-IN"/>
                </w:rPr>
                <w:t>Document author</w:t>
              </w:r>
            </w:ins>
          </w:p>
        </w:tc>
        <w:tc>
          <w:tcPr>
            <w:tcW w:w="4990" w:type="dxa"/>
          </w:tcPr>
          <w:p w14:paraId="5084CE6D" w14:textId="77777777" w:rsidR="00A118F2" w:rsidRPr="000C54C6" w:rsidRDefault="00A118F2" w:rsidP="001A18D9">
            <w:pPr>
              <w:rPr>
                <w:ins w:id="35" w:author="User" w:date="2026-01-22T15:02:00Z"/>
                <w:rFonts w:ascii="Times New Roman" w:hAnsi="Times New Roman" w:cs="Times New Roman"/>
                <w:sz w:val="24"/>
                <w:szCs w:val="24"/>
              </w:rPr>
            </w:pPr>
            <w:ins w:id="36" w:author="User" w:date="2026-01-22T15:02:00Z">
              <w:r w:rsidRPr="000C54C6">
                <w:rPr>
                  <w:rFonts w:ascii="Times New Roman" w:hAnsi="Times New Roman" w:cs="Times New Roman"/>
                  <w:sz w:val="24"/>
                  <w:szCs w:val="24"/>
                </w:rPr>
                <w:t>Ms. Anusha</w:t>
              </w:r>
            </w:ins>
          </w:p>
        </w:tc>
      </w:tr>
      <w:tr w:rsidR="00A118F2" w:rsidRPr="000C54C6" w14:paraId="76057731" w14:textId="77777777" w:rsidTr="001A18D9">
        <w:trPr>
          <w:trHeight w:val="756"/>
          <w:ins w:id="37" w:author="User" w:date="2026-01-22T15:02:00Z"/>
        </w:trPr>
        <w:tc>
          <w:tcPr>
            <w:tcW w:w="4990" w:type="dxa"/>
          </w:tcPr>
          <w:p w14:paraId="40132B1A" w14:textId="77777777" w:rsidR="00A118F2" w:rsidRPr="000C54C6" w:rsidRDefault="00A118F2" w:rsidP="001A18D9">
            <w:pPr>
              <w:pStyle w:val="Heading1"/>
              <w:outlineLvl w:val="0"/>
              <w:rPr>
                <w:ins w:id="38" w:author="User" w:date="2026-01-22T15:02:00Z"/>
                <w:rFonts w:ascii="Times New Roman" w:eastAsia="Times New Roman" w:hAnsi="Times New Roman" w:cs="Times New Roman"/>
                <w:color w:val="5B9BD5" w:themeColor="accent1"/>
                <w:sz w:val="24"/>
                <w:szCs w:val="24"/>
              </w:rPr>
            </w:pPr>
            <w:ins w:id="39" w:author="User" w:date="2026-01-22T15:02:00Z">
              <w:r w:rsidRPr="000C54C6">
                <w:rPr>
                  <w:rFonts w:ascii="Times New Roman" w:eastAsia="Times New Roman" w:hAnsi="Times New Roman" w:cs="Times New Roman"/>
                  <w:color w:val="5B9BD5" w:themeColor="accent1"/>
                  <w:sz w:val="24"/>
                  <w:szCs w:val="24"/>
                  <w:lang w:val="en-IN"/>
                </w:rPr>
                <w:t>Author Role</w:t>
              </w:r>
            </w:ins>
          </w:p>
        </w:tc>
        <w:tc>
          <w:tcPr>
            <w:tcW w:w="4990" w:type="dxa"/>
          </w:tcPr>
          <w:p w14:paraId="3A695598" w14:textId="77777777" w:rsidR="00A118F2" w:rsidRPr="000C54C6" w:rsidRDefault="00A118F2" w:rsidP="001A18D9">
            <w:pPr>
              <w:rPr>
                <w:ins w:id="40" w:author="User" w:date="2026-01-22T15:02:00Z"/>
                <w:rFonts w:ascii="Times New Roman" w:hAnsi="Times New Roman" w:cs="Times New Roman"/>
                <w:sz w:val="24"/>
                <w:szCs w:val="24"/>
              </w:rPr>
            </w:pPr>
            <w:ins w:id="41" w:author="User" w:date="2026-01-22T15:02:00Z">
              <w:r w:rsidRPr="000C54C6">
                <w:rPr>
                  <w:rFonts w:ascii="Times New Roman" w:hAnsi="Times New Roman" w:cs="Times New Roman"/>
                  <w:sz w:val="24"/>
                  <w:szCs w:val="24"/>
                </w:rPr>
                <w:t xml:space="preserve">Project Manager </w:t>
              </w:r>
            </w:ins>
          </w:p>
        </w:tc>
      </w:tr>
      <w:tr w:rsidR="00A118F2" w:rsidRPr="000C54C6" w14:paraId="7A0AF05C" w14:textId="77777777" w:rsidTr="001A18D9">
        <w:trPr>
          <w:trHeight w:val="756"/>
          <w:ins w:id="42" w:author="User" w:date="2026-01-22T15:02:00Z"/>
        </w:trPr>
        <w:tc>
          <w:tcPr>
            <w:tcW w:w="4990" w:type="dxa"/>
          </w:tcPr>
          <w:p w14:paraId="4ABA7DDF" w14:textId="77777777" w:rsidR="00A118F2" w:rsidRPr="000C54C6" w:rsidRDefault="00A118F2" w:rsidP="001A18D9">
            <w:pPr>
              <w:pStyle w:val="Heading1"/>
              <w:outlineLvl w:val="0"/>
              <w:rPr>
                <w:ins w:id="43" w:author="User" w:date="2026-01-22T15:02:00Z"/>
                <w:rFonts w:ascii="Times New Roman" w:eastAsia="Times New Roman" w:hAnsi="Times New Roman" w:cs="Times New Roman"/>
                <w:color w:val="5B9BD5" w:themeColor="accent1"/>
                <w:sz w:val="24"/>
                <w:szCs w:val="24"/>
                <w:lang w:val="en-IN"/>
              </w:rPr>
            </w:pPr>
            <w:ins w:id="44" w:author="User" w:date="2026-01-22T15:02:00Z">
              <w:r w:rsidRPr="000C54C6">
                <w:rPr>
                  <w:rFonts w:ascii="Times New Roman" w:eastAsia="Times New Roman" w:hAnsi="Times New Roman" w:cs="Times New Roman"/>
                  <w:color w:val="5B9BD5" w:themeColor="accent1"/>
                  <w:sz w:val="24"/>
                  <w:szCs w:val="24"/>
                  <w:lang w:val="en-IN"/>
                </w:rPr>
                <w:t>Document Version</w:t>
              </w:r>
            </w:ins>
          </w:p>
        </w:tc>
        <w:tc>
          <w:tcPr>
            <w:tcW w:w="4990" w:type="dxa"/>
          </w:tcPr>
          <w:p w14:paraId="6F7BC394" w14:textId="71777F13" w:rsidR="00A118F2" w:rsidRPr="000C54C6" w:rsidRDefault="00831A4D" w:rsidP="001A18D9">
            <w:pPr>
              <w:rPr>
                <w:ins w:id="45" w:author="User" w:date="2026-01-22T15:02:00Z"/>
                <w:rFonts w:ascii="Times New Roman" w:hAnsi="Times New Roman" w:cs="Times New Roman"/>
                <w:sz w:val="24"/>
                <w:szCs w:val="24"/>
              </w:rPr>
            </w:pPr>
            <w:ins w:id="46" w:author="User" w:date="2026-02-06T13:09:00Z">
              <w:r>
                <w:rPr>
                  <w:rFonts w:ascii="Times New Roman" w:hAnsi="Times New Roman" w:cs="Times New Roman"/>
                  <w:sz w:val="24"/>
                  <w:szCs w:val="24"/>
                </w:rPr>
                <w:t xml:space="preserve">Final </w:t>
              </w:r>
            </w:ins>
            <w:ins w:id="47" w:author="User" w:date="2026-01-22T15:02:00Z">
              <w:r w:rsidR="00A118F2" w:rsidRPr="000C54C6">
                <w:rPr>
                  <w:rFonts w:ascii="Times New Roman" w:hAnsi="Times New Roman" w:cs="Times New Roman"/>
                  <w:sz w:val="24"/>
                  <w:szCs w:val="24"/>
                </w:rPr>
                <w:t xml:space="preserve">Version </w:t>
              </w:r>
            </w:ins>
            <w:ins w:id="48" w:author="User" w:date="2026-01-22T15:03:00Z">
              <w:r w:rsidR="002160F4" w:rsidRPr="000C54C6">
                <w:rPr>
                  <w:rFonts w:ascii="Times New Roman" w:hAnsi="Times New Roman" w:cs="Times New Roman"/>
                  <w:sz w:val="24"/>
                  <w:szCs w:val="24"/>
                </w:rPr>
                <w:t>5</w:t>
              </w:r>
            </w:ins>
            <w:ins w:id="49" w:author="User" w:date="2026-01-22T15:02:00Z">
              <w:r w:rsidR="00A118F2" w:rsidRPr="000C54C6">
                <w:rPr>
                  <w:rFonts w:ascii="Times New Roman" w:hAnsi="Times New Roman" w:cs="Times New Roman"/>
                  <w:sz w:val="24"/>
                  <w:szCs w:val="24"/>
                </w:rPr>
                <w:t xml:space="preserve"> </w:t>
              </w:r>
            </w:ins>
          </w:p>
        </w:tc>
      </w:tr>
      <w:tr w:rsidR="00A118F2" w:rsidRPr="000C54C6" w14:paraId="01B6CC8F" w14:textId="77777777" w:rsidTr="001A18D9">
        <w:trPr>
          <w:trHeight w:val="756"/>
          <w:ins w:id="50" w:author="User" w:date="2026-01-22T15:02:00Z"/>
        </w:trPr>
        <w:tc>
          <w:tcPr>
            <w:tcW w:w="4990" w:type="dxa"/>
          </w:tcPr>
          <w:p w14:paraId="10B3F355" w14:textId="77777777" w:rsidR="00A118F2" w:rsidRPr="000C54C6" w:rsidRDefault="00A118F2" w:rsidP="001A18D9">
            <w:pPr>
              <w:pStyle w:val="Heading1"/>
              <w:outlineLvl w:val="0"/>
              <w:rPr>
                <w:ins w:id="51" w:author="User" w:date="2026-01-22T15:02:00Z"/>
                <w:rFonts w:ascii="Times New Roman" w:eastAsia="Times New Roman" w:hAnsi="Times New Roman" w:cs="Times New Roman"/>
                <w:color w:val="5B9BD5" w:themeColor="accent1"/>
                <w:sz w:val="24"/>
                <w:szCs w:val="24"/>
                <w:lang w:val="en-IN"/>
              </w:rPr>
            </w:pPr>
            <w:ins w:id="52" w:author="User" w:date="2026-01-22T15:02:00Z">
              <w:r w:rsidRPr="000C54C6">
                <w:rPr>
                  <w:rFonts w:ascii="Times New Roman" w:eastAsia="Times New Roman" w:hAnsi="Times New Roman" w:cs="Times New Roman"/>
                  <w:color w:val="5B9BD5" w:themeColor="accent1"/>
                  <w:sz w:val="24"/>
                  <w:szCs w:val="24"/>
                  <w:lang w:val="en-IN"/>
                </w:rPr>
                <w:t>Document Status</w:t>
              </w:r>
            </w:ins>
          </w:p>
        </w:tc>
        <w:tc>
          <w:tcPr>
            <w:tcW w:w="4990" w:type="dxa"/>
          </w:tcPr>
          <w:p w14:paraId="628ACBBC" w14:textId="77777777" w:rsidR="00A118F2" w:rsidRPr="000C54C6" w:rsidRDefault="00A118F2" w:rsidP="001A18D9">
            <w:pPr>
              <w:rPr>
                <w:ins w:id="53" w:author="User" w:date="2026-01-22T15:02:00Z"/>
                <w:rFonts w:ascii="Times New Roman" w:hAnsi="Times New Roman" w:cs="Times New Roman"/>
                <w:sz w:val="24"/>
                <w:szCs w:val="24"/>
              </w:rPr>
            </w:pPr>
            <w:ins w:id="54" w:author="User" w:date="2026-01-22T15:02:00Z">
              <w:r w:rsidRPr="000C54C6">
                <w:rPr>
                  <w:rFonts w:ascii="Times New Roman" w:hAnsi="Times New Roman" w:cs="Times New Roman"/>
                  <w:sz w:val="24"/>
                  <w:szCs w:val="24"/>
                </w:rPr>
                <w:t>Submitted</w:t>
              </w:r>
            </w:ins>
          </w:p>
        </w:tc>
      </w:tr>
      <w:tr w:rsidR="00A118F2" w:rsidRPr="000C54C6" w14:paraId="0F1E885D" w14:textId="77777777" w:rsidTr="001A18D9">
        <w:trPr>
          <w:trHeight w:val="756"/>
          <w:ins w:id="55" w:author="User" w:date="2026-01-22T15:02:00Z"/>
        </w:trPr>
        <w:tc>
          <w:tcPr>
            <w:tcW w:w="4990" w:type="dxa"/>
          </w:tcPr>
          <w:p w14:paraId="5CD23495" w14:textId="77777777" w:rsidR="00A118F2" w:rsidRPr="000C54C6" w:rsidRDefault="00A118F2" w:rsidP="001A18D9">
            <w:pPr>
              <w:pStyle w:val="Heading1"/>
              <w:outlineLvl w:val="0"/>
              <w:rPr>
                <w:ins w:id="56" w:author="User" w:date="2026-01-22T15:02:00Z"/>
                <w:rFonts w:ascii="Times New Roman" w:eastAsia="Times New Roman" w:hAnsi="Times New Roman" w:cs="Times New Roman"/>
                <w:color w:val="5B9BD5" w:themeColor="accent1"/>
                <w:sz w:val="24"/>
                <w:szCs w:val="24"/>
                <w:lang w:val="en-IN"/>
              </w:rPr>
            </w:pPr>
            <w:ins w:id="57" w:author="User" w:date="2026-01-22T15:02:00Z">
              <w:r w:rsidRPr="000C54C6">
                <w:rPr>
                  <w:rFonts w:ascii="Times New Roman" w:eastAsia="Times New Roman" w:hAnsi="Times New Roman" w:cs="Times New Roman"/>
                  <w:color w:val="5B9BD5" w:themeColor="accent1"/>
                  <w:sz w:val="24"/>
                  <w:szCs w:val="24"/>
                  <w:lang w:val="en-IN"/>
                </w:rPr>
                <w:t>Contact person</w:t>
              </w:r>
            </w:ins>
          </w:p>
        </w:tc>
        <w:tc>
          <w:tcPr>
            <w:tcW w:w="4990" w:type="dxa"/>
          </w:tcPr>
          <w:p w14:paraId="07381F89" w14:textId="77777777" w:rsidR="00A118F2" w:rsidRPr="000C54C6" w:rsidRDefault="00A118F2" w:rsidP="001A18D9">
            <w:pPr>
              <w:rPr>
                <w:ins w:id="58" w:author="User" w:date="2026-01-22T15:02:00Z"/>
                <w:rFonts w:ascii="Times New Roman" w:hAnsi="Times New Roman" w:cs="Times New Roman"/>
                <w:sz w:val="28"/>
                <w:szCs w:val="28"/>
              </w:rPr>
            </w:pPr>
            <w:ins w:id="59" w:author="User" w:date="2026-01-22T15:02:00Z">
              <w:r w:rsidRPr="000C54C6">
                <w:rPr>
                  <w:rFonts w:ascii="Times New Roman" w:hAnsi="Times New Roman" w:cs="Times New Roman"/>
                  <w:sz w:val="28"/>
                  <w:szCs w:val="28"/>
                </w:rPr>
                <w:t>Anusha (+91-9538117552)</w:t>
              </w:r>
            </w:ins>
          </w:p>
        </w:tc>
      </w:tr>
    </w:tbl>
    <w:p w14:paraId="2162171A" w14:textId="77777777" w:rsidR="00A118F2" w:rsidRPr="000C54C6" w:rsidRDefault="00A118F2" w:rsidP="00A118F2">
      <w:pPr>
        <w:rPr>
          <w:ins w:id="60" w:author="User" w:date="2026-01-22T15:02:00Z"/>
          <w:rFonts w:ascii="Times New Roman" w:hAnsi="Times New Roman" w:cs="Times New Roman"/>
          <w:b/>
          <w:bCs/>
          <w:sz w:val="28"/>
          <w:szCs w:val="28"/>
          <w:u w:val="single"/>
        </w:rPr>
      </w:pPr>
    </w:p>
    <w:p w14:paraId="4B1D0694" w14:textId="77777777" w:rsidR="00A118F2" w:rsidRPr="000C54C6" w:rsidRDefault="00A118F2" w:rsidP="00A118F2">
      <w:pPr>
        <w:rPr>
          <w:ins w:id="61" w:author="User" w:date="2026-01-22T15:02:00Z"/>
          <w:rFonts w:ascii="Times New Roman" w:hAnsi="Times New Roman" w:cs="Times New Roman"/>
          <w:b/>
          <w:bCs/>
          <w:sz w:val="28"/>
          <w:szCs w:val="28"/>
          <w:u w:val="single"/>
        </w:rPr>
      </w:pPr>
    </w:p>
    <w:p w14:paraId="33923635" w14:textId="77777777" w:rsidR="00A118F2" w:rsidRPr="000C54C6" w:rsidRDefault="00A118F2" w:rsidP="00A118F2">
      <w:pPr>
        <w:shd w:val="clear" w:color="auto" w:fill="007CC4"/>
        <w:tabs>
          <w:tab w:val="right" w:pos="9639"/>
        </w:tabs>
        <w:rPr>
          <w:ins w:id="62" w:author="User" w:date="2026-01-22T15:02:00Z"/>
          <w:rFonts w:ascii="Times New Roman" w:hAnsi="Times New Roman" w:cs="Times New Roman"/>
          <w:i/>
          <w:color w:val="000000" w:themeColor="text1"/>
        </w:rPr>
      </w:pPr>
      <w:ins w:id="63" w:author="User" w:date="2026-01-22T15:02:00Z">
        <w:r w:rsidRPr="000C54C6">
          <w:rPr>
            <w:rFonts w:ascii="Times New Roman" w:eastAsia="Times New Roman" w:hAnsi="Times New Roman" w:cs="Times New Roman"/>
            <w:b/>
            <w:bCs/>
            <w:color w:val="FFFFFF"/>
          </w:rPr>
          <w:t>Executive Summary</w:t>
        </w:r>
        <w:r w:rsidRPr="000C54C6">
          <w:rPr>
            <w:rFonts w:ascii="Times New Roman" w:eastAsia="Times New Roman" w:hAnsi="Times New Roman" w:cs="Times New Roman"/>
            <w:color w:val="FFFFFF"/>
          </w:rPr>
          <w:t xml:space="preserve"> </w:t>
        </w:r>
        <w:r w:rsidRPr="000C54C6">
          <w:rPr>
            <w:rFonts w:ascii="Times New Roman" w:eastAsia="Times New Roman" w:hAnsi="Times New Roman" w:cs="Times New Roman"/>
            <w:color w:val="FFFFFF"/>
          </w:rPr>
          <w:tab/>
        </w:r>
      </w:ins>
    </w:p>
    <w:p w14:paraId="0B364BF3" w14:textId="77777777" w:rsidR="00A118F2" w:rsidRPr="000C54C6" w:rsidRDefault="00A118F2" w:rsidP="00A118F2">
      <w:pPr>
        <w:pStyle w:val="Template"/>
        <w:rPr>
          <w:ins w:id="64" w:author="User" w:date="2026-01-22T15:02:00Z"/>
          <w:rFonts w:ascii="Times New Roman" w:hAnsi="Times New Roman" w:cs="Times New Roman"/>
          <w:i w:val="0"/>
          <w:color w:val="000000" w:themeColor="text1"/>
          <w:sz w:val="24"/>
          <w:szCs w:val="24"/>
        </w:rPr>
      </w:pPr>
      <w:ins w:id="65" w:author="User" w:date="2026-01-22T15:02:00Z">
        <w:r w:rsidRPr="000C54C6">
          <w:rPr>
            <w:rFonts w:ascii="Times New Roman" w:hAnsi="Times New Roman" w:cs="Times New Roman"/>
            <w:i w:val="0"/>
            <w:color w:val="000000" w:themeColor="text1"/>
            <w:sz w:val="24"/>
            <w:szCs w:val="24"/>
          </w:rPr>
          <w:t>This Business Requirements Document (BRD) outlines the requirements for the Le Marble Gallery  Pvt. Ltd. It contains both functional and non-functional requirements, and detail information on the proposed process for solution needs to be implemented. It is used to determine what needs to be done, and as a starting point for solution design.</w:t>
        </w:r>
      </w:ins>
    </w:p>
    <w:p w14:paraId="3D0C61B3" w14:textId="77777777" w:rsidR="00A118F2" w:rsidRPr="000C54C6" w:rsidRDefault="00A118F2" w:rsidP="00A118F2">
      <w:pPr>
        <w:pStyle w:val="Template"/>
        <w:rPr>
          <w:ins w:id="66" w:author="User" w:date="2026-01-22T15:02:00Z"/>
          <w:rStyle w:val="Emphasis"/>
          <w:rFonts w:ascii="Times New Roman" w:hAnsi="Times New Roman" w:cs="Times New Roman"/>
          <w:color w:val="auto"/>
        </w:rPr>
      </w:pPr>
      <w:ins w:id="67" w:author="User" w:date="2026-01-22T15:02:00Z">
        <w:r w:rsidRPr="000C54C6">
          <w:rPr>
            <w:rStyle w:val="Strong"/>
            <w:rFonts w:ascii="Times New Roman" w:hAnsi="Times New Roman" w:cs="Times New Roman"/>
            <w:color w:val="auto"/>
          </w:rPr>
          <w:t>Requestor Name/Team: </w:t>
        </w:r>
        <w:r w:rsidRPr="000C54C6">
          <w:rPr>
            <w:rFonts w:ascii="Times New Roman" w:hAnsi="Times New Roman" w:cs="Times New Roman"/>
            <w:b/>
            <w:bCs/>
            <w:color w:val="auto"/>
          </w:rPr>
          <w:br/>
        </w:r>
        <w:r w:rsidRPr="000C54C6">
          <w:rPr>
            <w:rStyle w:val="Emphasis"/>
            <w:rFonts w:ascii="Times New Roman" w:hAnsi="Times New Roman" w:cs="Times New Roman"/>
            <w:color w:val="auto"/>
          </w:rPr>
          <w:t xml:space="preserve">Mr. Viju Thomas </w:t>
        </w:r>
      </w:ins>
    </w:p>
    <w:p w14:paraId="1F0CE140" w14:textId="77777777" w:rsidR="00A118F2" w:rsidRDefault="00A118F2" w:rsidP="00A118F2">
      <w:pPr>
        <w:pStyle w:val="Template"/>
        <w:rPr>
          <w:ins w:id="68" w:author="User" w:date="2026-02-06T13:09:00Z"/>
          <w:rStyle w:val="Emphasis"/>
          <w:rFonts w:ascii="Times New Roman" w:hAnsi="Times New Roman" w:cs="Times New Roman"/>
          <w:color w:val="auto"/>
        </w:rPr>
      </w:pPr>
    </w:p>
    <w:p w14:paraId="1052F18B" w14:textId="77777777" w:rsidR="00831A4D" w:rsidRDefault="00831A4D" w:rsidP="00A118F2">
      <w:pPr>
        <w:pStyle w:val="Template"/>
        <w:rPr>
          <w:ins w:id="69" w:author="User" w:date="2026-02-06T13:09:00Z"/>
          <w:rStyle w:val="Emphasis"/>
          <w:rFonts w:ascii="Times New Roman" w:hAnsi="Times New Roman" w:cs="Times New Roman"/>
          <w:color w:val="auto"/>
        </w:rPr>
      </w:pPr>
    </w:p>
    <w:p w14:paraId="59091BDD" w14:textId="77777777" w:rsidR="00831A4D" w:rsidRDefault="00831A4D" w:rsidP="00A118F2">
      <w:pPr>
        <w:pStyle w:val="Template"/>
        <w:rPr>
          <w:ins w:id="70" w:author="User" w:date="2026-02-06T13:09:00Z"/>
          <w:rStyle w:val="Emphasis"/>
          <w:rFonts w:ascii="Times New Roman" w:hAnsi="Times New Roman" w:cs="Times New Roman"/>
          <w:color w:val="auto"/>
        </w:rPr>
      </w:pPr>
    </w:p>
    <w:p w14:paraId="4D7EDA3B" w14:textId="77777777" w:rsidR="00831A4D" w:rsidRDefault="00831A4D" w:rsidP="00A118F2">
      <w:pPr>
        <w:pStyle w:val="Template"/>
        <w:rPr>
          <w:ins w:id="71" w:author="User" w:date="2026-02-06T13:09:00Z"/>
          <w:rStyle w:val="Emphasis"/>
          <w:rFonts w:ascii="Times New Roman" w:hAnsi="Times New Roman" w:cs="Times New Roman"/>
          <w:color w:val="auto"/>
        </w:rPr>
      </w:pPr>
    </w:p>
    <w:p w14:paraId="1686E752" w14:textId="77777777" w:rsidR="00831A4D" w:rsidRPr="000C54C6" w:rsidRDefault="00831A4D" w:rsidP="00A118F2">
      <w:pPr>
        <w:pStyle w:val="Template"/>
        <w:rPr>
          <w:ins w:id="72" w:author="User" w:date="2026-01-22T15:02:00Z"/>
          <w:rStyle w:val="Emphasis"/>
          <w:rFonts w:ascii="Times New Roman" w:hAnsi="Times New Roman" w:cs="Times New Roman"/>
          <w:color w:val="auto"/>
        </w:rPr>
      </w:pPr>
    </w:p>
    <w:p w14:paraId="4C2A2A31" w14:textId="77777777" w:rsidR="00A118F2" w:rsidRDefault="00A118F2" w:rsidP="00A118F2">
      <w:pPr>
        <w:shd w:val="clear" w:color="auto" w:fill="007CC4"/>
        <w:rPr>
          <w:ins w:id="73" w:author="User" w:date="2026-02-06T13:09:00Z"/>
          <w:rFonts w:ascii="Times New Roman" w:eastAsia="Times New Roman" w:hAnsi="Times New Roman" w:cs="Times New Roman"/>
          <w:b/>
          <w:bCs/>
          <w:color w:val="FFFFFF"/>
        </w:rPr>
      </w:pPr>
      <w:ins w:id="74" w:author="User" w:date="2026-01-22T15:02:00Z">
        <w:r w:rsidRPr="000C54C6">
          <w:rPr>
            <w:rFonts w:ascii="Times New Roman" w:eastAsia="Times New Roman" w:hAnsi="Times New Roman" w:cs="Times New Roman"/>
            <w:b/>
            <w:bCs/>
            <w:color w:val="FFFFFF"/>
            <w:rPrChange w:id="75" w:author="User" w:date="2026-02-02T18:38:00Z">
              <w:rPr>
                <w:rFonts w:ascii="Times New Roman" w:eastAsia="Times New Roman" w:hAnsi="Times New Roman" w:cs="Times New Roman"/>
                <w:b/>
                <w:bCs/>
                <w:i/>
                <w:iCs/>
                <w:color w:val="FFFFFF"/>
              </w:rPr>
            </w:rPrChange>
          </w:rPr>
          <w:lastRenderedPageBreak/>
          <w:t>Key Definitions</w:t>
        </w:r>
      </w:ins>
    </w:p>
    <w:p w14:paraId="5064FF1E" w14:textId="77777777" w:rsidR="00831A4D" w:rsidRPr="000C54C6" w:rsidRDefault="00831A4D" w:rsidP="00A118F2">
      <w:pPr>
        <w:shd w:val="clear" w:color="auto" w:fill="007CC4"/>
        <w:rPr>
          <w:ins w:id="76" w:author="User" w:date="2026-01-22T15:02:00Z"/>
          <w:rFonts w:ascii="Times New Roman" w:eastAsia="Times New Roman" w:hAnsi="Times New Roman" w:cs="Times New Roman"/>
          <w:color w:val="FFFFFF"/>
        </w:rPr>
      </w:pPr>
    </w:p>
    <w:tbl>
      <w:tblPr>
        <w:tblW w:w="9422" w:type="dxa"/>
        <w:tblInd w:w="115" w:type="dxa"/>
        <w:tblLayout w:type="fixed"/>
        <w:tblLook w:val="04A0" w:firstRow="1" w:lastRow="0" w:firstColumn="1" w:lastColumn="0" w:noHBand="0" w:noVBand="1"/>
        <w:tblPrChange w:id="77" w:author="User" w:date="2026-01-23T22:55:00Z">
          <w:tblPr>
            <w:tblW w:w="9951" w:type="dxa"/>
            <w:tblInd w:w="115" w:type="dxa"/>
            <w:tblLayout w:type="fixed"/>
            <w:tblLook w:val="04A0" w:firstRow="1" w:lastRow="0" w:firstColumn="1" w:lastColumn="0" w:noHBand="0" w:noVBand="1"/>
          </w:tblPr>
        </w:tblPrChange>
      </w:tblPr>
      <w:tblGrid>
        <w:gridCol w:w="2881"/>
        <w:gridCol w:w="6541"/>
        <w:tblGridChange w:id="78">
          <w:tblGrid>
            <w:gridCol w:w="3043"/>
            <w:gridCol w:w="6908"/>
          </w:tblGrid>
        </w:tblGridChange>
      </w:tblGrid>
      <w:tr w:rsidR="00A118F2" w:rsidRPr="000C54C6" w14:paraId="2C76CF82" w14:textId="77777777" w:rsidTr="007032AF">
        <w:trPr>
          <w:trHeight w:val="253"/>
          <w:ins w:id="79" w:author="User" w:date="2026-01-22T15:02:00Z"/>
          <w:trPrChange w:id="80" w:author="User" w:date="2026-01-23T22:55:00Z">
            <w:trPr>
              <w:trHeight w:val="107"/>
            </w:trPr>
          </w:trPrChange>
        </w:trPr>
        <w:tc>
          <w:tcPr>
            <w:tcW w:w="2881" w:type="dxa"/>
            <w:tcBorders>
              <w:top w:val="single" w:sz="4" w:space="0" w:color="auto"/>
              <w:left w:val="single" w:sz="4" w:space="0" w:color="auto"/>
              <w:bottom w:val="single" w:sz="4" w:space="0" w:color="auto"/>
              <w:right w:val="single" w:sz="4" w:space="0" w:color="auto"/>
            </w:tcBorders>
            <w:tcPrChange w:id="81" w:author="User" w:date="2026-01-23T22:55:00Z">
              <w:tcPr>
                <w:tcW w:w="3043" w:type="dxa"/>
                <w:tcBorders>
                  <w:top w:val="single" w:sz="4" w:space="0" w:color="auto"/>
                  <w:left w:val="single" w:sz="4" w:space="0" w:color="auto"/>
                  <w:bottom w:val="single" w:sz="4" w:space="0" w:color="auto"/>
                  <w:right w:val="single" w:sz="4" w:space="0" w:color="auto"/>
                </w:tcBorders>
              </w:tcPr>
            </w:tcPrChange>
          </w:tcPr>
          <w:p w14:paraId="08A180C2" w14:textId="77777777" w:rsidR="00A118F2" w:rsidRPr="000C54C6" w:rsidRDefault="00A118F2" w:rsidP="001A18D9">
            <w:pPr>
              <w:adjustRightInd w:val="0"/>
              <w:jc w:val="center"/>
              <w:rPr>
                <w:ins w:id="82" w:author="User" w:date="2026-01-22T15:02:00Z"/>
                <w:rFonts w:ascii="Times New Roman" w:hAnsi="Times New Roman" w:cs="Times New Roman"/>
                <w:b/>
                <w:bCs/>
              </w:rPr>
            </w:pPr>
            <w:ins w:id="83" w:author="User" w:date="2026-01-22T15:02:00Z">
              <w:r w:rsidRPr="000C54C6">
                <w:rPr>
                  <w:rFonts w:ascii="Times New Roman" w:hAnsi="Times New Roman" w:cs="Times New Roman"/>
                  <w:b/>
                  <w:bCs/>
                </w:rPr>
                <w:t>Terms</w:t>
              </w:r>
            </w:ins>
          </w:p>
        </w:tc>
        <w:tc>
          <w:tcPr>
            <w:tcW w:w="6541" w:type="dxa"/>
            <w:tcBorders>
              <w:top w:val="single" w:sz="4" w:space="0" w:color="auto"/>
              <w:left w:val="single" w:sz="4" w:space="0" w:color="auto"/>
              <w:bottom w:val="single" w:sz="4" w:space="0" w:color="auto"/>
              <w:right w:val="single" w:sz="4" w:space="0" w:color="auto"/>
            </w:tcBorders>
            <w:tcPrChange w:id="84" w:author="User" w:date="2026-01-23T22:55:00Z">
              <w:tcPr>
                <w:tcW w:w="6908" w:type="dxa"/>
                <w:tcBorders>
                  <w:top w:val="single" w:sz="4" w:space="0" w:color="auto"/>
                  <w:left w:val="single" w:sz="4" w:space="0" w:color="auto"/>
                  <w:bottom w:val="single" w:sz="4" w:space="0" w:color="auto"/>
                  <w:right w:val="single" w:sz="4" w:space="0" w:color="auto"/>
                </w:tcBorders>
              </w:tcPr>
            </w:tcPrChange>
          </w:tcPr>
          <w:p w14:paraId="36D5359E" w14:textId="77777777" w:rsidR="00A118F2" w:rsidRPr="000C54C6" w:rsidRDefault="00A118F2" w:rsidP="001A18D9">
            <w:pPr>
              <w:adjustRightInd w:val="0"/>
              <w:ind w:right="618"/>
              <w:jc w:val="center"/>
              <w:rPr>
                <w:ins w:id="85" w:author="User" w:date="2026-01-22T15:02:00Z"/>
                <w:rFonts w:ascii="Times New Roman" w:hAnsi="Times New Roman" w:cs="Times New Roman"/>
                <w:b/>
                <w:bCs/>
              </w:rPr>
            </w:pPr>
            <w:ins w:id="86" w:author="User" w:date="2026-01-22T15:02:00Z">
              <w:r w:rsidRPr="000C54C6">
                <w:rPr>
                  <w:rFonts w:ascii="Times New Roman" w:hAnsi="Times New Roman" w:cs="Times New Roman"/>
                  <w:b/>
                  <w:bCs/>
                </w:rPr>
                <w:t>Definitions</w:t>
              </w:r>
            </w:ins>
          </w:p>
        </w:tc>
      </w:tr>
      <w:tr w:rsidR="00A118F2" w:rsidRPr="000C54C6" w14:paraId="27203076" w14:textId="77777777" w:rsidTr="007032AF">
        <w:trPr>
          <w:trHeight w:val="807"/>
          <w:ins w:id="87" w:author="User" w:date="2026-01-22T15:02:00Z"/>
          <w:trPrChange w:id="88" w:author="User" w:date="2026-01-23T22:55:00Z">
            <w:trPr>
              <w:trHeight w:val="340"/>
            </w:trPr>
          </w:trPrChange>
        </w:trPr>
        <w:tc>
          <w:tcPr>
            <w:tcW w:w="2881" w:type="dxa"/>
            <w:tcBorders>
              <w:top w:val="single" w:sz="4" w:space="0" w:color="auto"/>
              <w:left w:val="single" w:sz="4" w:space="0" w:color="auto"/>
              <w:bottom w:val="single" w:sz="4" w:space="0" w:color="auto"/>
              <w:right w:val="single" w:sz="4" w:space="0" w:color="auto"/>
            </w:tcBorders>
            <w:tcPrChange w:id="89" w:author="User" w:date="2026-01-23T22:55:00Z">
              <w:tcPr>
                <w:tcW w:w="3043" w:type="dxa"/>
                <w:tcBorders>
                  <w:top w:val="single" w:sz="4" w:space="0" w:color="auto"/>
                  <w:left w:val="single" w:sz="4" w:space="0" w:color="auto"/>
                  <w:bottom w:val="single" w:sz="4" w:space="0" w:color="auto"/>
                  <w:right w:val="single" w:sz="4" w:space="0" w:color="auto"/>
                </w:tcBorders>
              </w:tcPr>
            </w:tcPrChange>
          </w:tcPr>
          <w:p w14:paraId="65037149" w14:textId="77777777" w:rsidR="00A118F2" w:rsidRPr="000C54C6" w:rsidRDefault="00A118F2" w:rsidP="001A18D9">
            <w:pPr>
              <w:adjustRightInd w:val="0"/>
              <w:rPr>
                <w:ins w:id="90" w:author="User" w:date="2026-01-22T15:02:00Z"/>
                <w:rFonts w:ascii="Times New Roman" w:hAnsi="Times New Roman" w:cs="Times New Roman"/>
                <w:color w:val="000000"/>
              </w:rPr>
            </w:pPr>
            <w:ins w:id="91" w:author="User" w:date="2026-01-22T15:02:00Z">
              <w:r w:rsidRPr="000C54C6">
                <w:rPr>
                  <w:rFonts w:ascii="Times New Roman" w:hAnsi="Times New Roman" w:cs="Times New Roman"/>
                  <w:color w:val="000000"/>
                </w:rPr>
                <w:t xml:space="preserve">Object </w:t>
              </w:r>
            </w:ins>
          </w:p>
        </w:tc>
        <w:tc>
          <w:tcPr>
            <w:tcW w:w="6541" w:type="dxa"/>
            <w:tcBorders>
              <w:top w:val="single" w:sz="4" w:space="0" w:color="auto"/>
              <w:left w:val="single" w:sz="4" w:space="0" w:color="auto"/>
              <w:bottom w:val="single" w:sz="4" w:space="0" w:color="auto"/>
              <w:right w:val="single" w:sz="4" w:space="0" w:color="auto"/>
            </w:tcBorders>
            <w:tcPrChange w:id="92" w:author="User" w:date="2026-01-23T22:55:00Z">
              <w:tcPr>
                <w:tcW w:w="6908" w:type="dxa"/>
                <w:tcBorders>
                  <w:top w:val="single" w:sz="4" w:space="0" w:color="auto"/>
                  <w:left w:val="single" w:sz="4" w:space="0" w:color="auto"/>
                  <w:bottom w:val="single" w:sz="4" w:space="0" w:color="auto"/>
                  <w:right w:val="single" w:sz="4" w:space="0" w:color="auto"/>
                </w:tcBorders>
              </w:tcPr>
            </w:tcPrChange>
          </w:tcPr>
          <w:p w14:paraId="501DED29" w14:textId="77777777" w:rsidR="00A118F2" w:rsidRPr="000C54C6" w:rsidRDefault="00A118F2" w:rsidP="001A18D9">
            <w:pPr>
              <w:adjustRightInd w:val="0"/>
              <w:rPr>
                <w:ins w:id="93" w:author="User" w:date="2026-01-22T15:02:00Z"/>
                <w:rFonts w:ascii="Times New Roman" w:hAnsi="Times New Roman" w:cs="Times New Roman"/>
                <w:color w:val="000000"/>
              </w:rPr>
            </w:pPr>
            <w:ins w:id="94" w:author="User" w:date="2026-01-22T15:02:00Z">
              <w:r w:rsidRPr="000C54C6">
                <w:rPr>
                  <w:rFonts w:ascii="Times New Roman" w:hAnsi="Times New Roman" w:cs="Times New Roman"/>
                  <w:color w:val="000000" w:themeColor="text1"/>
                </w:rPr>
                <w:t xml:space="preserve">Objects are database tables that allows to store data specific to an organization in salesforce. E.g. Account is an object; Case is an object etc. </w:t>
              </w:r>
            </w:ins>
          </w:p>
        </w:tc>
      </w:tr>
      <w:tr w:rsidR="00A118F2" w:rsidRPr="000C54C6" w14:paraId="4CABF52F" w14:textId="77777777" w:rsidTr="007032AF">
        <w:trPr>
          <w:trHeight w:val="807"/>
          <w:ins w:id="95" w:author="User" w:date="2026-01-22T15:02:00Z"/>
          <w:trPrChange w:id="96" w:author="User" w:date="2026-01-23T22:55:00Z">
            <w:trPr>
              <w:trHeight w:val="340"/>
            </w:trPr>
          </w:trPrChange>
        </w:trPr>
        <w:tc>
          <w:tcPr>
            <w:tcW w:w="2881" w:type="dxa"/>
            <w:tcBorders>
              <w:top w:val="single" w:sz="4" w:space="0" w:color="auto"/>
              <w:left w:val="single" w:sz="4" w:space="0" w:color="auto"/>
              <w:bottom w:val="single" w:sz="4" w:space="0" w:color="auto"/>
              <w:right w:val="single" w:sz="4" w:space="0" w:color="auto"/>
            </w:tcBorders>
            <w:tcPrChange w:id="97" w:author="User" w:date="2026-01-23T22:55:00Z">
              <w:tcPr>
                <w:tcW w:w="3043" w:type="dxa"/>
                <w:tcBorders>
                  <w:top w:val="single" w:sz="4" w:space="0" w:color="auto"/>
                  <w:left w:val="single" w:sz="4" w:space="0" w:color="auto"/>
                  <w:bottom w:val="single" w:sz="4" w:space="0" w:color="auto"/>
                  <w:right w:val="single" w:sz="4" w:space="0" w:color="auto"/>
                </w:tcBorders>
              </w:tcPr>
            </w:tcPrChange>
          </w:tcPr>
          <w:p w14:paraId="18EFEE4B" w14:textId="77777777" w:rsidR="00A118F2" w:rsidRPr="000C54C6" w:rsidRDefault="00A118F2" w:rsidP="001A18D9">
            <w:pPr>
              <w:adjustRightInd w:val="0"/>
              <w:rPr>
                <w:ins w:id="98" w:author="User" w:date="2026-01-22T15:02:00Z"/>
                <w:rFonts w:ascii="Times New Roman" w:hAnsi="Times New Roman" w:cs="Times New Roman"/>
                <w:color w:val="000000"/>
              </w:rPr>
            </w:pPr>
            <w:ins w:id="99" w:author="User" w:date="2026-01-22T15:02:00Z">
              <w:r w:rsidRPr="000C54C6">
                <w:rPr>
                  <w:rFonts w:ascii="Times New Roman" w:hAnsi="Times New Roman" w:cs="Times New Roman"/>
                  <w:color w:val="000000"/>
                </w:rPr>
                <w:t xml:space="preserve">Record </w:t>
              </w:r>
            </w:ins>
          </w:p>
        </w:tc>
        <w:tc>
          <w:tcPr>
            <w:tcW w:w="6541" w:type="dxa"/>
            <w:tcBorders>
              <w:top w:val="single" w:sz="4" w:space="0" w:color="auto"/>
              <w:left w:val="single" w:sz="4" w:space="0" w:color="auto"/>
              <w:bottom w:val="single" w:sz="4" w:space="0" w:color="auto"/>
              <w:right w:val="single" w:sz="4" w:space="0" w:color="auto"/>
            </w:tcBorders>
            <w:tcPrChange w:id="100" w:author="User" w:date="2026-01-23T22:55:00Z">
              <w:tcPr>
                <w:tcW w:w="6908" w:type="dxa"/>
                <w:tcBorders>
                  <w:top w:val="single" w:sz="4" w:space="0" w:color="auto"/>
                  <w:left w:val="single" w:sz="4" w:space="0" w:color="auto"/>
                  <w:bottom w:val="single" w:sz="4" w:space="0" w:color="auto"/>
                  <w:right w:val="single" w:sz="4" w:space="0" w:color="auto"/>
                </w:tcBorders>
              </w:tcPr>
            </w:tcPrChange>
          </w:tcPr>
          <w:p w14:paraId="47957B67" w14:textId="77777777" w:rsidR="00A118F2" w:rsidRPr="000C54C6" w:rsidRDefault="00A118F2" w:rsidP="001A18D9">
            <w:pPr>
              <w:adjustRightInd w:val="0"/>
              <w:rPr>
                <w:ins w:id="101" w:author="User" w:date="2026-01-22T15:02:00Z"/>
                <w:rFonts w:ascii="Times New Roman" w:hAnsi="Times New Roman" w:cs="Times New Roman"/>
                <w:color w:val="000000"/>
              </w:rPr>
            </w:pPr>
            <w:ins w:id="102" w:author="User" w:date="2026-01-22T15:02:00Z">
              <w:r w:rsidRPr="000C54C6">
                <w:rPr>
                  <w:rFonts w:ascii="Times New Roman" w:hAnsi="Times New Roman" w:cs="Times New Roman"/>
                  <w:color w:val="000000" w:themeColor="text1"/>
                </w:rPr>
                <w:t xml:space="preserve">A record is data entry on an object and consists of collection of data in fields, possibly of different types, typically in fixed number and sequence. </w:t>
              </w:r>
            </w:ins>
          </w:p>
        </w:tc>
      </w:tr>
      <w:tr w:rsidR="00A118F2" w:rsidRPr="000C54C6" w14:paraId="5EA9CC93" w14:textId="77777777" w:rsidTr="007032AF">
        <w:trPr>
          <w:trHeight w:val="232"/>
          <w:ins w:id="103" w:author="User" w:date="2026-01-22T15:02:00Z"/>
          <w:trPrChange w:id="104" w:author="User" w:date="2026-01-23T22:55:00Z">
            <w:trPr>
              <w:trHeight w:val="98"/>
            </w:trPr>
          </w:trPrChange>
        </w:trPr>
        <w:tc>
          <w:tcPr>
            <w:tcW w:w="2881" w:type="dxa"/>
            <w:tcBorders>
              <w:top w:val="single" w:sz="4" w:space="0" w:color="auto"/>
              <w:left w:val="single" w:sz="4" w:space="0" w:color="auto"/>
              <w:bottom w:val="single" w:sz="4" w:space="0" w:color="auto"/>
              <w:right w:val="single" w:sz="4" w:space="0" w:color="auto"/>
            </w:tcBorders>
            <w:tcPrChange w:id="105" w:author="User" w:date="2026-01-23T22:55:00Z">
              <w:tcPr>
                <w:tcW w:w="3043" w:type="dxa"/>
                <w:tcBorders>
                  <w:top w:val="single" w:sz="4" w:space="0" w:color="auto"/>
                  <w:left w:val="single" w:sz="4" w:space="0" w:color="auto"/>
                  <w:bottom w:val="single" w:sz="4" w:space="0" w:color="auto"/>
                  <w:right w:val="single" w:sz="4" w:space="0" w:color="auto"/>
                </w:tcBorders>
              </w:tcPr>
            </w:tcPrChange>
          </w:tcPr>
          <w:p w14:paraId="7BE9F2F3" w14:textId="77777777" w:rsidR="00A118F2" w:rsidRPr="000C54C6" w:rsidRDefault="00A118F2" w:rsidP="001A18D9">
            <w:pPr>
              <w:adjustRightInd w:val="0"/>
              <w:rPr>
                <w:ins w:id="106" w:author="User" w:date="2026-01-22T15:02:00Z"/>
                <w:rFonts w:ascii="Times New Roman" w:hAnsi="Times New Roman" w:cs="Times New Roman"/>
                <w:color w:val="000000"/>
              </w:rPr>
            </w:pPr>
            <w:ins w:id="107" w:author="User" w:date="2026-01-22T15:02:00Z">
              <w:r w:rsidRPr="000C54C6">
                <w:rPr>
                  <w:rFonts w:ascii="Times New Roman" w:hAnsi="Times New Roman" w:cs="Times New Roman"/>
                  <w:color w:val="000000"/>
                </w:rPr>
                <w:t xml:space="preserve">List View </w:t>
              </w:r>
            </w:ins>
          </w:p>
        </w:tc>
        <w:tc>
          <w:tcPr>
            <w:tcW w:w="6541" w:type="dxa"/>
            <w:tcBorders>
              <w:top w:val="single" w:sz="4" w:space="0" w:color="auto"/>
              <w:left w:val="single" w:sz="4" w:space="0" w:color="auto"/>
              <w:bottom w:val="single" w:sz="4" w:space="0" w:color="auto"/>
              <w:right w:val="single" w:sz="4" w:space="0" w:color="auto"/>
            </w:tcBorders>
            <w:tcPrChange w:id="108" w:author="User" w:date="2026-01-23T22:55:00Z">
              <w:tcPr>
                <w:tcW w:w="6908" w:type="dxa"/>
                <w:tcBorders>
                  <w:top w:val="single" w:sz="4" w:space="0" w:color="auto"/>
                  <w:left w:val="single" w:sz="4" w:space="0" w:color="auto"/>
                  <w:bottom w:val="single" w:sz="4" w:space="0" w:color="auto"/>
                  <w:right w:val="single" w:sz="4" w:space="0" w:color="auto"/>
                </w:tcBorders>
              </w:tcPr>
            </w:tcPrChange>
          </w:tcPr>
          <w:p w14:paraId="591A3D2D" w14:textId="77777777" w:rsidR="00A118F2" w:rsidRPr="000C54C6" w:rsidRDefault="00A118F2" w:rsidP="001A18D9">
            <w:pPr>
              <w:adjustRightInd w:val="0"/>
              <w:rPr>
                <w:ins w:id="109" w:author="User" w:date="2026-01-22T15:02:00Z"/>
                <w:rFonts w:ascii="Times New Roman" w:hAnsi="Times New Roman" w:cs="Times New Roman"/>
                <w:color w:val="000000"/>
              </w:rPr>
            </w:pPr>
            <w:ins w:id="110" w:author="User" w:date="2026-01-22T15:02:00Z">
              <w:r w:rsidRPr="000C54C6">
                <w:rPr>
                  <w:rFonts w:ascii="Times New Roman" w:hAnsi="Times New Roman" w:cs="Times New Roman"/>
                  <w:color w:val="000000"/>
                </w:rPr>
                <w:t xml:space="preserve">List View allows user to see a filtered list of records </w:t>
              </w:r>
            </w:ins>
          </w:p>
        </w:tc>
      </w:tr>
      <w:tr w:rsidR="00A118F2" w:rsidRPr="000C54C6" w14:paraId="3E4B205C" w14:textId="77777777" w:rsidTr="007032AF">
        <w:trPr>
          <w:trHeight w:val="807"/>
          <w:ins w:id="111" w:author="User" w:date="2026-01-22T15:02:00Z"/>
          <w:trPrChange w:id="112" w:author="User" w:date="2026-01-23T22:55:00Z">
            <w:trPr>
              <w:trHeight w:val="340"/>
            </w:trPr>
          </w:trPrChange>
        </w:trPr>
        <w:tc>
          <w:tcPr>
            <w:tcW w:w="2881" w:type="dxa"/>
            <w:tcBorders>
              <w:top w:val="single" w:sz="4" w:space="0" w:color="auto"/>
              <w:left w:val="single" w:sz="4" w:space="0" w:color="auto"/>
              <w:bottom w:val="single" w:sz="4" w:space="0" w:color="auto"/>
              <w:right w:val="single" w:sz="4" w:space="0" w:color="auto"/>
            </w:tcBorders>
            <w:tcPrChange w:id="113" w:author="User" w:date="2026-01-23T22:55:00Z">
              <w:tcPr>
                <w:tcW w:w="3043" w:type="dxa"/>
                <w:tcBorders>
                  <w:top w:val="single" w:sz="4" w:space="0" w:color="auto"/>
                  <w:left w:val="single" w:sz="4" w:space="0" w:color="auto"/>
                  <w:bottom w:val="single" w:sz="4" w:space="0" w:color="auto"/>
                  <w:right w:val="single" w:sz="4" w:space="0" w:color="auto"/>
                </w:tcBorders>
              </w:tcPr>
            </w:tcPrChange>
          </w:tcPr>
          <w:p w14:paraId="331A0C74" w14:textId="77777777" w:rsidR="00A118F2" w:rsidRPr="000C54C6" w:rsidRDefault="00A118F2" w:rsidP="001A18D9">
            <w:pPr>
              <w:adjustRightInd w:val="0"/>
              <w:rPr>
                <w:ins w:id="114" w:author="User" w:date="2026-01-22T15:02:00Z"/>
                <w:rFonts w:ascii="Times New Roman" w:hAnsi="Times New Roman" w:cs="Times New Roman"/>
                <w:color w:val="000000"/>
              </w:rPr>
            </w:pPr>
            <w:ins w:id="115" w:author="User" w:date="2026-01-22T15:02:00Z">
              <w:r w:rsidRPr="000C54C6">
                <w:rPr>
                  <w:rFonts w:ascii="Times New Roman" w:hAnsi="Times New Roman" w:cs="Times New Roman"/>
                  <w:color w:val="000000"/>
                </w:rPr>
                <w:t xml:space="preserve">Layout </w:t>
              </w:r>
            </w:ins>
          </w:p>
        </w:tc>
        <w:tc>
          <w:tcPr>
            <w:tcW w:w="6541" w:type="dxa"/>
            <w:tcBorders>
              <w:top w:val="single" w:sz="4" w:space="0" w:color="auto"/>
              <w:left w:val="single" w:sz="4" w:space="0" w:color="auto"/>
              <w:bottom w:val="single" w:sz="4" w:space="0" w:color="auto"/>
              <w:right w:val="single" w:sz="4" w:space="0" w:color="auto"/>
            </w:tcBorders>
            <w:tcPrChange w:id="116" w:author="User" w:date="2026-01-23T22:55:00Z">
              <w:tcPr>
                <w:tcW w:w="6908" w:type="dxa"/>
                <w:tcBorders>
                  <w:top w:val="single" w:sz="4" w:space="0" w:color="auto"/>
                  <w:left w:val="single" w:sz="4" w:space="0" w:color="auto"/>
                  <w:bottom w:val="single" w:sz="4" w:space="0" w:color="auto"/>
                  <w:right w:val="single" w:sz="4" w:space="0" w:color="auto"/>
                </w:tcBorders>
              </w:tcPr>
            </w:tcPrChange>
          </w:tcPr>
          <w:p w14:paraId="095C8AF2" w14:textId="77777777" w:rsidR="00A118F2" w:rsidRPr="000C54C6" w:rsidRDefault="00A118F2" w:rsidP="001A18D9">
            <w:pPr>
              <w:adjustRightInd w:val="0"/>
              <w:rPr>
                <w:ins w:id="117" w:author="User" w:date="2026-01-22T15:02:00Z"/>
                <w:rFonts w:ascii="Times New Roman" w:hAnsi="Times New Roman" w:cs="Times New Roman"/>
                <w:color w:val="000000"/>
              </w:rPr>
            </w:pPr>
            <w:ins w:id="118" w:author="User" w:date="2026-01-22T15:02:00Z">
              <w:r w:rsidRPr="000C54C6">
                <w:rPr>
                  <w:rFonts w:ascii="Times New Roman" w:hAnsi="Times New Roman" w:cs="Times New Roman"/>
                  <w:color w:val="000000" w:themeColor="text1"/>
                </w:rPr>
                <w:t xml:space="preserve">Page layouts control the layout and organization of buttons, fields, and related sections on object record pages. They also help determine which fields are visible, read only, and required. </w:t>
              </w:r>
            </w:ins>
          </w:p>
        </w:tc>
      </w:tr>
    </w:tbl>
    <w:p w14:paraId="632536F9" w14:textId="77777777" w:rsidR="00A118F2" w:rsidRPr="000C54C6" w:rsidRDefault="00A118F2" w:rsidP="00A118F2">
      <w:pPr>
        <w:rPr>
          <w:ins w:id="119" w:author="User" w:date="2026-01-22T15:02:00Z"/>
          <w:rFonts w:ascii="Times New Roman" w:hAnsi="Times New Roman" w:cs="Times New Roman"/>
          <w:b/>
          <w:sz w:val="28"/>
          <w:szCs w:val="28"/>
          <w:u w:val="single"/>
        </w:rPr>
      </w:pPr>
    </w:p>
    <w:p w14:paraId="25BAC839" w14:textId="77777777" w:rsidR="00A118F2" w:rsidRPr="000C54C6" w:rsidRDefault="00A118F2" w:rsidP="00A118F2">
      <w:pPr>
        <w:shd w:val="clear" w:color="auto" w:fill="007CC4"/>
        <w:rPr>
          <w:ins w:id="120" w:author="User" w:date="2026-01-22T15:02:00Z"/>
          <w:rFonts w:ascii="Times New Roman" w:eastAsia="Times New Roman" w:hAnsi="Times New Roman" w:cs="Times New Roman"/>
          <w:color w:val="FFFFFF"/>
        </w:rPr>
      </w:pPr>
      <w:ins w:id="121" w:author="User" w:date="2026-01-22T15:02:00Z">
        <w:r w:rsidRPr="000C54C6">
          <w:rPr>
            <w:rFonts w:ascii="Times New Roman" w:eastAsia="Times New Roman" w:hAnsi="Times New Roman" w:cs="Times New Roman"/>
            <w:b/>
            <w:bCs/>
            <w:color w:val="FFFFFF"/>
          </w:rPr>
          <w:t>System and User information (To be filled)</w:t>
        </w:r>
      </w:ins>
    </w:p>
    <w:tbl>
      <w:tblPr>
        <w:tblStyle w:val="TableGrid"/>
        <w:tblW w:w="8493" w:type="dxa"/>
        <w:tblLook w:val="04A0" w:firstRow="1" w:lastRow="0" w:firstColumn="1" w:lastColumn="0" w:noHBand="0" w:noVBand="1"/>
        <w:tblPrChange w:id="122" w:author="User" w:date="2026-02-06T13:10:00Z">
          <w:tblPr>
            <w:tblStyle w:val="TableGrid"/>
            <w:tblW w:w="0" w:type="auto"/>
            <w:tblLook w:val="04A0" w:firstRow="1" w:lastRow="0" w:firstColumn="1" w:lastColumn="0" w:noHBand="0" w:noVBand="1"/>
          </w:tblPr>
        </w:tblPrChange>
      </w:tblPr>
      <w:tblGrid>
        <w:gridCol w:w="2750"/>
        <w:gridCol w:w="2676"/>
        <w:gridCol w:w="3067"/>
        <w:tblGridChange w:id="123">
          <w:tblGrid>
            <w:gridCol w:w="2690"/>
            <w:gridCol w:w="2617"/>
            <w:gridCol w:w="2999"/>
          </w:tblGrid>
        </w:tblGridChange>
      </w:tblGrid>
      <w:tr w:rsidR="00A118F2" w:rsidRPr="000C54C6" w14:paraId="5D479160" w14:textId="77777777" w:rsidTr="00831A4D">
        <w:trPr>
          <w:trHeight w:val="409"/>
          <w:ins w:id="124" w:author="User" w:date="2026-01-22T15:02:00Z"/>
        </w:trPr>
        <w:tc>
          <w:tcPr>
            <w:tcW w:w="2750" w:type="dxa"/>
            <w:tcPrChange w:id="125" w:author="User" w:date="2026-02-06T13:10:00Z">
              <w:tcPr>
                <w:tcW w:w="3272" w:type="dxa"/>
              </w:tcPr>
            </w:tcPrChange>
          </w:tcPr>
          <w:p w14:paraId="099FFD6A" w14:textId="77777777" w:rsidR="00A118F2" w:rsidRPr="000C54C6" w:rsidRDefault="00A118F2" w:rsidP="001A18D9">
            <w:pPr>
              <w:pStyle w:val="Heading1"/>
              <w:outlineLvl w:val="0"/>
              <w:rPr>
                <w:ins w:id="126" w:author="User" w:date="2026-01-22T15:02:00Z"/>
                <w:rFonts w:ascii="Times New Roman" w:eastAsia="Times New Roman" w:hAnsi="Times New Roman" w:cs="Times New Roman"/>
                <w:sz w:val="24"/>
                <w:szCs w:val="24"/>
                <w:lang w:val="en-IN"/>
              </w:rPr>
            </w:pPr>
            <w:ins w:id="127" w:author="User" w:date="2026-01-22T15:02:00Z">
              <w:r w:rsidRPr="000C54C6">
                <w:rPr>
                  <w:rFonts w:ascii="Times New Roman" w:eastAsia="Times New Roman" w:hAnsi="Times New Roman" w:cs="Times New Roman"/>
                  <w:sz w:val="24"/>
                  <w:szCs w:val="24"/>
                  <w:lang w:val="en-IN"/>
                </w:rPr>
                <w:t xml:space="preserve">Licence </w:t>
              </w:r>
            </w:ins>
          </w:p>
        </w:tc>
        <w:tc>
          <w:tcPr>
            <w:tcW w:w="2676" w:type="dxa"/>
            <w:tcPrChange w:id="128" w:author="User" w:date="2026-02-06T13:10:00Z">
              <w:tcPr>
                <w:tcW w:w="3194" w:type="dxa"/>
              </w:tcPr>
            </w:tcPrChange>
          </w:tcPr>
          <w:p w14:paraId="59C982A7" w14:textId="77777777" w:rsidR="00A118F2" w:rsidRPr="000C54C6" w:rsidRDefault="00A118F2" w:rsidP="001A18D9">
            <w:pPr>
              <w:rPr>
                <w:ins w:id="129" w:author="User" w:date="2026-01-22T15:02:00Z"/>
                <w:rFonts w:ascii="Times New Roman" w:hAnsi="Times New Roman" w:cs="Times New Roman"/>
                <w:sz w:val="24"/>
                <w:szCs w:val="24"/>
              </w:rPr>
            </w:pPr>
            <w:ins w:id="130" w:author="User" w:date="2026-01-22T15:02:00Z">
              <w:r w:rsidRPr="000C54C6">
                <w:rPr>
                  <w:rFonts w:ascii="Times New Roman" w:hAnsi="Times New Roman" w:cs="Times New Roman"/>
                  <w:sz w:val="24"/>
                  <w:szCs w:val="24"/>
                </w:rPr>
                <w:t>Salesforce</w:t>
              </w:r>
            </w:ins>
          </w:p>
        </w:tc>
        <w:tc>
          <w:tcPr>
            <w:tcW w:w="3067" w:type="dxa"/>
            <w:tcPrChange w:id="131" w:author="User" w:date="2026-02-06T13:10:00Z">
              <w:tcPr>
                <w:tcW w:w="3630" w:type="dxa"/>
              </w:tcPr>
            </w:tcPrChange>
          </w:tcPr>
          <w:p w14:paraId="22A634E2" w14:textId="77777777" w:rsidR="00A118F2" w:rsidRPr="000C54C6" w:rsidRDefault="00A118F2" w:rsidP="001A18D9">
            <w:pPr>
              <w:rPr>
                <w:ins w:id="132" w:author="User" w:date="2026-01-22T15:02:00Z"/>
                <w:rFonts w:ascii="Times New Roman" w:hAnsi="Times New Roman" w:cs="Times New Roman"/>
                <w:sz w:val="24"/>
                <w:szCs w:val="24"/>
              </w:rPr>
            </w:pPr>
            <w:ins w:id="133" w:author="User" w:date="2026-01-22T15:02:00Z">
              <w:r w:rsidRPr="000C54C6">
                <w:rPr>
                  <w:rFonts w:ascii="Times New Roman" w:hAnsi="Times New Roman" w:cs="Times New Roman"/>
                  <w:sz w:val="24"/>
                  <w:szCs w:val="24"/>
                </w:rPr>
                <w:t>Comments</w:t>
              </w:r>
            </w:ins>
          </w:p>
        </w:tc>
      </w:tr>
      <w:tr w:rsidR="00A118F2" w:rsidRPr="000C54C6" w14:paraId="7F91F66B" w14:textId="77777777" w:rsidTr="00831A4D">
        <w:trPr>
          <w:trHeight w:val="409"/>
          <w:ins w:id="134" w:author="User" w:date="2026-01-22T15:02:00Z"/>
        </w:trPr>
        <w:tc>
          <w:tcPr>
            <w:tcW w:w="2750" w:type="dxa"/>
            <w:tcPrChange w:id="135" w:author="User" w:date="2026-02-06T13:10:00Z">
              <w:tcPr>
                <w:tcW w:w="3272" w:type="dxa"/>
              </w:tcPr>
            </w:tcPrChange>
          </w:tcPr>
          <w:p w14:paraId="1DA0F076" w14:textId="77777777" w:rsidR="00A118F2" w:rsidRPr="000C54C6" w:rsidRDefault="00A118F2" w:rsidP="001A18D9">
            <w:pPr>
              <w:pStyle w:val="Heading1"/>
              <w:outlineLvl w:val="0"/>
              <w:rPr>
                <w:ins w:id="136" w:author="User" w:date="2026-01-22T15:02:00Z"/>
                <w:rFonts w:ascii="Times New Roman" w:eastAsia="Times New Roman" w:hAnsi="Times New Roman" w:cs="Times New Roman"/>
                <w:sz w:val="24"/>
                <w:szCs w:val="24"/>
                <w:lang w:val="en-IN"/>
              </w:rPr>
            </w:pPr>
            <w:ins w:id="137" w:author="User" w:date="2026-01-22T15:02:00Z">
              <w:r w:rsidRPr="000C54C6">
                <w:rPr>
                  <w:rFonts w:ascii="Times New Roman" w:eastAsia="Times New Roman" w:hAnsi="Times New Roman" w:cs="Times New Roman"/>
                  <w:sz w:val="24"/>
                  <w:szCs w:val="24"/>
                  <w:lang w:val="en-IN"/>
                </w:rPr>
                <w:t>No of licence</w:t>
              </w:r>
            </w:ins>
          </w:p>
        </w:tc>
        <w:tc>
          <w:tcPr>
            <w:tcW w:w="2676" w:type="dxa"/>
            <w:tcPrChange w:id="138" w:author="User" w:date="2026-02-06T13:10:00Z">
              <w:tcPr>
                <w:tcW w:w="3194" w:type="dxa"/>
              </w:tcPr>
            </w:tcPrChange>
          </w:tcPr>
          <w:p w14:paraId="42359783" w14:textId="26658A40" w:rsidR="00A118F2" w:rsidRPr="000C54C6" w:rsidRDefault="00831A4D" w:rsidP="001A18D9">
            <w:pPr>
              <w:rPr>
                <w:ins w:id="139" w:author="User" w:date="2026-01-22T15:02:00Z"/>
                <w:rFonts w:ascii="Times New Roman" w:hAnsi="Times New Roman" w:cs="Times New Roman"/>
                <w:sz w:val="24"/>
                <w:szCs w:val="24"/>
              </w:rPr>
            </w:pPr>
            <w:ins w:id="140" w:author="User" w:date="2026-02-06T13:10:00Z">
              <w:r>
                <w:rPr>
                  <w:rFonts w:ascii="Times New Roman" w:hAnsi="Times New Roman" w:cs="Times New Roman"/>
                  <w:sz w:val="24"/>
                  <w:szCs w:val="24"/>
                </w:rPr>
                <w:t>50</w:t>
              </w:r>
            </w:ins>
          </w:p>
        </w:tc>
        <w:tc>
          <w:tcPr>
            <w:tcW w:w="3067" w:type="dxa"/>
            <w:tcPrChange w:id="141" w:author="User" w:date="2026-02-06T13:10:00Z">
              <w:tcPr>
                <w:tcW w:w="3630" w:type="dxa"/>
              </w:tcPr>
            </w:tcPrChange>
          </w:tcPr>
          <w:p w14:paraId="1D0262B8" w14:textId="77777777" w:rsidR="00A118F2" w:rsidRPr="000C54C6" w:rsidRDefault="00A118F2" w:rsidP="001A18D9">
            <w:pPr>
              <w:rPr>
                <w:ins w:id="142" w:author="User" w:date="2026-01-22T15:02:00Z"/>
                <w:rFonts w:ascii="Times New Roman" w:hAnsi="Times New Roman" w:cs="Times New Roman"/>
                <w:sz w:val="24"/>
                <w:szCs w:val="24"/>
              </w:rPr>
            </w:pPr>
          </w:p>
        </w:tc>
      </w:tr>
      <w:tr w:rsidR="00A118F2" w:rsidRPr="000C54C6" w14:paraId="6C8C0763" w14:textId="77777777" w:rsidTr="00831A4D">
        <w:trPr>
          <w:trHeight w:val="409"/>
          <w:ins w:id="143" w:author="User" w:date="2026-01-22T15:02:00Z"/>
        </w:trPr>
        <w:tc>
          <w:tcPr>
            <w:tcW w:w="2750" w:type="dxa"/>
            <w:tcPrChange w:id="144" w:author="User" w:date="2026-02-06T13:10:00Z">
              <w:tcPr>
                <w:tcW w:w="3272" w:type="dxa"/>
              </w:tcPr>
            </w:tcPrChange>
          </w:tcPr>
          <w:p w14:paraId="1DA77550" w14:textId="77777777" w:rsidR="00A118F2" w:rsidRPr="000C54C6" w:rsidRDefault="00A118F2" w:rsidP="001A18D9">
            <w:pPr>
              <w:pStyle w:val="Heading1"/>
              <w:outlineLvl w:val="0"/>
              <w:rPr>
                <w:ins w:id="145" w:author="User" w:date="2026-01-22T15:02:00Z"/>
                <w:rFonts w:ascii="Times New Roman" w:eastAsia="Times New Roman" w:hAnsi="Times New Roman" w:cs="Times New Roman"/>
                <w:sz w:val="24"/>
                <w:szCs w:val="24"/>
                <w:lang w:val="en-IN"/>
              </w:rPr>
            </w:pPr>
            <w:ins w:id="146" w:author="User" w:date="2026-01-22T15:02:00Z">
              <w:r w:rsidRPr="000C54C6">
                <w:rPr>
                  <w:rFonts w:ascii="Times New Roman" w:eastAsia="Times New Roman" w:hAnsi="Times New Roman" w:cs="Times New Roman"/>
                  <w:sz w:val="24"/>
                  <w:szCs w:val="24"/>
                  <w:lang w:val="en-IN"/>
                </w:rPr>
                <w:t>Admin</w:t>
              </w:r>
            </w:ins>
          </w:p>
        </w:tc>
        <w:tc>
          <w:tcPr>
            <w:tcW w:w="2676" w:type="dxa"/>
            <w:tcPrChange w:id="147" w:author="User" w:date="2026-02-06T13:10:00Z">
              <w:tcPr>
                <w:tcW w:w="3194" w:type="dxa"/>
              </w:tcPr>
            </w:tcPrChange>
          </w:tcPr>
          <w:p w14:paraId="3C4C3D14" w14:textId="20756EE7" w:rsidR="00A118F2" w:rsidRPr="000C54C6" w:rsidRDefault="00831A4D" w:rsidP="001A18D9">
            <w:pPr>
              <w:rPr>
                <w:ins w:id="148" w:author="User" w:date="2026-01-22T15:02:00Z"/>
                <w:rFonts w:ascii="Times New Roman" w:hAnsi="Times New Roman" w:cs="Times New Roman"/>
                <w:sz w:val="24"/>
                <w:szCs w:val="24"/>
              </w:rPr>
            </w:pPr>
            <w:ins w:id="149" w:author="User" w:date="2026-02-06T13:10:00Z">
              <w:r>
                <w:rPr>
                  <w:rFonts w:ascii="Times New Roman" w:hAnsi="Times New Roman" w:cs="Times New Roman"/>
                  <w:sz w:val="24"/>
                  <w:szCs w:val="24"/>
                </w:rPr>
                <w:t>3</w:t>
              </w:r>
            </w:ins>
          </w:p>
        </w:tc>
        <w:tc>
          <w:tcPr>
            <w:tcW w:w="3067" w:type="dxa"/>
            <w:tcPrChange w:id="150" w:author="User" w:date="2026-02-06T13:10:00Z">
              <w:tcPr>
                <w:tcW w:w="3630" w:type="dxa"/>
              </w:tcPr>
            </w:tcPrChange>
          </w:tcPr>
          <w:p w14:paraId="53CFF8E3" w14:textId="77777777" w:rsidR="00A118F2" w:rsidRPr="000C54C6" w:rsidRDefault="00A118F2" w:rsidP="001A18D9">
            <w:pPr>
              <w:rPr>
                <w:ins w:id="151" w:author="User" w:date="2026-01-22T15:02:00Z"/>
                <w:rFonts w:ascii="Times New Roman" w:hAnsi="Times New Roman" w:cs="Times New Roman"/>
                <w:sz w:val="24"/>
                <w:szCs w:val="24"/>
              </w:rPr>
            </w:pPr>
          </w:p>
        </w:tc>
      </w:tr>
      <w:tr w:rsidR="00A118F2" w:rsidRPr="000C54C6" w14:paraId="133E6A4B" w14:textId="77777777" w:rsidTr="00831A4D">
        <w:trPr>
          <w:trHeight w:val="1640"/>
          <w:ins w:id="152" w:author="User" w:date="2026-01-22T15:02:00Z"/>
        </w:trPr>
        <w:tc>
          <w:tcPr>
            <w:tcW w:w="2750" w:type="dxa"/>
            <w:tcPrChange w:id="153" w:author="User" w:date="2026-02-06T13:10:00Z">
              <w:tcPr>
                <w:tcW w:w="3272" w:type="dxa"/>
              </w:tcPr>
            </w:tcPrChange>
          </w:tcPr>
          <w:p w14:paraId="53044285" w14:textId="77777777" w:rsidR="00A118F2" w:rsidRPr="000C54C6" w:rsidRDefault="00A118F2" w:rsidP="001A18D9">
            <w:pPr>
              <w:pStyle w:val="Heading1"/>
              <w:outlineLvl w:val="0"/>
              <w:rPr>
                <w:ins w:id="154" w:author="User" w:date="2026-01-22T15:02:00Z"/>
                <w:rFonts w:ascii="Times New Roman" w:eastAsia="Times New Roman" w:hAnsi="Times New Roman" w:cs="Times New Roman"/>
                <w:sz w:val="24"/>
                <w:szCs w:val="24"/>
                <w:lang w:val="en-IN"/>
              </w:rPr>
            </w:pPr>
            <w:ins w:id="155" w:author="User" w:date="2026-01-22T15:02:00Z">
              <w:r w:rsidRPr="000C54C6">
                <w:rPr>
                  <w:rFonts w:ascii="Times New Roman" w:eastAsia="Times New Roman" w:hAnsi="Times New Roman" w:cs="Times New Roman"/>
                  <w:sz w:val="24"/>
                  <w:szCs w:val="24"/>
                  <w:lang w:val="en-IN"/>
                </w:rPr>
                <w:t>Dashboard</w:t>
              </w:r>
            </w:ins>
          </w:p>
        </w:tc>
        <w:tc>
          <w:tcPr>
            <w:tcW w:w="2676" w:type="dxa"/>
            <w:tcPrChange w:id="156" w:author="User" w:date="2026-02-06T13:10:00Z">
              <w:tcPr>
                <w:tcW w:w="3194" w:type="dxa"/>
              </w:tcPr>
            </w:tcPrChange>
          </w:tcPr>
          <w:p w14:paraId="6578D556" w14:textId="77777777" w:rsidR="00A118F2" w:rsidRPr="000C54C6" w:rsidRDefault="00A118F2" w:rsidP="001A18D9">
            <w:pPr>
              <w:rPr>
                <w:ins w:id="157" w:author="User" w:date="2026-01-22T15:02:00Z"/>
                <w:rFonts w:ascii="Times New Roman" w:hAnsi="Times New Roman" w:cs="Times New Roman"/>
                <w:sz w:val="24"/>
                <w:szCs w:val="24"/>
              </w:rPr>
            </w:pPr>
            <w:ins w:id="158" w:author="User" w:date="2026-01-22T15:02:00Z">
              <w:r w:rsidRPr="000C54C6">
                <w:rPr>
                  <w:rFonts w:ascii="Times New Roman" w:hAnsi="Times New Roman" w:cs="Times New Roman"/>
                  <w:sz w:val="24"/>
                  <w:szCs w:val="24"/>
                </w:rPr>
                <w:t>N/A</w:t>
              </w:r>
            </w:ins>
          </w:p>
        </w:tc>
        <w:tc>
          <w:tcPr>
            <w:tcW w:w="3067" w:type="dxa"/>
            <w:tcPrChange w:id="159" w:author="User" w:date="2026-02-06T13:10:00Z">
              <w:tcPr>
                <w:tcW w:w="3630" w:type="dxa"/>
              </w:tcPr>
            </w:tcPrChange>
          </w:tcPr>
          <w:p w14:paraId="679D2918" w14:textId="77777777" w:rsidR="00A118F2" w:rsidRPr="000C54C6" w:rsidRDefault="00A118F2" w:rsidP="001A18D9">
            <w:pPr>
              <w:rPr>
                <w:ins w:id="160" w:author="User" w:date="2026-01-22T15:02:00Z"/>
                <w:rFonts w:ascii="Times New Roman" w:hAnsi="Times New Roman" w:cs="Times New Roman"/>
                <w:sz w:val="24"/>
                <w:szCs w:val="24"/>
              </w:rPr>
            </w:pPr>
            <w:ins w:id="161" w:author="User" w:date="2026-01-22T15:02:00Z">
              <w:r w:rsidRPr="000C54C6">
                <w:rPr>
                  <w:rFonts w:ascii="Times New Roman" w:hAnsi="Times New Roman" w:cs="Times New Roman"/>
                  <w:sz w:val="24"/>
                  <w:szCs w:val="24"/>
                </w:rPr>
                <w:t xml:space="preserve">As per salesforce standard functionality only 5 dynamic dashboards can be implemented </w:t>
              </w:r>
            </w:ins>
          </w:p>
        </w:tc>
      </w:tr>
    </w:tbl>
    <w:p w14:paraId="5C807A4A" w14:textId="77777777" w:rsidR="002160F4" w:rsidRPr="000C54C6" w:rsidRDefault="002160F4" w:rsidP="00A118F2">
      <w:pPr>
        <w:textAlignment w:val="baseline"/>
        <w:rPr>
          <w:ins w:id="162" w:author="User" w:date="2026-01-22T15:03:00Z"/>
          <w:rFonts w:ascii="Times New Roman" w:eastAsia="Times New Roman" w:hAnsi="Times New Roman" w:cs="Times New Roman"/>
          <w:bCs/>
          <w:color w:val="000000"/>
        </w:rPr>
      </w:pPr>
    </w:p>
    <w:p w14:paraId="47E047D1" w14:textId="77777777" w:rsidR="002160F4" w:rsidRPr="000C54C6" w:rsidRDefault="002160F4" w:rsidP="00A118F2">
      <w:pPr>
        <w:textAlignment w:val="baseline"/>
        <w:rPr>
          <w:ins w:id="163" w:author="User" w:date="2026-01-22T15:02:00Z"/>
          <w:rFonts w:ascii="Times New Roman" w:eastAsia="Times New Roman" w:hAnsi="Times New Roman" w:cs="Times New Roman"/>
          <w:bCs/>
          <w:color w:val="000000"/>
        </w:rPr>
      </w:pPr>
    </w:p>
    <w:p w14:paraId="022FFC17" w14:textId="77777777" w:rsidR="00A118F2" w:rsidRPr="000C54C6" w:rsidRDefault="00A118F2">
      <w:pPr>
        <w:shd w:val="clear" w:color="auto" w:fill="007CC4"/>
        <w:rPr>
          <w:ins w:id="164" w:author="User" w:date="2026-01-22T15:02:00Z"/>
          <w:rFonts w:ascii="Times New Roman" w:eastAsia="Times New Roman" w:hAnsi="Times New Roman" w:cs="Times New Roman"/>
          <w:color w:val="FFFFFF"/>
          <w:rPrChange w:id="165" w:author="User" w:date="2026-02-02T18:38:00Z">
            <w:rPr>
              <w:ins w:id="166" w:author="User" w:date="2026-01-22T15:02:00Z"/>
            </w:rPr>
          </w:rPrChange>
        </w:rPr>
        <w:pPrChange w:id="167" w:author="User" w:date="2026-01-23T22:54:00Z">
          <w:pPr>
            <w:pStyle w:val="ListParagraph"/>
            <w:shd w:val="clear" w:color="auto" w:fill="007CC4"/>
            <w:ind w:hanging="720"/>
          </w:pPr>
        </w:pPrChange>
      </w:pPr>
      <w:ins w:id="168" w:author="User" w:date="2026-01-22T15:02:00Z">
        <w:r w:rsidRPr="000C54C6">
          <w:rPr>
            <w:rFonts w:ascii="Times New Roman" w:eastAsia="Times New Roman" w:hAnsi="Times New Roman" w:cs="Times New Roman"/>
            <w:b/>
            <w:bCs/>
            <w:color w:val="FFFFFF"/>
            <w:rPrChange w:id="169" w:author="User" w:date="2026-02-02T18:38:00Z">
              <w:rPr/>
            </w:rPrChange>
          </w:rPr>
          <w:t>Out of Scope</w:t>
        </w:r>
      </w:ins>
    </w:p>
    <w:p w14:paraId="05E6A5B2" w14:textId="77777777" w:rsidR="00A118F2" w:rsidRPr="000C54C6" w:rsidRDefault="00A118F2">
      <w:pPr>
        <w:widowControl/>
        <w:numPr>
          <w:ilvl w:val="0"/>
          <w:numId w:val="106"/>
        </w:numPr>
        <w:autoSpaceDE/>
        <w:autoSpaceDN/>
        <w:textAlignment w:val="baseline"/>
        <w:rPr>
          <w:ins w:id="170" w:author="User" w:date="2026-01-22T15:02:00Z"/>
          <w:rStyle w:val="Strong"/>
          <w:rFonts w:ascii="Times New Roman" w:eastAsia="Times New Roman" w:hAnsi="Times New Roman" w:cs="Times New Roman"/>
          <w:b w:val="0"/>
          <w:color w:val="000000"/>
          <w:rPrChange w:id="171" w:author="User" w:date="2026-02-02T18:38:00Z">
            <w:rPr>
              <w:ins w:id="172" w:author="User" w:date="2026-01-22T15:02:00Z"/>
              <w:rStyle w:val="Strong"/>
              <w:rFonts w:ascii="Times New Roman" w:eastAsia="SimSun" w:hAnsi="Times New Roman" w:cs="Times New Roman"/>
              <w:color w:val="222A35" w:themeColor="text2" w:themeShade="80"/>
              <w:sz w:val="28"/>
              <w:szCs w:val="28"/>
            </w:rPr>
          </w:rPrChange>
        </w:rPr>
        <w:pPrChange w:id="173" w:author="User" w:date="2026-01-22T15:05:00Z">
          <w:pPr>
            <w:pStyle w:val="ListParagraph"/>
            <w:tabs>
              <w:tab w:val="left" w:pos="653"/>
            </w:tabs>
            <w:spacing w:before="4"/>
            <w:ind w:left="0" w:firstLine="0"/>
          </w:pPr>
        </w:pPrChange>
      </w:pPr>
      <w:ins w:id="174" w:author="User" w:date="2026-01-22T15:02:00Z">
        <w:r w:rsidRPr="000C54C6">
          <w:rPr>
            <w:rFonts w:ascii="Times New Roman" w:eastAsia="Times New Roman" w:hAnsi="Times New Roman" w:cs="Times New Roman"/>
            <w:bCs/>
            <w:color w:val="000000"/>
            <w:rPrChange w:id="175" w:author="User" w:date="2026-02-02T18:38:00Z">
              <w:rPr>
                <w:rFonts w:ascii="Times New Roman" w:eastAsia="Times New Roman" w:hAnsi="Times New Roman" w:cs="Times New Roman"/>
                <w:b/>
                <w:bCs/>
                <w:color w:val="000000"/>
              </w:rPr>
            </w:rPrChange>
          </w:rPr>
          <w:t>Any requirement not explicitly mentioned in the Business Requirement Document will be marked as out of scope</w:t>
        </w:r>
      </w:ins>
    </w:p>
    <w:p w14:paraId="7C6F5F00" w14:textId="77777777" w:rsidR="00A118F2" w:rsidRPr="000C54C6" w:rsidRDefault="00A118F2" w:rsidP="00A118F2">
      <w:pPr>
        <w:pStyle w:val="ListParagraph"/>
        <w:tabs>
          <w:tab w:val="left" w:pos="653"/>
        </w:tabs>
        <w:spacing w:before="4"/>
        <w:ind w:left="0" w:firstLine="0"/>
        <w:rPr>
          <w:ins w:id="176" w:author="User" w:date="2026-01-22T15:02:00Z"/>
          <w:rStyle w:val="Strong"/>
          <w:rFonts w:ascii="Times New Roman" w:eastAsia="SimSun" w:hAnsi="Times New Roman" w:cs="Times New Roman"/>
          <w:color w:val="222A35" w:themeColor="text2" w:themeShade="80"/>
          <w:sz w:val="28"/>
          <w:szCs w:val="28"/>
        </w:rPr>
      </w:pPr>
    </w:p>
    <w:p w14:paraId="579C82D1" w14:textId="77777777" w:rsidR="000D1268" w:rsidDel="00831A4D" w:rsidRDefault="000D1268" w:rsidP="000D1268">
      <w:pPr>
        <w:pStyle w:val="ListParagraph"/>
        <w:tabs>
          <w:tab w:val="left" w:pos="653"/>
        </w:tabs>
        <w:spacing w:before="4"/>
        <w:ind w:left="0" w:firstLine="0"/>
        <w:rPr>
          <w:del w:id="177" w:author="User" w:date="2026-01-23T22:56:00Z"/>
          <w:rStyle w:val="Strong"/>
          <w:rFonts w:ascii="Times New Roman" w:eastAsia="SimSun" w:hAnsi="Times New Roman" w:cs="Times New Roman"/>
          <w:color w:val="000000" w:themeColor="text1"/>
          <w:sz w:val="24"/>
          <w:szCs w:val="24"/>
          <w:u w:val="single"/>
        </w:rPr>
      </w:pPr>
      <w:moveToRangeStart w:id="178" w:author="User" w:date="2026-01-23T08:34:00Z" w:name="move220049691"/>
      <w:moveTo w:id="179" w:author="User" w:date="2026-01-23T08:34:00Z">
        <w:r w:rsidRPr="00831A4D">
          <w:rPr>
            <w:rStyle w:val="Strong"/>
            <w:rFonts w:ascii="Times New Roman" w:eastAsia="SimSun" w:hAnsi="Times New Roman" w:cs="Times New Roman"/>
            <w:color w:val="000000" w:themeColor="text1"/>
            <w:sz w:val="24"/>
            <w:szCs w:val="24"/>
            <w:u w:val="single"/>
            <w:rPrChange w:id="180" w:author="User" w:date="2026-02-06T13:08:00Z">
              <w:rPr>
                <w:rStyle w:val="Strong"/>
                <w:rFonts w:ascii="Times New Roman" w:eastAsia="SimSun" w:hAnsi="Times New Roman" w:cs="Times New Roman"/>
                <w:color w:val="222A35" w:themeColor="text2" w:themeShade="80"/>
                <w:sz w:val="28"/>
                <w:szCs w:val="28"/>
                <w:u w:val="single"/>
              </w:rPr>
            </w:rPrChange>
          </w:rPr>
          <w:t>ROLE HIERARCHY:</w:t>
        </w:r>
      </w:moveTo>
    </w:p>
    <w:p w14:paraId="1A47E09D" w14:textId="2A050D27" w:rsidR="00831A4D" w:rsidRDefault="00831A4D" w:rsidP="000D1268">
      <w:pPr>
        <w:pStyle w:val="ListParagraph"/>
        <w:tabs>
          <w:tab w:val="left" w:pos="653"/>
        </w:tabs>
        <w:spacing w:before="4"/>
        <w:ind w:left="0" w:firstLine="0"/>
        <w:rPr>
          <w:ins w:id="181" w:author="User" w:date="2026-02-06T13:08:00Z"/>
          <w:rStyle w:val="Strong"/>
          <w:rFonts w:ascii="Times New Roman" w:eastAsia="SimSun" w:hAnsi="Times New Roman" w:cs="Times New Roman"/>
          <w:color w:val="000000" w:themeColor="text1"/>
          <w:sz w:val="24"/>
          <w:szCs w:val="24"/>
          <w:u w:val="single"/>
        </w:rPr>
      </w:pPr>
    </w:p>
    <w:p w14:paraId="1ED65967" w14:textId="581A2CD8" w:rsidR="00831A4D" w:rsidRPr="00831A4D" w:rsidRDefault="00831A4D" w:rsidP="000D1268">
      <w:pPr>
        <w:pStyle w:val="ListParagraph"/>
        <w:tabs>
          <w:tab w:val="left" w:pos="653"/>
        </w:tabs>
        <w:spacing w:before="4"/>
        <w:ind w:left="0" w:firstLine="0"/>
        <w:rPr>
          <w:ins w:id="182" w:author="User" w:date="2026-02-06T13:08:00Z"/>
          <w:rStyle w:val="Strong"/>
          <w:rFonts w:ascii="Times New Roman" w:eastAsia="SimSun" w:hAnsi="Times New Roman" w:cs="Times New Roman"/>
          <w:b w:val="0"/>
          <w:color w:val="000000" w:themeColor="text1"/>
          <w:sz w:val="24"/>
          <w:szCs w:val="24"/>
          <w:rPrChange w:id="183" w:author="User" w:date="2026-02-06T13:08:00Z">
            <w:rPr>
              <w:ins w:id="184" w:author="User" w:date="2026-02-06T13:08:00Z"/>
              <w:rStyle w:val="Strong"/>
              <w:rFonts w:ascii="Times New Roman" w:eastAsia="SimSun" w:hAnsi="Times New Roman" w:cs="Times New Roman"/>
              <w:color w:val="FF0000"/>
              <w:sz w:val="24"/>
              <w:szCs w:val="24"/>
              <w:u w:val="single"/>
            </w:rPr>
          </w:rPrChange>
        </w:rPr>
      </w:pPr>
      <w:ins w:id="185" w:author="User" w:date="2026-02-06T13:08:00Z">
        <w:r>
          <w:rPr>
            <w:rStyle w:val="Strong"/>
            <w:rFonts w:ascii="Times New Roman" w:eastAsia="SimSun" w:hAnsi="Times New Roman" w:cs="Times New Roman"/>
            <w:b w:val="0"/>
            <w:color w:val="000000" w:themeColor="text1"/>
            <w:sz w:val="24"/>
            <w:szCs w:val="24"/>
          </w:rPr>
          <w:t>Role hierarch</w:t>
        </w:r>
      </w:ins>
      <w:ins w:id="186" w:author="User" w:date="2026-02-06T13:09:00Z">
        <w:r>
          <w:rPr>
            <w:rStyle w:val="Strong"/>
            <w:rFonts w:ascii="Times New Roman" w:eastAsia="SimSun" w:hAnsi="Times New Roman" w:cs="Times New Roman"/>
            <w:b w:val="0"/>
            <w:color w:val="000000" w:themeColor="text1"/>
            <w:sz w:val="24"/>
            <w:szCs w:val="24"/>
          </w:rPr>
          <w:t xml:space="preserve">y received on separate excel sheet. </w:t>
        </w:r>
      </w:ins>
    </w:p>
    <w:p w14:paraId="05F153A4" w14:textId="77777777" w:rsidR="00733180" w:rsidRPr="000C54C6" w:rsidRDefault="00733180" w:rsidP="000D1268">
      <w:pPr>
        <w:pStyle w:val="ListParagraph"/>
        <w:tabs>
          <w:tab w:val="left" w:pos="653"/>
        </w:tabs>
        <w:spacing w:before="4"/>
        <w:ind w:left="0" w:firstLine="0"/>
        <w:rPr>
          <w:ins w:id="187" w:author="User" w:date="2026-02-02T17:32:00Z"/>
          <w:moveTo w:id="188" w:author="User" w:date="2026-01-23T08:34:00Z"/>
          <w:rStyle w:val="Strong"/>
          <w:rFonts w:ascii="Times New Roman" w:eastAsia="SimSun" w:hAnsi="Times New Roman" w:cs="Times New Roman"/>
          <w:color w:val="FF0000"/>
          <w:sz w:val="24"/>
          <w:szCs w:val="24"/>
          <w:u w:val="single"/>
          <w:rPrChange w:id="189" w:author="User" w:date="2026-02-02T18:38:00Z">
            <w:rPr>
              <w:ins w:id="190" w:author="User" w:date="2026-02-02T17:32:00Z"/>
              <w:moveTo w:id="191" w:author="User" w:date="2026-01-23T08:34:00Z"/>
              <w:rStyle w:val="Strong"/>
              <w:rFonts w:ascii="Times New Roman" w:eastAsia="SimSun" w:hAnsi="Times New Roman" w:cs="Times New Roman"/>
              <w:color w:val="222A35" w:themeColor="text2" w:themeShade="80"/>
              <w:sz w:val="28"/>
              <w:szCs w:val="28"/>
              <w:u w:val="single"/>
            </w:rPr>
          </w:rPrChange>
        </w:rPr>
      </w:pPr>
    </w:p>
    <w:p w14:paraId="2A537859" w14:textId="77777777" w:rsidR="000D1268" w:rsidRPr="000C54C6" w:rsidDel="0000437B" w:rsidRDefault="000D1268" w:rsidP="000D1268">
      <w:pPr>
        <w:pStyle w:val="ListParagraph"/>
        <w:tabs>
          <w:tab w:val="left" w:pos="653"/>
        </w:tabs>
        <w:spacing w:before="4"/>
        <w:ind w:left="0" w:firstLine="0"/>
        <w:rPr>
          <w:del w:id="192" w:author="User" w:date="2026-01-23T22:55:00Z"/>
          <w:moveTo w:id="193" w:author="User" w:date="2026-01-23T08:34:00Z"/>
          <w:rStyle w:val="Strong"/>
          <w:rFonts w:ascii="Times New Roman" w:eastAsia="SimSun" w:hAnsi="Times New Roman" w:cs="Times New Roman"/>
          <w:color w:val="222A35" w:themeColor="text2" w:themeShade="80"/>
          <w:sz w:val="28"/>
          <w:szCs w:val="28"/>
          <w:u w:val="single"/>
        </w:rPr>
      </w:pPr>
    </w:p>
    <w:p w14:paraId="5F3CC1CD" w14:textId="77777777" w:rsidR="000D1268" w:rsidRPr="000C54C6" w:rsidRDefault="000D1268" w:rsidP="000D1268">
      <w:pPr>
        <w:pStyle w:val="ListParagraph"/>
        <w:tabs>
          <w:tab w:val="left" w:pos="653"/>
        </w:tabs>
        <w:spacing w:before="4"/>
        <w:ind w:left="0" w:firstLine="0"/>
        <w:rPr>
          <w:moveTo w:id="194" w:author="User" w:date="2026-01-23T08:34:00Z"/>
          <w:rStyle w:val="Strong"/>
          <w:rFonts w:ascii="Times New Roman" w:eastAsia="SimSun" w:hAnsi="Times New Roman" w:cs="Times New Roman"/>
          <w:color w:val="222A35" w:themeColor="text2" w:themeShade="80"/>
          <w:sz w:val="28"/>
          <w:szCs w:val="28"/>
          <w:u w:val="single"/>
        </w:rPr>
      </w:pPr>
    </w:p>
    <w:p w14:paraId="38E3BCA6" w14:textId="542C497E" w:rsidR="000D1268" w:rsidRPr="000C54C6" w:rsidDel="00831A4D" w:rsidRDefault="000D1268" w:rsidP="000D1268">
      <w:pPr>
        <w:pStyle w:val="ListParagraph"/>
        <w:tabs>
          <w:tab w:val="left" w:pos="653"/>
        </w:tabs>
        <w:spacing w:before="4"/>
        <w:ind w:left="0" w:firstLine="0"/>
        <w:rPr>
          <w:del w:id="195" w:author="User" w:date="2026-02-06T13:11:00Z"/>
          <w:moveTo w:id="196" w:author="User" w:date="2026-01-23T08:34:00Z"/>
          <w:rStyle w:val="Strong"/>
          <w:rFonts w:ascii="Times New Roman" w:eastAsia="SimSun" w:hAnsi="Times New Roman" w:cs="Times New Roman"/>
          <w:color w:val="222A35" w:themeColor="text2" w:themeShade="80"/>
          <w:sz w:val="24"/>
          <w:szCs w:val="24"/>
          <w:u w:val="single"/>
          <w:rPrChange w:id="197" w:author="User" w:date="2026-02-02T18:38:00Z">
            <w:rPr>
              <w:del w:id="198" w:author="User" w:date="2026-02-06T13:11:00Z"/>
              <w:moveTo w:id="199" w:author="User" w:date="2026-01-23T08:34:00Z"/>
              <w:rStyle w:val="Strong"/>
              <w:rFonts w:ascii="Times New Roman" w:eastAsia="SimSun" w:hAnsi="Times New Roman" w:cs="Times New Roman"/>
              <w:color w:val="222A35" w:themeColor="text2" w:themeShade="80"/>
              <w:sz w:val="28"/>
              <w:szCs w:val="28"/>
              <w:u w:val="single"/>
            </w:rPr>
          </w:rPrChange>
        </w:rPr>
      </w:pPr>
      <w:moveTo w:id="200" w:author="User" w:date="2026-01-23T08:34:00Z">
        <w:del w:id="201" w:author="User" w:date="2026-02-06T13:11:00Z">
          <w:r w:rsidRPr="000C54C6" w:rsidDel="00831A4D">
            <w:rPr>
              <w:rStyle w:val="Strong"/>
              <w:rFonts w:ascii="Times New Roman" w:eastAsia="SimSun" w:hAnsi="Times New Roman" w:cs="Times New Roman"/>
              <w:color w:val="222A35" w:themeColor="text2" w:themeShade="80"/>
              <w:sz w:val="24"/>
              <w:szCs w:val="24"/>
              <w:u w:val="single"/>
              <w:rPrChange w:id="202" w:author="User" w:date="2026-02-02T18:38:00Z">
                <w:rPr>
                  <w:rStyle w:val="Strong"/>
                  <w:rFonts w:ascii="Times New Roman" w:eastAsia="SimSun" w:hAnsi="Times New Roman" w:cs="Times New Roman"/>
                  <w:color w:val="222A35" w:themeColor="text2" w:themeShade="80"/>
                  <w:sz w:val="28"/>
                  <w:szCs w:val="28"/>
                  <w:u w:val="single"/>
                </w:rPr>
              </w:rPrChange>
            </w:rPr>
            <w:delText>No Of Users: 50</w:delText>
          </w:r>
        </w:del>
      </w:moveTo>
    </w:p>
    <w:p w14:paraId="13C90AB8" w14:textId="420C3BBE" w:rsidR="000D1268" w:rsidDel="00831A4D" w:rsidRDefault="000D1268" w:rsidP="00A118F2">
      <w:pPr>
        <w:pStyle w:val="ListParagraph"/>
        <w:tabs>
          <w:tab w:val="left" w:pos="653"/>
        </w:tabs>
        <w:spacing w:before="4"/>
        <w:ind w:left="0" w:firstLine="0"/>
        <w:rPr>
          <w:del w:id="203" w:author="User" w:date="2026-01-23T08:34:00Z"/>
          <w:rStyle w:val="Strong"/>
          <w:rFonts w:ascii="Times New Roman" w:eastAsia="SimSun" w:hAnsi="Times New Roman" w:cs="Times New Roman"/>
          <w:color w:val="222A35" w:themeColor="text2" w:themeShade="80"/>
          <w:sz w:val="28"/>
          <w:szCs w:val="28"/>
        </w:rPr>
      </w:pPr>
      <w:moveTo w:id="204" w:author="User" w:date="2026-01-23T08:34:00Z">
        <w:del w:id="205" w:author="User" w:date="2026-02-06T13:11:00Z">
          <w:r w:rsidRPr="000C54C6" w:rsidDel="00831A4D">
            <w:rPr>
              <w:rStyle w:val="Strong"/>
              <w:rFonts w:ascii="Times New Roman" w:eastAsia="SimSun" w:hAnsi="Times New Roman" w:cs="Times New Roman"/>
              <w:color w:val="222A35" w:themeColor="text2" w:themeShade="80"/>
              <w:sz w:val="24"/>
              <w:szCs w:val="24"/>
              <w:u w:val="single"/>
              <w:rPrChange w:id="206" w:author="User" w:date="2026-02-02T18:38:00Z">
                <w:rPr>
                  <w:rStyle w:val="Strong"/>
                  <w:rFonts w:ascii="Times New Roman" w:eastAsia="SimSun" w:hAnsi="Times New Roman" w:cs="Times New Roman"/>
                  <w:color w:val="222A35" w:themeColor="text2" w:themeShade="80"/>
                  <w:sz w:val="28"/>
                  <w:szCs w:val="28"/>
                  <w:u w:val="single"/>
                </w:rPr>
              </w:rPrChange>
            </w:rPr>
            <w:delText>No Of admin Licenses: 3</w:delText>
          </w:r>
        </w:del>
      </w:moveTo>
    </w:p>
    <w:p w14:paraId="6A5CC11C" w14:textId="77777777" w:rsidR="00831A4D" w:rsidRDefault="00831A4D" w:rsidP="000D1268">
      <w:pPr>
        <w:pStyle w:val="ListParagraph"/>
        <w:tabs>
          <w:tab w:val="left" w:pos="653"/>
        </w:tabs>
        <w:spacing w:before="4"/>
        <w:ind w:left="0" w:firstLine="0"/>
        <w:rPr>
          <w:ins w:id="207" w:author="User" w:date="2026-02-06T13:11:00Z"/>
          <w:rStyle w:val="Strong"/>
          <w:rFonts w:ascii="Times New Roman" w:eastAsia="SimSun" w:hAnsi="Times New Roman" w:cs="Times New Roman"/>
          <w:color w:val="222A35" w:themeColor="text2" w:themeShade="80"/>
          <w:sz w:val="28"/>
          <w:szCs w:val="28"/>
        </w:rPr>
      </w:pPr>
    </w:p>
    <w:p w14:paraId="67E61595" w14:textId="77777777" w:rsidR="00831A4D" w:rsidRDefault="00831A4D" w:rsidP="000D1268">
      <w:pPr>
        <w:pStyle w:val="ListParagraph"/>
        <w:tabs>
          <w:tab w:val="left" w:pos="653"/>
        </w:tabs>
        <w:spacing w:before="4"/>
        <w:ind w:left="0" w:firstLine="0"/>
        <w:rPr>
          <w:ins w:id="208" w:author="User" w:date="2026-02-06T13:11:00Z"/>
          <w:rStyle w:val="Strong"/>
          <w:rFonts w:ascii="Times New Roman" w:eastAsia="SimSun" w:hAnsi="Times New Roman" w:cs="Times New Roman"/>
          <w:color w:val="222A35" w:themeColor="text2" w:themeShade="80"/>
          <w:sz w:val="28"/>
          <w:szCs w:val="28"/>
        </w:rPr>
      </w:pPr>
    </w:p>
    <w:p w14:paraId="1EDB26B6" w14:textId="77777777" w:rsidR="00831A4D" w:rsidRDefault="00831A4D" w:rsidP="000D1268">
      <w:pPr>
        <w:pStyle w:val="ListParagraph"/>
        <w:tabs>
          <w:tab w:val="left" w:pos="653"/>
        </w:tabs>
        <w:spacing w:before="4"/>
        <w:ind w:left="0" w:firstLine="0"/>
        <w:rPr>
          <w:ins w:id="209" w:author="User" w:date="2026-02-06T13:11:00Z"/>
          <w:rStyle w:val="Strong"/>
          <w:rFonts w:ascii="Times New Roman" w:eastAsia="SimSun" w:hAnsi="Times New Roman" w:cs="Times New Roman"/>
          <w:color w:val="222A35" w:themeColor="text2" w:themeShade="80"/>
          <w:sz w:val="28"/>
          <w:szCs w:val="28"/>
        </w:rPr>
      </w:pPr>
    </w:p>
    <w:p w14:paraId="7528E4FF" w14:textId="77777777" w:rsidR="00831A4D" w:rsidRDefault="00831A4D" w:rsidP="000D1268">
      <w:pPr>
        <w:pStyle w:val="ListParagraph"/>
        <w:tabs>
          <w:tab w:val="left" w:pos="653"/>
        </w:tabs>
        <w:spacing w:before="4"/>
        <w:ind w:left="0" w:firstLine="0"/>
        <w:rPr>
          <w:ins w:id="210" w:author="User" w:date="2026-02-06T13:11:00Z"/>
          <w:rStyle w:val="Strong"/>
          <w:rFonts w:ascii="Times New Roman" w:eastAsia="SimSun" w:hAnsi="Times New Roman" w:cs="Times New Roman"/>
          <w:color w:val="222A35" w:themeColor="text2" w:themeShade="80"/>
          <w:sz w:val="28"/>
          <w:szCs w:val="28"/>
        </w:rPr>
      </w:pPr>
    </w:p>
    <w:p w14:paraId="226C7E56" w14:textId="77777777" w:rsidR="00831A4D" w:rsidRDefault="00831A4D" w:rsidP="000D1268">
      <w:pPr>
        <w:pStyle w:val="ListParagraph"/>
        <w:tabs>
          <w:tab w:val="left" w:pos="653"/>
        </w:tabs>
        <w:spacing w:before="4"/>
        <w:ind w:left="0" w:firstLine="0"/>
        <w:rPr>
          <w:ins w:id="211" w:author="User" w:date="2026-02-06T13:11:00Z"/>
          <w:rStyle w:val="Strong"/>
          <w:rFonts w:ascii="Times New Roman" w:eastAsia="SimSun" w:hAnsi="Times New Roman" w:cs="Times New Roman"/>
          <w:color w:val="222A35" w:themeColor="text2" w:themeShade="80"/>
          <w:sz w:val="28"/>
          <w:szCs w:val="28"/>
        </w:rPr>
      </w:pPr>
    </w:p>
    <w:p w14:paraId="3AD93F3B" w14:textId="77777777" w:rsidR="00831A4D" w:rsidRDefault="00831A4D" w:rsidP="000D1268">
      <w:pPr>
        <w:pStyle w:val="ListParagraph"/>
        <w:tabs>
          <w:tab w:val="left" w:pos="653"/>
        </w:tabs>
        <w:spacing w:before="4"/>
        <w:ind w:left="0" w:firstLine="0"/>
        <w:rPr>
          <w:ins w:id="212" w:author="User" w:date="2026-02-06T13:11:00Z"/>
          <w:rStyle w:val="Strong"/>
          <w:rFonts w:ascii="Times New Roman" w:eastAsia="SimSun" w:hAnsi="Times New Roman" w:cs="Times New Roman"/>
          <w:color w:val="222A35" w:themeColor="text2" w:themeShade="80"/>
          <w:sz w:val="28"/>
          <w:szCs w:val="28"/>
        </w:rPr>
      </w:pPr>
    </w:p>
    <w:p w14:paraId="1D657629" w14:textId="77777777" w:rsidR="00831A4D" w:rsidRDefault="00831A4D" w:rsidP="000D1268">
      <w:pPr>
        <w:pStyle w:val="ListParagraph"/>
        <w:tabs>
          <w:tab w:val="left" w:pos="653"/>
        </w:tabs>
        <w:spacing w:before="4"/>
        <w:ind w:left="0" w:firstLine="0"/>
        <w:rPr>
          <w:ins w:id="213" w:author="User" w:date="2026-02-06T13:11:00Z"/>
          <w:rStyle w:val="Strong"/>
          <w:rFonts w:ascii="Times New Roman" w:eastAsia="SimSun" w:hAnsi="Times New Roman" w:cs="Times New Roman"/>
          <w:color w:val="222A35" w:themeColor="text2" w:themeShade="80"/>
          <w:sz w:val="28"/>
          <w:szCs w:val="28"/>
        </w:rPr>
      </w:pPr>
    </w:p>
    <w:p w14:paraId="13476512" w14:textId="77777777" w:rsidR="00831A4D" w:rsidRDefault="00831A4D" w:rsidP="000D1268">
      <w:pPr>
        <w:pStyle w:val="ListParagraph"/>
        <w:tabs>
          <w:tab w:val="left" w:pos="653"/>
        </w:tabs>
        <w:spacing w:before="4"/>
        <w:ind w:left="0" w:firstLine="0"/>
        <w:rPr>
          <w:ins w:id="214" w:author="User" w:date="2026-02-06T13:11:00Z"/>
          <w:rStyle w:val="Strong"/>
          <w:rFonts w:ascii="Times New Roman" w:eastAsia="SimSun" w:hAnsi="Times New Roman" w:cs="Times New Roman"/>
          <w:color w:val="222A35" w:themeColor="text2" w:themeShade="80"/>
          <w:sz w:val="28"/>
          <w:szCs w:val="28"/>
        </w:rPr>
      </w:pPr>
    </w:p>
    <w:p w14:paraId="168A7CEF" w14:textId="77777777" w:rsidR="00831A4D" w:rsidRDefault="00831A4D" w:rsidP="000D1268">
      <w:pPr>
        <w:pStyle w:val="ListParagraph"/>
        <w:tabs>
          <w:tab w:val="left" w:pos="653"/>
        </w:tabs>
        <w:spacing w:before="4"/>
        <w:ind w:left="0" w:firstLine="0"/>
        <w:rPr>
          <w:ins w:id="215" w:author="User" w:date="2026-02-06T13:11:00Z"/>
          <w:rStyle w:val="Strong"/>
          <w:rFonts w:ascii="Times New Roman" w:eastAsia="SimSun" w:hAnsi="Times New Roman" w:cs="Times New Roman"/>
          <w:color w:val="222A35" w:themeColor="text2" w:themeShade="80"/>
          <w:sz w:val="28"/>
          <w:szCs w:val="28"/>
        </w:rPr>
      </w:pPr>
    </w:p>
    <w:p w14:paraId="1DBEB6E8" w14:textId="77777777" w:rsidR="00831A4D" w:rsidRDefault="00831A4D" w:rsidP="000D1268">
      <w:pPr>
        <w:pStyle w:val="ListParagraph"/>
        <w:tabs>
          <w:tab w:val="left" w:pos="653"/>
        </w:tabs>
        <w:spacing w:before="4"/>
        <w:ind w:left="0" w:firstLine="0"/>
        <w:rPr>
          <w:ins w:id="216" w:author="User" w:date="2026-02-06T13:11:00Z"/>
          <w:rStyle w:val="Strong"/>
          <w:rFonts w:ascii="Times New Roman" w:eastAsia="SimSun" w:hAnsi="Times New Roman" w:cs="Times New Roman"/>
          <w:color w:val="222A35" w:themeColor="text2" w:themeShade="80"/>
          <w:sz w:val="28"/>
          <w:szCs w:val="28"/>
        </w:rPr>
      </w:pPr>
    </w:p>
    <w:p w14:paraId="6977C5F9" w14:textId="77777777" w:rsidR="00831A4D" w:rsidRDefault="00831A4D" w:rsidP="000D1268">
      <w:pPr>
        <w:pStyle w:val="ListParagraph"/>
        <w:tabs>
          <w:tab w:val="left" w:pos="653"/>
        </w:tabs>
        <w:spacing w:before="4"/>
        <w:ind w:left="0" w:firstLine="0"/>
        <w:rPr>
          <w:ins w:id="217" w:author="User" w:date="2026-02-06T13:11:00Z"/>
          <w:rStyle w:val="Strong"/>
          <w:rFonts w:ascii="Times New Roman" w:eastAsia="SimSun" w:hAnsi="Times New Roman" w:cs="Times New Roman"/>
          <w:color w:val="222A35" w:themeColor="text2" w:themeShade="80"/>
          <w:sz w:val="28"/>
          <w:szCs w:val="28"/>
        </w:rPr>
      </w:pPr>
    </w:p>
    <w:p w14:paraId="0A522722" w14:textId="77777777" w:rsidR="00831A4D" w:rsidRPr="000C54C6" w:rsidRDefault="00831A4D" w:rsidP="000D1268">
      <w:pPr>
        <w:pStyle w:val="ListParagraph"/>
        <w:tabs>
          <w:tab w:val="left" w:pos="653"/>
        </w:tabs>
        <w:spacing w:before="4"/>
        <w:ind w:left="0" w:firstLine="0"/>
        <w:rPr>
          <w:ins w:id="218" w:author="User" w:date="2026-02-06T13:11:00Z"/>
          <w:moveTo w:id="219" w:author="User" w:date="2026-01-23T08:34:00Z"/>
          <w:rStyle w:val="Strong"/>
          <w:rFonts w:ascii="Times New Roman" w:eastAsia="SimSun" w:hAnsi="Times New Roman" w:cs="Times New Roman"/>
          <w:color w:val="222A35" w:themeColor="text2" w:themeShade="80"/>
          <w:sz w:val="24"/>
          <w:szCs w:val="24"/>
          <w:u w:val="single"/>
          <w:rPrChange w:id="220" w:author="User" w:date="2026-02-02T18:38:00Z">
            <w:rPr>
              <w:ins w:id="221" w:author="User" w:date="2026-02-06T13:11:00Z"/>
              <w:moveTo w:id="222" w:author="User" w:date="2026-01-23T08:34:00Z"/>
              <w:rStyle w:val="Strong"/>
              <w:rFonts w:ascii="Times New Roman" w:eastAsia="SimSun" w:hAnsi="Times New Roman" w:cs="Times New Roman"/>
              <w:color w:val="222A35" w:themeColor="text2" w:themeShade="80"/>
              <w:sz w:val="28"/>
              <w:szCs w:val="28"/>
              <w:u w:val="single"/>
            </w:rPr>
          </w:rPrChange>
        </w:rPr>
      </w:pPr>
    </w:p>
    <w:moveToRangeEnd w:id="178"/>
    <w:p w14:paraId="5D95EC41" w14:textId="77777777" w:rsidR="000D1268" w:rsidRPr="000C54C6" w:rsidRDefault="000D1268" w:rsidP="00A118F2">
      <w:pPr>
        <w:pStyle w:val="ListParagraph"/>
        <w:tabs>
          <w:tab w:val="left" w:pos="653"/>
        </w:tabs>
        <w:spacing w:before="4"/>
        <w:ind w:left="0" w:firstLine="0"/>
        <w:rPr>
          <w:ins w:id="223" w:author="User" w:date="2026-01-23T08:34:00Z"/>
          <w:rStyle w:val="Strong"/>
          <w:rFonts w:ascii="Times New Roman" w:eastAsia="SimSun" w:hAnsi="Times New Roman" w:cs="Times New Roman"/>
          <w:color w:val="222A35" w:themeColor="text2" w:themeShade="80"/>
          <w:sz w:val="28"/>
          <w:szCs w:val="28"/>
        </w:rPr>
      </w:pPr>
    </w:p>
    <w:p w14:paraId="5B955EB1" w14:textId="77777777" w:rsidR="00A118F2" w:rsidRPr="000C54C6" w:rsidRDefault="0000437B" w:rsidP="00A118F2">
      <w:pPr>
        <w:pStyle w:val="ListParagraph"/>
        <w:tabs>
          <w:tab w:val="left" w:pos="653"/>
        </w:tabs>
        <w:spacing w:before="4"/>
        <w:ind w:left="0" w:firstLine="0"/>
        <w:rPr>
          <w:ins w:id="224" w:author="User" w:date="2026-01-22T15:02:00Z"/>
          <w:rStyle w:val="Strong"/>
          <w:rFonts w:ascii="Times New Roman" w:eastAsia="SimSun" w:hAnsi="Times New Roman" w:cs="Times New Roman"/>
          <w:color w:val="222A35" w:themeColor="text2" w:themeShade="80"/>
          <w:sz w:val="28"/>
          <w:szCs w:val="28"/>
        </w:rPr>
      </w:pPr>
      <w:ins w:id="225" w:author="User" w:date="2026-01-22T15:02:00Z">
        <w:r w:rsidRPr="000C54C6">
          <w:rPr>
            <w:rStyle w:val="Strong"/>
            <w:rFonts w:ascii="Times New Roman" w:eastAsia="SimSun" w:hAnsi="Times New Roman" w:cs="Times New Roman"/>
            <w:color w:val="222A35" w:themeColor="text2" w:themeShade="80"/>
            <w:sz w:val="28"/>
            <w:szCs w:val="28"/>
          </w:rPr>
          <w:lastRenderedPageBreak/>
          <w:t>Module 1</w:t>
        </w:r>
      </w:ins>
    </w:p>
    <w:p w14:paraId="0C5E876B" w14:textId="77777777" w:rsidR="00A118F2" w:rsidRPr="000C54C6" w:rsidRDefault="0000437B" w:rsidP="00A118F2">
      <w:pPr>
        <w:pStyle w:val="ListParagraph"/>
        <w:tabs>
          <w:tab w:val="left" w:pos="653"/>
        </w:tabs>
        <w:spacing w:before="4"/>
        <w:ind w:left="0" w:firstLine="0"/>
        <w:rPr>
          <w:ins w:id="226" w:author="User" w:date="2026-01-22T15:02:00Z"/>
          <w:rFonts w:ascii="Times New Roman" w:eastAsia="SimSun" w:hAnsi="Times New Roman" w:cs="Times New Roman"/>
          <w:b/>
          <w:bCs/>
          <w:color w:val="222A35" w:themeColor="text2" w:themeShade="80"/>
          <w:sz w:val="28"/>
          <w:szCs w:val="28"/>
          <w:rPrChange w:id="227" w:author="User" w:date="2026-02-02T18:38:00Z">
            <w:rPr>
              <w:ins w:id="228" w:author="User" w:date="2026-01-22T15:02:00Z"/>
              <w:rFonts w:ascii="Times New Roman" w:eastAsia="SimSun" w:hAnsi="Times New Roman" w:cs="Times New Roman"/>
              <w:b/>
              <w:bCs/>
              <w:color w:val="44546A" w:themeColor="text2"/>
              <w:sz w:val="28"/>
              <w:szCs w:val="28"/>
            </w:rPr>
          </w:rPrChange>
        </w:rPr>
      </w:pPr>
      <w:ins w:id="229" w:author="User" w:date="2026-01-22T15:02:00Z">
        <w:r w:rsidRPr="000C54C6">
          <w:rPr>
            <w:rFonts w:ascii="Times New Roman" w:eastAsia="SimSun" w:hAnsi="Times New Roman" w:cs="Times New Roman"/>
            <w:b/>
            <w:bCs/>
            <w:color w:val="222A35" w:themeColor="text2" w:themeShade="80"/>
            <w:sz w:val="28"/>
            <w:szCs w:val="28"/>
          </w:rPr>
          <w:t>Lead Management</w:t>
        </w:r>
      </w:ins>
    </w:p>
    <w:p w14:paraId="217DC28E" w14:textId="77777777" w:rsidR="00A118F2" w:rsidRPr="000C54C6" w:rsidRDefault="00A118F2" w:rsidP="00A118F2">
      <w:pPr>
        <w:pStyle w:val="ListParagraph"/>
        <w:numPr>
          <w:ilvl w:val="0"/>
          <w:numId w:val="68"/>
        </w:numPr>
        <w:tabs>
          <w:tab w:val="left" w:pos="653"/>
        </w:tabs>
        <w:spacing w:before="4"/>
        <w:ind w:left="359"/>
        <w:rPr>
          <w:ins w:id="230" w:author="User" w:date="2026-01-22T15:02:00Z"/>
          <w:rFonts w:ascii="Times New Roman" w:eastAsia="SimSun" w:hAnsi="Times New Roman" w:cs="Times New Roman"/>
          <w:b/>
          <w:bCs/>
          <w:color w:val="44546A" w:themeColor="text2"/>
          <w:sz w:val="28"/>
          <w:szCs w:val="28"/>
        </w:rPr>
      </w:pPr>
      <w:ins w:id="231" w:author="User" w:date="2026-01-22T15:02:00Z">
        <w:r w:rsidRPr="000C54C6">
          <w:rPr>
            <w:rFonts w:ascii="Times New Roman" w:eastAsia="SimSun" w:hAnsi="Times New Roman" w:cs="Times New Roman"/>
            <w:b/>
            <w:bCs/>
            <w:color w:val="44546A" w:themeColor="text2"/>
            <w:sz w:val="24"/>
            <w:szCs w:val="24"/>
          </w:rPr>
          <w:t>Fields</w:t>
        </w:r>
      </w:ins>
    </w:p>
    <w:tbl>
      <w:tblPr>
        <w:tblW w:w="7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614"/>
        <w:gridCol w:w="2163"/>
        <w:gridCol w:w="1152"/>
        <w:gridCol w:w="1171"/>
        <w:gridCol w:w="1637"/>
        <w:gridCol w:w="100"/>
      </w:tblGrid>
      <w:tr w:rsidR="00A118F2" w:rsidRPr="000C54C6" w14:paraId="5E6D1641" w14:textId="77777777" w:rsidTr="001A18D9">
        <w:trPr>
          <w:gridAfter w:val="1"/>
          <w:wAfter w:w="100" w:type="dxa"/>
          <w:trHeight w:val="303"/>
          <w:tblHeader/>
          <w:ins w:id="232" w:author="User" w:date="2026-01-22T15:02:00Z"/>
        </w:trPr>
        <w:tc>
          <w:tcPr>
            <w:tcW w:w="1614" w:type="dxa"/>
            <w:tcBorders>
              <w:tl2br w:val="nil"/>
              <w:tr2bl w:val="nil"/>
            </w:tcBorders>
            <w:vAlign w:val="center"/>
          </w:tcPr>
          <w:p w14:paraId="709D7B47" w14:textId="77777777" w:rsidR="00A118F2" w:rsidRPr="000C54C6" w:rsidRDefault="00A118F2" w:rsidP="001A18D9">
            <w:pPr>
              <w:widowControl/>
              <w:jc w:val="center"/>
              <w:rPr>
                <w:ins w:id="233" w:author="User" w:date="2026-01-22T15:02:00Z"/>
                <w:rFonts w:ascii="Times New Roman" w:hAnsi="Times New Roman" w:cs="Times New Roman"/>
                <w:b/>
                <w:bCs/>
              </w:rPr>
            </w:pPr>
            <w:ins w:id="234" w:author="User" w:date="2026-01-22T15:02:00Z">
              <w:r w:rsidRPr="000C54C6">
                <w:rPr>
                  <w:rStyle w:val="Strong"/>
                  <w:rFonts w:ascii="Times New Roman" w:eastAsia="SimSun" w:hAnsi="Times New Roman" w:cs="Times New Roman"/>
                  <w:lang w:eastAsia="zh-CN" w:bidi="ar"/>
                </w:rPr>
                <w:t>Field Name</w:t>
              </w:r>
            </w:ins>
          </w:p>
        </w:tc>
        <w:tc>
          <w:tcPr>
            <w:tcW w:w="2163" w:type="dxa"/>
            <w:tcBorders>
              <w:tl2br w:val="nil"/>
              <w:tr2bl w:val="nil"/>
            </w:tcBorders>
            <w:vAlign w:val="center"/>
          </w:tcPr>
          <w:p w14:paraId="648F4DC0" w14:textId="77777777" w:rsidR="00A118F2" w:rsidRPr="000C54C6" w:rsidRDefault="00A118F2" w:rsidP="001A18D9">
            <w:pPr>
              <w:widowControl/>
              <w:jc w:val="center"/>
              <w:rPr>
                <w:ins w:id="235" w:author="User" w:date="2026-01-22T15:02:00Z"/>
                <w:rFonts w:ascii="Times New Roman" w:hAnsi="Times New Roman" w:cs="Times New Roman"/>
                <w:b/>
                <w:bCs/>
              </w:rPr>
            </w:pPr>
            <w:ins w:id="236" w:author="User" w:date="2026-01-22T15:02:00Z">
              <w:r w:rsidRPr="000C54C6">
                <w:rPr>
                  <w:rStyle w:val="Strong"/>
                  <w:rFonts w:ascii="Times New Roman" w:eastAsia="SimSun" w:hAnsi="Times New Roman" w:cs="Times New Roman"/>
                  <w:lang w:eastAsia="zh-CN" w:bidi="ar"/>
                </w:rPr>
                <w:t>Type</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68A69B6F" w14:textId="77777777" w:rsidR="00A118F2" w:rsidRPr="000C54C6" w:rsidRDefault="00A118F2" w:rsidP="001A18D9">
            <w:pPr>
              <w:widowControl/>
              <w:jc w:val="center"/>
              <w:rPr>
                <w:ins w:id="237" w:author="User" w:date="2026-01-22T15:02:00Z"/>
                <w:rFonts w:ascii="Times New Roman" w:hAnsi="Times New Roman" w:cs="Times New Roman"/>
                <w:b/>
                <w:bCs/>
              </w:rPr>
            </w:pPr>
            <w:ins w:id="238" w:author="User" w:date="2026-01-22T15:02:00Z">
              <w:r w:rsidRPr="000C54C6">
                <w:rPr>
                  <w:rStyle w:val="Strong"/>
                  <w:rFonts w:ascii="Times New Roman" w:eastAsia="SimSun" w:hAnsi="Times New Roman" w:cs="Times New Roman"/>
                  <w:lang w:eastAsia="zh-CN" w:bidi="ar"/>
                </w:rPr>
                <w:t>Optional / 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5AA5E59D" w14:textId="77777777" w:rsidR="00A118F2" w:rsidRPr="000C54C6" w:rsidRDefault="00A118F2" w:rsidP="001A18D9">
            <w:pPr>
              <w:widowControl/>
              <w:jc w:val="center"/>
              <w:rPr>
                <w:ins w:id="239" w:author="User" w:date="2026-01-22T15:02:00Z"/>
                <w:rFonts w:ascii="Times New Roman" w:hAnsi="Times New Roman" w:cs="Times New Roman"/>
                <w:b/>
                <w:bCs/>
              </w:rPr>
            </w:pPr>
            <w:ins w:id="240" w:author="User" w:date="2026-01-22T15:02:00Z">
              <w:r w:rsidRPr="000C54C6">
                <w:rPr>
                  <w:rStyle w:val="Strong"/>
                  <w:rFonts w:ascii="Times New Roman" w:eastAsia="SimSun" w:hAnsi="Times New Roman" w:cs="Times New Roman"/>
                  <w:lang w:eastAsia="zh-CN" w:bidi="ar"/>
                </w:rPr>
                <w:t>Picklist Values</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29668E48" w14:textId="77777777" w:rsidR="00A118F2" w:rsidRPr="000C54C6" w:rsidRDefault="00A118F2" w:rsidP="001A18D9">
            <w:pPr>
              <w:widowControl/>
              <w:jc w:val="center"/>
              <w:rPr>
                <w:ins w:id="241" w:author="User" w:date="2026-01-22T15:02:00Z"/>
                <w:rFonts w:ascii="Times New Roman" w:hAnsi="Times New Roman" w:cs="Times New Roman"/>
                <w:b/>
                <w:bCs/>
              </w:rPr>
            </w:pPr>
            <w:ins w:id="242" w:author="User" w:date="2026-01-22T15:02:00Z">
              <w:r w:rsidRPr="000C54C6">
                <w:rPr>
                  <w:rStyle w:val="Strong"/>
                  <w:rFonts w:ascii="Times New Roman" w:eastAsia="SimSun" w:hAnsi="Times New Roman" w:cs="Times New Roman"/>
                  <w:lang w:eastAsia="zh-CN" w:bidi="ar"/>
                </w:rPr>
                <w:t>Comments</w:t>
              </w:r>
            </w:ins>
          </w:p>
        </w:tc>
      </w:tr>
      <w:tr w:rsidR="00A118F2" w:rsidRPr="000C54C6" w14:paraId="236DD88D" w14:textId="77777777" w:rsidTr="001A18D9">
        <w:trPr>
          <w:gridAfter w:val="1"/>
          <w:wAfter w:w="100" w:type="dxa"/>
          <w:trHeight w:val="303"/>
          <w:ins w:id="243" w:author="User" w:date="2026-01-22T15:02:00Z"/>
        </w:trPr>
        <w:tc>
          <w:tcPr>
            <w:tcW w:w="1614" w:type="dxa"/>
            <w:tcBorders>
              <w:tl2br w:val="nil"/>
              <w:tr2bl w:val="nil"/>
            </w:tcBorders>
            <w:vAlign w:val="center"/>
          </w:tcPr>
          <w:p w14:paraId="19FB9B00" w14:textId="77777777" w:rsidR="00A118F2" w:rsidRPr="000C54C6" w:rsidRDefault="00A118F2" w:rsidP="001A18D9">
            <w:pPr>
              <w:widowControl/>
              <w:jc w:val="center"/>
              <w:rPr>
                <w:ins w:id="244" w:author="User" w:date="2026-01-22T15:02:00Z"/>
                <w:rFonts w:ascii="Times New Roman" w:hAnsi="Times New Roman" w:cs="Times New Roman"/>
              </w:rPr>
            </w:pPr>
            <w:ins w:id="245" w:author="User" w:date="2026-01-22T15:02:00Z">
              <w:r w:rsidRPr="000C54C6">
                <w:rPr>
                  <w:rFonts w:ascii="Times New Roman" w:eastAsia="SimSun" w:hAnsi="Times New Roman" w:cs="Times New Roman"/>
                  <w:lang w:eastAsia="zh-CN" w:bidi="ar"/>
                </w:rPr>
                <w:t>Lead Name</w:t>
              </w:r>
            </w:ins>
          </w:p>
        </w:tc>
        <w:tc>
          <w:tcPr>
            <w:tcW w:w="2163" w:type="dxa"/>
            <w:tcBorders>
              <w:tl2br w:val="nil"/>
              <w:tr2bl w:val="nil"/>
            </w:tcBorders>
            <w:vAlign w:val="center"/>
          </w:tcPr>
          <w:p w14:paraId="64760B3E" w14:textId="77777777" w:rsidR="00A118F2" w:rsidRPr="000C54C6" w:rsidRDefault="00A118F2" w:rsidP="001A18D9">
            <w:pPr>
              <w:widowControl/>
              <w:jc w:val="center"/>
              <w:rPr>
                <w:ins w:id="246" w:author="User" w:date="2026-01-22T15:02:00Z"/>
                <w:rFonts w:ascii="Times New Roman" w:hAnsi="Times New Roman" w:cs="Times New Roman"/>
              </w:rPr>
            </w:pPr>
            <w:ins w:id="247" w:author="User" w:date="2026-01-22T15:02:00Z">
              <w:r w:rsidRPr="000C54C6">
                <w:rPr>
                  <w:rFonts w:ascii="Times New Roman" w:eastAsia="SimSun" w:hAnsi="Times New Roman" w:cs="Times New Roman"/>
                  <w:lang w:eastAsia="zh-CN" w:bidi="ar"/>
                </w:rPr>
                <w:t>Text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1F9A24DD" w14:textId="77777777" w:rsidR="00A118F2" w:rsidRPr="000C54C6" w:rsidRDefault="00A118F2" w:rsidP="001A18D9">
            <w:pPr>
              <w:widowControl/>
              <w:jc w:val="center"/>
              <w:rPr>
                <w:ins w:id="248" w:author="User" w:date="2026-01-22T15:02:00Z"/>
                <w:rFonts w:ascii="Times New Roman" w:hAnsi="Times New Roman" w:cs="Times New Roman"/>
              </w:rPr>
            </w:pPr>
            <w:ins w:id="249"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7784F5DE" w14:textId="77777777" w:rsidR="00A118F2" w:rsidRPr="000C54C6" w:rsidRDefault="00A118F2" w:rsidP="001A18D9">
            <w:pPr>
              <w:widowControl/>
              <w:jc w:val="center"/>
              <w:rPr>
                <w:ins w:id="250" w:author="User" w:date="2026-01-22T15:02:00Z"/>
                <w:rFonts w:ascii="Times New Roman" w:hAnsi="Times New Roman" w:cs="Times New Roman"/>
              </w:rPr>
            </w:pPr>
            <w:ins w:id="251"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42D93FB5" w14:textId="77777777" w:rsidR="00A118F2" w:rsidRPr="000C54C6" w:rsidRDefault="00A118F2" w:rsidP="001A18D9">
            <w:pPr>
              <w:widowControl/>
              <w:rPr>
                <w:ins w:id="252" w:author="User" w:date="2026-01-22T15:02:00Z"/>
                <w:rFonts w:ascii="Times New Roman" w:hAnsi="Times New Roman" w:cs="Times New Roman"/>
              </w:rPr>
            </w:pPr>
            <w:ins w:id="253" w:author="User" w:date="2026-01-22T15:02:00Z">
              <w:r w:rsidRPr="000C54C6">
                <w:rPr>
                  <w:rFonts w:ascii="Times New Roman" w:eastAsia="SimSun" w:hAnsi="Times New Roman" w:cs="Times New Roman"/>
                  <w:lang w:eastAsia="zh-CN" w:bidi="ar"/>
                </w:rPr>
                <w:t>Full name of the lead.</w:t>
              </w:r>
            </w:ins>
          </w:p>
        </w:tc>
      </w:tr>
      <w:tr w:rsidR="00A118F2" w:rsidRPr="000C54C6" w14:paraId="29608AC0" w14:textId="77777777" w:rsidTr="001A18D9">
        <w:trPr>
          <w:gridAfter w:val="1"/>
          <w:wAfter w:w="100" w:type="dxa"/>
          <w:trHeight w:val="451"/>
          <w:ins w:id="254" w:author="User" w:date="2026-01-22T15:02:00Z"/>
        </w:trPr>
        <w:tc>
          <w:tcPr>
            <w:tcW w:w="1614" w:type="dxa"/>
            <w:tcBorders>
              <w:tl2br w:val="nil"/>
              <w:tr2bl w:val="nil"/>
            </w:tcBorders>
            <w:vAlign w:val="center"/>
          </w:tcPr>
          <w:p w14:paraId="48194BE0" w14:textId="77777777" w:rsidR="00A118F2" w:rsidRPr="000C54C6" w:rsidRDefault="00A118F2" w:rsidP="001A18D9">
            <w:pPr>
              <w:widowControl/>
              <w:jc w:val="center"/>
              <w:rPr>
                <w:ins w:id="255" w:author="User" w:date="2026-01-22T15:02:00Z"/>
                <w:rFonts w:ascii="Times New Roman" w:hAnsi="Times New Roman" w:cs="Times New Roman"/>
              </w:rPr>
            </w:pPr>
            <w:ins w:id="256" w:author="User" w:date="2026-01-22T15:02:00Z">
              <w:r w:rsidRPr="000C54C6">
                <w:rPr>
                  <w:rFonts w:ascii="Times New Roman" w:eastAsia="SimSun" w:hAnsi="Times New Roman" w:cs="Times New Roman"/>
                  <w:lang w:eastAsia="zh-CN" w:bidi="ar"/>
                </w:rPr>
                <w:t>Company Name</w:t>
              </w:r>
            </w:ins>
          </w:p>
        </w:tc>
        <w:tc>
          <w:tcPr>
            <w:tcW w:w="2163" w:type="dxa"/>
            <w:tcBorders>
              <w:tl2br w:val="nil"/>
              <w:tr2bl w:val="nil"/>
            </w:tcBorders>
            <w:vAlign w:val="center"/>
          </w:tcPr>
          <w:p w14:paraId="0D80A220" w14:textId="77777777" w:rsidR="00A118F2" w:rsidRPr="000C54C6" w:rsidRDefault="00A118F2" w:rsidP="001A18D9">
            <w:pPr>
              <w:widowControl/>
              <w:jc w:val="center"/>
              <w:rPr>
                <w:ins w:id="257" w:author="User" w:date="2026-01-22T15:02:00Z"/>
                <w:rFonts w:ascii="Times New Roman" w:hAnsi="Times New Roman" w:cs="Times New Roman"/>
              </w:rPr>
            </w:pPr>
            <w:ins w:id="258" w:author="User" w:date="2026-01-22T15:02:00Z">
              <w:r w:rsidRPr="000C54C6">
                <w:rPr>
                  <w:rFonts w:ascii="Times New Roman" w:eastAsia="SimSun" w:hAnsi="Times New Roman" w:cs="Times New Roman"/>
                  <w:lang w:eastAsia="zh-CN" w:bidi="ar"/>
                </w:rPr>
                <w:t>Text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1AD85F9F" w14:textId="77777777" w:rsidR="00A118F2" w:rsidRPr="000C54C6" w:rsidRDefault="00A118F2" w:rsidP="001A18D9">
            <w:pPr>
              <w:widowControl/>
              <w:jc w:val="center"/>
              <w:rPr>
                <w:ins w:id="259" w:author="User" w:date="2026-01-22T15:02:00Z"/>
                <w:rFonts w:ascii="Times New Roman" w:hAnsi="Times New Roman" w:cs="Times New Roman"/>
              </w:rPr>
            </w:pPr>
            <w:ins w:id="260" w:author="User" w:date="2026-01-22T15:02:00Z">
              <w:r w:rsidRPr="000C54C6">
                <w:rPr>
                  <w:rFonts w:ascii="Times New Roman" w:eastAsia="SimSun" w:hAnsi="Times New Roman" w:cs="Times New Roman"/>
                  <w:color w:val="7B7B7B" w:themeColor="accent3" w:themeShade="BF"/>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79D920DD" w14:textId="77777777" w:rsidR="00A118F2" w:rsidRPr="000C54C6" w:rsidRDefault="00A118F2" w:rsidP="001A18D9">
            <w:pPr>
              <w:widowControl/>
              <w:jc w:val="center"/>
              <w:rPr>
                <w:ins w:id="261" w:author="User" w:date="2026-01-22T15:02:00Z"/>
                <w:rFonts w:ascii="Times New Roman" w:hAnsi="Times New Roman" w:cs="Times New Roman"/>
              </w:rPr>
            </w:pPr>
            <w:ins w:id="262"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19CEB0C7" w14:textId="77777777" w:rsidR="00A118F2" w:rsidRPr="000C54C6" w:rsidRDefault="00A118F2" w:rsidP="001A18D9">
            <w:pPr>
              <w:widowControl/>
              <w:rPr>
                <w:ins w:id="263" w:author="User" w:date="2026-01-22T15:02:00Z"/>
                <w:rFonts w:ascii="Times New Roman" w:hAnsi="Times New Roman" w:cs="Times New Roman"/>
              </w:rPr>
            </w:pPr>
            <w:ins w:id="264" w:author="User" w:date="2026-01-22T15:02:00Z">
              <w:r w:rsidRPr="000C54C6">
                <w:rPr>
                  <w:rFonts w:ascii="Times New Roman" w:eastAsia="SimSun" w:hAnsi="Times New Roman" w:cs="Times New Roman"/>
                  <w:lang w:eastAsia="zh-CN" w:bidi="ar"/>
                </w:rPr>
                <w:t>Name of the company (if applicable).</w:t>
              </w:r>
            </w:ins>
          </w:p>
        </w:tc>
      </w:tr>
      <w:tr w:rsidR="00A118F2" w:rsidRPr="000C54C6" w14:paraId="12779B68" w14:textId="77777777" w:rsidTr="001A18D9">
        <w:trPr>
          <w:gridAfter w:val="1"/>
          <w:wAfter w:w="100" w:type="dxa"/>
          <w:trHeight w:val="599"/>
          <w:ins w:id="265" w:author="User" w:date="2026-01-22T15:02:00Z"/>
        </w:trPr>
        <w:tc>
          <w:tcPr>
            <w:tcW w:w="1614" w:type="dxa"/>
            <w:tcBorders>
              <w:tl2br w:val="nil"/>
              <w:tr2bl w:val="nil"/>
            </w:tcBorders>
            <w:vAlign w:val="center"/>
          </w:tcPr>
          <w:p w14:paraId="77B7B406" w14:textId="77777777" w:rsidR="00A118F2" w:rsidRPr="000C54C6" w:rsidRDefault="00A118F2" w:rsidP="001A18D9">
            <w:pPr>
              <w:widowControl/>
              <w:jc w:val="center"/>
              <w:rPr>
                <w:ins w:id="266" w:author="User" w:date="2026-01-22T15:02:00Z"/>
                <w:rFonts w:ascii="Times New Roman" w:hAnsi="Times New Roman" w:cs="Times New Roman"/>
              </w:rPr>
            </w:pPr>
            <w:ins w:id="267" w:author="User" w:date="2026-01-22T15:02:00Z">
              <w:r w:rsidRPr="000C54C6">
                <w:rPr>
                  <w:rFonts w:ascii="Times New Roman" w:eastAsia="SimSun" w:hAnsi="Times New Roman" w:cs="Times New Roman"/>
                  <w:lang w:eastAsia="zh-CN" w:bidi="ar"/>
                </w:rPr>
                <w:t>Email</w:t>
              </w:r>
            </w:ins>
          </w:p>
        </w:tc>
        <w:tc>
          <w:tcPr>
            <w:tcW w:w="2163" w:type="dxa"/>
            <w:tcBorders>
              <w:tl2br w:val="nil"/>
              <w:tr2bl w:val="nil"/>
            </w:tcBorders>
            <w:vAlign w:val="center"/>
          </w:tcPr>
          <w:p w14:paraId="5D8246EF" w14:textId="77777777" w:rsidR="00A118F2" w:rsidRPr="000C54C6" w:rsidRDefault="00A118F2" w:rsidP="001A18D9">
            <w:pPr>
              <w:widowControl/>
              <w:jc w:val="center"/>
              <w:rPr>
                <w:ins w:id="268" w:author="User" w:date="2026-01-22T15:02:00Z"/>
                <w:rFonts w:ascii="Times New Roman" w:hAnsi="Times New Roman" w:cs="Times New Roman"/>
              </w:rPr>
            </w:pPr>
            <w:ins w:id="269" w:author="User" w:date="2026-01-22T15:02:00Z">
              <w:r w:rsidRPr="000C54C6">
                <w:rPr>
                  <w:rFonts w:ascii="Times New Roman" w:eastAsia="SimSun" w:hAnsi="Times New Roman" w:cs="Times New Roman"/>
                  <w:lang w:eastAsia="zh-CN" w:bidi="ar"/>
                </w:rPr>
                <w:t>Email</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69E8294C" w14:textId="77777777" w:rsidR="00A118F2" w:rsidRPr="000C54C6" w:rsidRDefault="00A118F2" w:rsidP="001A18D9">
            <w:pPr>
              <w:widowControl/>
              <w:jc w:val="center"/>
              <w:rPr>
                <w:ins w:id="270" w:author="User" w:date="2026-01-22T15:02:00Z"/>
                <w:rFonts w:ascii="Times New Roman" w:hAnsi="Times New Roman" w:cs="Times New Roman"/>
              </w:rPr>
            </w:pPr>
            <w:ins w:id="271" w:author="User" w:date="2026-01-22T15:02:00Z">
              <w:r w:rsidRPr="000C54C6">
                <w:rPr>
                  <w:rFonts w:ascii="Times New Roman" w:eastAsia="SimSun" w:hAnsi="Times New Roman" w:cs="Times New Roman"/>
                  <w:color w:val="7B7B7B" w:themeColor="accent3" w:themeShade="BF"/>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0A8526B9" w14:textId="77777777" w:rsidR="00A118F2" w:rsidRPr="000C54C6" w:rsidRDefault="00A118F2" w:rsidP="001A18D9">
            <w:pPr>
              <w:widowControl/>
              <w:jc w:val="center"/>
              <w:rPr>
                <w:ins w:id="272" w:author="User" w:date="2026-01-22T15:02:00Z"/>
                <w:rFonts w:ascii="Times New Roman" w:hAnsi="Times New Roman" w:cs="Times New Roman"/>
              </w:rPr>
            </w:pPr>
            <w:ins w:id="273"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312B4014" w14:textId="77777777" w:rsidR="00A118F2" w:rsidRPr="000C54C6" w:rsidRDefault="00A118F2" w:rsidP="001A18D9">
            <w:pPr>
              <w:widowControl/>
              <w:rPr>
                <w:ins w:id="274" w:author="User" w:date="2026-01-22T15:02:00Z"/>
                <w:rFonts w:ascii="Times New Roman" w:eastAsia="SimSun" w:hAnsi="Times New Roman" w:cs="Times New Roman"/>
                <w:color w:val="92D050"/>
                <w:lang w:eastAsia="zh-CN" w:bidi="ar"/>
              </w:rPr>
            </w:pPr>
            <w:ins w:id="275" w:author="User" w:date="2026-01-22T15:02:00Z">
              <w:r w:rsidRPr="000C54C6">
                <w:rPr>
                  <w:rFonts w:ascii="Times New Roman" w:eastAsia="SimSun" w:hAnsi="Times New Roman" w:cs="Times New Roman"/>
                  <w:lang w:eastAsia="zh-CN" w:bidi="ar"/>
                </w:rPr>
                <w:t>Primary email ID of the lead. Used for duplication check.</w:t>
              </w:r>
            </w:ins>
          </w:p>
          <w:p w14:paraId="634613EF" w14:textId="77777777" w:rsidR="00A118F2" w:rsidRPr="000C54C6" w:rsidRDefault="00A118F2" w:rsidP="001A18D9">
            <w:pPr>
              <w:widowControl/>
              <w:rPr>
                <w:ins w:id="276" w:author="User" w:date="2026-01-22T15:02:00Z"/>
                <w:rFonts w:ascii="Times New Roman" w:hAnsi="Times New Roman" w:cs="Times New Roman"/>
                <w:color w:val="92D050"/>
              </w:rPr>
            </w:pPr>
            <w:ins w:id="277" w:author="User" w:date="2026-01-22T15:02:00Z">
              <w:r w:rsidRPr="000C54C6">
                <w:rPr>
                  <w:rFonts w:ascii="Times New Roman" w:eastAsia="SimSun" w:hAnsi="Times New Roman" w:cs="Times New Roman"/>
                  <w:color w:val="525252" w:themeColor="accent3" w:themeShade="80"/>
                  <w:lang w:eastAsia="zh-CN" w:bidi="ar"/>
                </w:rPr>
                <w:t>If available system will check the duplication</w:t>
              </w:r>
            </w:ins>
          </w:p>
        </w:tc>
      </w:tr>
      <w:tr w:rsidR="00A118F2" w:rsidRPr="000C54C6" w14:paraId="076B820F" w14:textId="77777777" w:rsidTr="001A18D9">
        <w:trPr>
          <w:gridAfter w:val="1"/>
          <w:wAfter w:w="100" w:type="dxa"/>
          <w:trHeight w:val="1504"/>
          <w:ins w:id="278" w:author="User" w:date="2026-01-22T15:02:00Z"/>
        </w:trPr>
        <w:tc>
          <w:tcPr>
            <w:tcW w:w="1614" w:type="dxa"/>
            <w:tcBorders>
              <w:tl2br w:val="nil"/>
              <w:tr2bl w:val="nil"/>
            </w:tcBorders>
            <w:vAlign w:val="center"/>
          </w:tcPr>
          <w:p w14:paraId="1191A79F" w14:textId="77777777" w:rsidR="00A118F2" w:rsidRPr="000C54C6" w:rsidRDefault="00A118F2" w:rsidP="001A18D9">
            <w:pPr>
              <w:widowControl/>
              <w:jc w:val="center"/>
              <w:rPr>
                <w:ins w:id="279" w:author="User" w:date="2026-01-22T15:02:00Z"/>
                <w:rFonts w:ascii="Times New Roman" w:hAnsi="Times New Roman" w:cs="Times New Roman"/>
              </w:rPr>
            </w:pPr>
            <w:ins w:id="280" w:author="User" w:date="2026-01-22T15:02:00Z">
              <w:r w:rsidRPr="000C54C6">
                <w:rPr>
                  <w:rFonts w:ascii="Times New Roman" w:eastAsia="SimSun" w:hAnsi="Times New Roman" w:cs="Times New Roman"/>
                  <w:lang w:eastAsia="zh-CN" w:bidi="ar"/>
                </w:rPr>
                <w:t>Primary Phone</w:t>
              </w:r>
            </w:ins>
          </w:p>
        </w:tc>
        <w:tc>
          <w:tcPr>
            <w:tcW w:w="2163" w:type="dxa"/>
            <w:tcBorders>
              <w:tl2br w:val="nil"/>
              <w:tr2bl w:val="nil"/>
            </w:tcBorders>
            <w:vAlign w:val="center"/>
          </w:tcPr>
          <w:p w14:paraId="1BD83324" w14:textId="77777777" w:rsidR="00A118F2" w:rsidRPr="000C54C6" w:rsidRDefault="00A118F2" w:rsidP="001A18D9">
            <w:pPr>
              <w:widowControl/>
              <w:jc w:val="center"/>
              <w:rPr>
                <w:ins w:id="281" w:author="User" w:date="2026-01-22T15:02:00Z"/>
                <w:rFonts w:ascii="Times New Roman" w:hAnsi="Times New Roman" w:cs="Times New Roman"/>
              </w:rPr>
            </w:pPr>
            <w:ins w:id="282" w:author="User" w:date="2026-01-22T15:02:00Z">
              <w:r w:rsidRPr="000C54C6">
                <w:rPr>
                  <w:rFonts w:ascii="Times New Roman" w:eastAsia="SimSun" w:hAnsi="Times New Roman" w:cs="Times New Roman"/>
                  <w:lang w:eastAsia="zh-CN" w:bidi="ar"/>
                </w:rPr>
                <w:t>Phone</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502E9E48" w14:textId="77777777" w:rsidR="00A118F2" w:rsidRPr="000C54C6" w:rsidRDefault="00A118F2" w:rsidP="001A18D9">
            <w:pPr>
              <w:widowControl/>
              <w:jc w:val="center"/>
              <w:rPr>
                <w:ins w:id="283" w:author="User" w:date="2026-01-22T15:02:00Z"/>
                <w:rFonts w:ascii="Times New Roman" w:hAnsi="Times New Roman" w:cs="Times New Roman"/>
              </w:rPr>
            </w:pPr>
            <w:ins w:id="284"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277AFE75" w14:textId="77777777" w:rsidR="00A118F2" w:rsidRPr="000C54C6" w:rsidRDefault="00A118F2" w:rsidP="001A18D9">
            <w:pPr>
              <w:widowControl/>
              <w:jc w:val="center"/>
              <w:rPr>
                <w:ins w:id="285" w:author="User" w:date="2026-01-22T15:02:00Z"/>
                <w:rFonts w:ascii="Times New Roman" w:hAnsi="Times New Roman" w:cs="Times New Roman"/>
              </w:rPr>
            </w:pPr>
            <w:ins w:id="286"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3480A13A" w14:textId="77777777" w:rsidR="00A118F2" w:rsidRPr="000C54C6" w:rsidRDefault="00A118F2" w:rsidP="001A18D9">
            <w:pPr>
              <w:widowControl/>
              <w:rPr>
                <w:ins w:id="287" w:author="User" w:date="2026-01-22T15:02:00Z"/>
                <w:rFonts w:ascii="Times New Roman" w:hAnsi="Times New Roman" w:cs="Times New Roman"/>
                <w:color w:val="EE0000"/>
              </w:rPr>
            </w:pPr>
            <w:ins w:id="288" w:author="User" w:date="2026-01-22T15:02:00Z">
              <w:r w:rsidRPr="000C54C6">
                <w:rPr>
                  <w:rFonts w:ascii="Times New Roman" w:eastAsia="SimSun" w:hAnsi="Times New Roman" w:cs="Times New Roman"/>
                  <w:lang w:eastAsia="zh-CN" w:bidi="ar"/>
                </w:rPr>
                <w:t>Primary contact number. Used for duplication check.</w:t>
              </w:r>
            </w:ins>
          </w:p>
          <w:p w14:paraId="45B5F5ED" w14:textId="77777777" w:rsidR="00A118F2" w:rsidRPr="000C54C6" w:rsidRDefault="00A118F2" w:rsidP="001A18D9">
            <w:pPr>
              <w:pStyle w:val="CommentText"/>
              <w:rPr>
                <w:ins w:id="289" w:author="User" w:date="2026-01-22T15:02:00Z"/>
                <w:rFonts w:ascii="Times New Roman" w:hAnsi="Times New Roman" w:cs="Times New Roman"/>
                <w:color w:val="7B7B7B" w:themeColor="accent3" w:themeShade="BF"/>
                <w:rPrChange w:id="290" w:author="User" w:date="2026-02-02T18:38:00Z">
                  <w:rPr>
                    <w:ins w:id="291" w:author="User" w:date="2026-01-22T15:02:00Z"/>
                    <w:color w:val="7B7B7B" w:themeColor="accent3" w:themeShade="BF"/>
                  </w:rPr>
                </w:rPrChange>
              </w:rPr>
            </w:pPr>
            <w:ins w:id="292" w:author="User" w:date="2026-01-22T15:02:00Z">
              <w:r w:rsidRPr="000C54C6">
                <w:rPr>
                  <w:rFonts w:ascii="Times New Roman" w:hAnsi="Times New Roman" w:cs="Times New Roman"/>
                  <w:color w:val="7B7B7B" w:themeColor="accent3" w:themeShade="BF"/>
                  <w:rPrChange w:id="293" w:author="User" w:date="2026-02-02T18:38:00Z">
                    <w:rPr>
                      <w:color w:val="7B7B7B" w:themeColor="accent3" w:themeShade="BF"/>
                    </w:rPr>
                  </w:rPrChange>
                </w:rPr>
                <w:t>Duplication check will be applicable for primary and secondary mobile numbers, in each case both will be checked</w:t>
              </w:r>
            </w:ins>
          </w:p>
          <w:p w14:paraId="70A8665A" w14:textId="77777777" w:rsidR="00A118F2" w:rsidRPr="000C54C6" w:rsidRDefault="00A118F2" w:rsidP="001A18D9">
            <w:pPr>
              <w:widowControl/>
              <w:rPr>
                <w:ins w:id="294" w:author="User" w:date="2026-01-22T15:02:00Z"/>
                <w:rFonts w:ascii="Times New Roman" w:hAnsi="Times New Roman" w:cs="Times New Roman"/>
              </w:rPr>
            </w:pPr>
          </w:p>
        </w:tc>
      </w:tr>
      <w:tr w:rsidR="00A118F2" w:rsidRPr="000C54C6" w14:paraId="44822963" w14:textId="77777777" w:rsidTr="001A18D9">
        <w:trPr>
          <w:gridAfter w:val="1"/>
          <w:wAfter w:w="100" w:type="dxa"/>
          <w:trHeight w:val="1652"/>
          <w:ins w:id="295" w:author="User" w:date="2026-01-22T15:02:00Z"/>
        </w:trPr>
        <w:tc>
          <w:tcPr>
            <w:tcW w:w="1614" w:type="dxa"/>
            <w:tcBorders>
              <w:tl2br w:val="nil"/>
              <w:tr2bl w:val="nil"/>
            </w:tcBorders>
            <w:vAlign w:val="center"/>
          </w:tcPr>
          <w:p w14:paraId="42693A90" w14:textId="77777777" w:rsidR="00A118F2" w:rsidRPr="000C54C6" w:rsidRDefault="00A118F2" w:rsidP="001A18D9">
            <w:pPr>
              <w:widowControl/>
              <w:jc w:val="center"/>
              <w:rPr>
                <w:ins w:id="296" w:author="User" w:date="2026-01-22T15:02:00Z"/>
                <w:rFonts w:ascii="Times New Roman" w:hAnsi="Times New Roman" w:cs="Times New Roman"/>
              </w:rPr>
            </w:pPr>
            <w:ins w:id="297" w:author="User" w:date="2026-01-22T15:02:00Z">
              <w:r w:rsidRPr="000C54C6">
                <w:rPr>
                  <w:rFonts w:ascii="Times New Roman" w:eastAsia="SimSun" w:hAnsi="Times New Roman" w:cs="Times New Roman"/>
                  <w:lang w:eastAsia="zh-CN" w:bidi="ar"/>
                </w:rPr>
                <w:t>Secondary Phone</w:t>
              </w:r>
            </w:ins>
          </w:p>
        </w:tc>
        <w:tc>
          <w:tcPr>
            <w:tcW w:w="2163" w:type="dxa"/>
            <w:tcBorders>
              <w:tl2br w:val="nil"/>
              <w:tr2bl w:val="nil"/>
            </w:tcBorders>
            <w:vAlign w:val="center"/>
          </w:tcPr>
          <w:p w14:paraId="59F87A3B" w14:textId="77777777" w:rsidR="00A118F2" w:rsidRPr="000C54C6" w:rsidRDefault="00A118F2" w:rsidP="001A18D9">
            <w:pPr>
              <w:widowControl/>
              <w:jc w:val="center"/>
              <w:rPr>
                <w:ins w:id="298" w:author="User" w:date="2026-01-22T15:02:00Z"/>
                <w:rFonts w:ascii="Times New Roman" w:hAnsi="Times New Roman" w:cs="Times New Roman"/>
              </w:rPr>
            </w:pPr>
            <w:ins w:id="299" w:author="User" w:date="2026-01-22T15:02:00Z">
              <w:r w:rsidRPr="000C54C6">
                <w:rPr>
                  <w:rFonts w:ascii="Times New Roman" w:eastAsia="SimSun" w:hAnsi="Times New Roman" w:cs="Times New Roman"/>
                  <w:lang w:eastAsia="zh-CN" w:bidi="ar"/>
                </w:rPr>
                <w:t>Phone</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2C76140F" w14:textId="77777777" w:rsidR="00A118F2" w:rsidRPr="000C54C6" w:rsidRDefault="00A118F2" w:rsidP="001A18D9">
            <w:pPr>
              <w:widowControl/>
              <w:jc w:val="center"/>
              <w:rPr>
                <w:ins w:id="300" w:author="User" w:date="2026-01-22T15:02:00Z"/>
                <w:rFonts w:ascii="Times New Roman" w:hAnsi="Times New Roman" w:cs="Times New Roman"/>
              </w:rPr>
            </w:pPr>
            <w:ins w:id="301" w:author="User" w:date="2026-01-22T15:02:00Z">
              <w:r w:rsidRPr="000C54C6">
                <w:rPr>
                  <w:rFonts w:ascii="Times New Roman" w:eastAsia="SimSun" w:hAnsi="Times New Roman" w:cs="Times New Roman"/>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48EC4922" w14:textId="77777777" w:rsidR="00A118F2" w:rsidRPr="000C54C6" w:rsidRDefault="00A118F2" w:rsidP="001A18D9">
            <w:pPr>
              <w:widowControl/>
              <w:jc w:val="center"/>
              <w:rPr>
                <w:ins w:id="302" w:author="User" w:date="2026-01-22T15:02:00Z"/>
                <w:rFonts w:ascii="Times New Roman" w:hAnsi="Times New Roman" w:cs="Times New Roman"/>
              </w:rPr>
            </w:pPr>
            <w:ins w:id="303"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shd w:val="clear" w:color="auto" w:fill="FFFFFF" w:themeFill="background1"/>
            <w:vAlign w:val="center"/>
          </w:tcPr>
          <w:p w14:paraId="2BBE7458" w14:textId="77777777" w:rsidR="00A118F2" w:rsidRPr="000C54C6" w:rsidRDefault="00A118F2">
            <w:pPr>
              <w:widowControl/>
              <w:rPr>
                <w:ins w:id="304" w:author="User" w:date="2026-01-22T15:02:00Z"/>
                <w:rFonts w:ascii="Times New Roman" w:eastAsia="SimSun" w:hAnsi="Times New Roman" w:cs="Times New Roman"/>
                <w:lang w:eastAsia="zh-CN" w:bidi="ar"/>
              </w:rPr>
            </w:pPr>
            <w:ins w:id="305" w:author="User" w:date="2026-01-22T15:02:00Z">
              <w:r w:rsidRPr="000C54C6">
                <w:rPr>
                  <w:rFonts w:ascii="Times New Roman" w:eastAsia="SimSun" w:hAnsi="Times New Roman" w:cs="Times New Roman"/>
                  <w:lang w:eastAsia="zh-CN" w:bidi="ar"/>
                </w:rPr>
                <w:t>Alternate contact number. Used for duplication check.</w:t>
              </w:r>
              <w:r w:rsidRPr="000C54C6">
                <w:rPr>
                  <w:rFonts w:ascii="Times New Roman" w:hAnsi="Times New Roman" w:cs="Times New Roman"/>
                  <w:rPrChange w:id="306" w:author="User" w:date="2026-02-02T18:38:00Z">
                    <w:rPr/>
                  </w:rPrChange>
                </w:rPr>
                <w:br/>
              </w:r>
            </w:ins>
          </w:p>
        </w:tc>
      </w:tr>
      <w:tr w:rsidR="00A118F2" w:rsidRPr="000C54C6" w14:paraId="0484686D" w14:textId="77777777" w:rsidTr="001A18D9">
        <w:trPr>
          <w:gridAfter w:val="1"/>
          <w:wAfter w:w="100" w:type="dxa"/>
          <w:trHeight w:val="303"/>
          <w:ins w:id="307" w:author="User" w:date="2026-01-22T15:02:00Z"/>
        </w:trPr>
        <w:tc>
          <w:tcPr>
            <w:tcW w:w="1614" w:type="dxa"/>
            <w:tcBorders>
              <w:tl2br w:val="nil"/>
              <w:tr2bl w:val="nil"/>
            </w:tcBorders>
            <w:vAlign w:val="center"/>
          </w:tcPr>
          <w:p w14:paraId="507A9780" w14:textId="77777777" w:rsidR="00A118F2" w:rsidRPr="000C54C6" w:rsidRDefault="00A118F2" w:rsidP="001A18D9">
            <w:pPr>
              <w:widowControl/>
              <w:jc w:val="center"/>
              <w:rPr>
                <w:ins w:id="308" w:author="User" w:date="2026-01-22T15:02:00Z"/>
                <w:rFonts w:ascii="Times New Roman" w:eastAsia="SimSun" w:hAnsi="Times New Roman" w:cs="Times New Roman"/>
                <w:lang w:eastAsia="zh-CN" w:bidi="ar"/>
              </w:rPr>
            </w:pPr>
            <w:ins w:id="309" w:author="User" w:date="2026-01-22T15:02:00Z">
              <w:r w:rsidRPr="000C54C6">
                <w:rPr>
                  <w:rFonts w:ascii="Times New Roman" w:eastAsia="SimSun" w:hAnsi="Times New Roman" w:cs="Times New Roman"/>
                  <w:lang w:eastAsia="zh-CN" w:bidi="ar"/>
                </w:rPr>
                <w:t>Secondary Email</w:t>
              </w:r>
            </w:ins>
          </w:p>
        </w:tc>
        <w:tc>
          <w:tcPr>
            <w:tcW w:w="2163" w:type="dxa"/>
            <w:tcBorders>
              <w:tl2br w:val="nil"/>
              <w:tr2bl w:val="nil"/>
            </w:tcBorders>
            <w:vAlign w:val="center"/>
          </w:tcPr>
          <w:p w14:paraId="0A12EFDB" w14:textId="77777777" w:rsidR="00A118F2" w:rsidRPr="000C54C6" w:rsidRDefault="00A118F2" w:rsidP="001A18D9">
            <w:pPr>
              <w:widowControl/>
              <w:jc w:val="center"/>
              <w:rPr>
                <w:ins w:id="310" w:author="User" w:date="2026-01-22T15:02:00Z"/>
                <w:rFonts w:ascii="Times New Roman" w:eastAsia="SimSun" w:hAnsi="Times New Roman" w:cs="Times New Roman"/>
                <w:lang w:eastAsia="zh-CN" w:bidi="ar"/>
              </w:rPr>
            </w:pPr>
            <w:ins w:id="311" w:author="User" w:date="2026-01-22T15:02:00Z">
              <w:r w:rsidRPr="000C54C6">
                <w:rPr>
                  <w:rFonts w:ascii="Times New Roman" w:eastAsia="SimSun" w:hAnsi="Times New Roman" w:cs="Times New Roman"/>
                  <w:lang w:eastAsia="zh-CN" w:bidi="ar"/>
                </w:rPr>
                <w:t>Phone</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13885CAF" w14:textId="77777777" w:rsidR="00A118F2" w:rsidRPr="000C54C6" w:rsidRDefault="00A118F2" w:rsidP="001A18D9">
            <w:pPr>
              <w:widowControl/>
              <w:jc w:val="center"/>
              <w:rPr>
                <w:ins w:id="312" w:author="User" w:date="2026-01-22T15:02:00Z"/>
                <w:rFonts w:ascii="Times New Roman" w:eastAsia="SimSun" w:hAnsi="Times New Roman" w:cs="Times New Roman"/>
                <w:lang w:eastAsia="zh-CN" w:bidi="ar"/>
              </w:rPr>
            </w:pPr>
            <w:ins w:id="313" w:author="User" w:date="2026-01-22T15:02:00Z">
              <w:r w:rsidRPr="000C54C6">
                <w:rPr>
                  <w:rFonts w:ascii="Times New Roman" w:eastAsia="SimSun" w:hAnsi="Times New Roman" w:cs="Times New Roman"/>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71585AEC" w14:textId="77777777" w:rsidR="00A118F2" w:rsidRPr="000C54C6" w:rsidRDefault="00A118F2" w:rsidP="001A18D9">
            <w:pPr>
              <w:widowControl/>
              <w:jc w:val="center"/>
              <w:rPr>
                <w:ins w:id="314" w:author="User" w:date="2026-01-22T15:02:00Z"/>
                <w:rFonts w:ascii="Times New Roman" w:eastAsia="SimSun" w:hAnsi="Times New Roman" w:cs="Times New Roman"/>
                <w:lang w:eastAsia="zh-CN" w:bidi="ar"/>
              </w:rPr>
            </w:pPr>
            <w:ins w:id="315"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65A4F629" w14:textId="77777777" w:rsidR="00A118F2" w:rsidRPr="000C54C6" w:rsidRDefault="00A118F2" w:rsidP="001A18D9">
            <w:pPr>
              <w:widowControl/>
              <w:rPr>
                <w:ins w:id="316" w:author="User" w:date="2026-01-22T15:02:00Z"/>
                <w:rFonts w:ascii="Times New Roman" w:eastAsia="SimSun" w:hAnsi="Times New Roman" w:cs="Times New Roman"/>
                <w:lang w:eastAsia="zh-CN" w:bidi="ar"/>
              </w:rPr>
            </w:pPr>
            <w:ins w:id="317" w:author="User" w:date="2026-01-22T15:02:00Z">
              <w:r w:rsidRPr="000C54C6">
                <w:rPr>
                  <w:rFonts w:ascii="Times New Roman" w:eastAsia="SimSun" w:hAnsi="Times New Roman" w:cs="Times New Roman"/>
                  <w:lang w:eastAsia="zh-CN" w:bidi="ar"/>
                </w:rPr>
                <w:t xml:space="preserve">Alternate contact Email. </w:t>
              </w:r>
            </w:ins>
          </w:p>
        </w:tc>
      </w:tr>
      <w:tr w:rsidR="00A118F2" w:rsidRPr="000C54C6" w14:paraId="2669EEB4" w14:textId="77777777" w:rsidTr="001A18D9">
        <w:trPr>
          <w:gridAfter w:val="1"/>
          <w:wAfter w:w="100" w:type="dxa"/>
          <w:trHeight w:val="599"/>
          <w:ins w:id="318" w:author="User" w:date="2026-01-22T15:02:00Z"/>
        </w:trPr>
        <w:tc>
          <w:tcPr>
            <w:tcW w:w="1614" w:type="dxa"/>
            <w:tcBorders>
              <w:tl2br w:val="nil"/>
              <w:tr2bl w:val="nil"/>
            </w:tcBorders>
            <w:vAlign w:val="center"/>
          </w:tcPr>
          <w:p w14:paraId="66A6D5CB" w14:textId="77777777" w:rsidR="00A118F2" w:rsidRPr="000C54C6" w:rsidRDefault="00A118F2" w:rsidP="001A18D9">
            <w:pPr>
              <w:widowControl/>
              <w:jc w:val="center"/>
              <w:rPr>
                <w:ins w:id="319" w:author="User" w:date="2026-01-22T15:02:00Z"/>
                <w:rFonts w:ascii="Times New Roman" w:hAnsi="Times New Roman" w:cs="Times New Roman"/>
              </w:rPr>
            </w:pPr>
            <w:ins w:id="320" w:author="User" w:date="2026-01-22T15:02:00Z">
              <w:r w:rsidRPr="000C54C6">
                <w:rPr>
                  <w:rFonts w:ascii="Times New Roman" w:eastAsia="SimSun" w:hAnsi="Times New Roman" w:cs="Times New Roman"/>
                  <w:lang w:eastAsia="zh-CN" w:bidi="ar"/>
                </w:rPr>
                <w:t>GST Number</w:t>
              </w:r>
            </w:ins>
          </w:p>
        </w:tc>
        <w:tc>
          <w:tcPr>
            <w:tcW w:w="2163" w:type="dxa"/>
            <w:tcBorders>
              <w:tl2br w:val="nil"/>
              <w:tr2bl w:val="nil"/>
            </w:tcBorders>
            <w:vAlign w:val="center"/>
          </w:tcPr>
          <w:p w14:paraId="2964AF6E" w14:textId="77777777" w:rsidR="00A118F2" w:rsidRPr="000C54C6" w:rsidRDefault="00A118F2" w:rsidP="001A18D9">
            <w:pPr>
              <w:widowControl/>
              <w:jc w:val="center"/>
              <w:rPr>
                <w:ins w:id="321" w:author="User" w:date="2026-01-22T15:02:00Z"/>
                <w:rFonts w:ascii="Times New Roman" w:hAnsi="Times New Roman" w:cs="Times New Roman"/>
              </w:rPr>
            </w:pPr>
            <w:ins w:id="322" w:author="User" w:date="2026-01-22T15:02:00Z">
              <w:r w:rsidRPr="000C54C6">
                <w:rPr>
                  <w:rFonts w:ascii="Times New Roman" w:eastAsia="SimSun" w:hAnsi="Times New Roman" w:cs="Times New Roman"/>
                  <w:lang w:eastAsia="zh-CN" w:bidi="ar"/>
                </w:rPr>
                <w:t>Text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16AACAE8" w14:textId="77777777" w:rsidR="00A118F2" w:rsidRPr="000C54C6" w:rsidRDefault="00A118F2" w:rsidP="001A18D9">
            <w:pPr>
              <w:widowControl/>
              <w:jc w:val="center"/>
              <w:rPr>
                <w:ins w:id="323" w:author="User" w:date="2026-01-22T15:02:00Z"/>
                <w:rFonts w:ascii="Times New Roman" w:hAnsi="Times New Roman" w:cs="Times New Roman"/>
              </w:rPr>
            </w:pPr>
            <w:ins w:id="324" w:author="User" w:date="2026-01-22T15:02:00Z">
              <w:r w:rsidRPr="000C54C6">
                <w:rPr>
                  <w:rFonts w:ascii="Times New Roman" w:eastAsia="SimSun" w:hAnsi="Times New Roman" w:cs="Times New Roman"/>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3136E5BF" w14:textId="77777777" w:rsidR="00A118F2" w:rsidRPr="000C54C6" w:rsidRDefault="00A118F2" w:rsidP="001A18D9">
            <w:pPr>
              <w:widowControl/>
              <w:jc w:val="center"/>
              <w:rPr>
                <w:ins w:id="325" w:author="User" w:date="2026-01-22T15:02:00Z"/>
                <w:rFonts w:ascii="Times New Roman" w:hAnsi="Times New Roman" w:cs="Times New Roman"/>
              </w:rPr>
            </w:pPr>
            <w:ins w:id="326"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2218A475" w14:textId="77777777" w:rsidR="00A118F2" w:rsidRPr="000C54C6" w:rsidRDefault="00A118F2" w:rsidP="001A18D9">
            <w:pPr>
              <w:widowControl/>
              <w:rPr>
                <w:ins w:id="327" w:author="User" w:date="2026-01-22T15:02:00Z"/>
                <w:rFonts w:ascii="Times New Roman" w:hAnsi="Times New Roman" w:cs="Times New Roman"/>
              </w:rPr>
            </w:pPr>
            <w:ins w:id="328" w:author="User" w:date="2026-01-22T15:02:00Z">
              <w:r w:rsidRPr="000C54C6">
                <w:rPr>
                  <w:rFonts w:ascii="Times New Roman" w:eastAsia="SimSun" w:hAnsi="Times New Roman" w:cs="Times New Roman"/>
                  <w:lang w:eastAsia="zh-CN" w:bidi="ar"/>
                </w:rPr>
                <w:t>GST number of the lead. Used for duplication check.</w:t>
              </w:r>
            </w:ins>
          </w:p>
        </w:tc>
      </w:tr>
      <w:tr w:rsidR="00A118F2" w:rsidRPr="000C54C6" w14:paraId="15C70716" w14:textId="77777777" w:rsidTr="001A18D9">
        <w:trPr>
          <w:gridAfter w:val="1"/>
          <w:wAfter w:w="100" w:type="dxa"/>
          <w:trHeight w:val="1496"/>
          <w:ins w:id="329" w:author="User" w:date="2026-01-22T15:02:00Z"/>
        </w:trPr>
        <w:tc>
          <w:tcPr>
            <w:tcW w:w="1614" w:type="dxa"/>
            <w:tcBorders>
              <w:tl2br w:val="nil"/>
              <w:tr2bl w:val="nil"/>
            </w:tcBorders>
            <w:vAlign w:val="center"/>
          </w:tcPr>
          <w:p w14:paraId="48F72CD5" w14:textId="77777777" w:rsidR="00A118F2" w:rsidRPr="000C54C6" w:rsidRDefault="00A118F2" w:rsidP="001A18D9">
            <w:pPr>
              <w:widowControl/>
              <w:jc w:val="center"/>
              <w:rPr>
                <w:ins w:id="330" w:author="User" w:date="2026-01-22T15:02:00Z"/>
                <w:rFonts w:ascii="Times New Roman" w:hAnsi="Times New Roman" w:cs="Times New Roman"/>
              </w:rPr>
            </w:pPr>
            <w:ins w:id="331" w:author="User" w:date="2026-01-22T15:02:00Z">
              <w:r w:rsidRPr="000C54C6">
                <w:rPr>
                  <w:rFonts w:ascii="Times New Roman" w:eastAsia="SimSun" w:hAnsi="Times New Roman" w:cs="Times New Roman"/>
                  <w:lang w:eastAsia="zh-CN" w:bidi="ar"/>
                </w:rPr>
                <w:t>Lead Source</w:t>
              </w:r>
            </w:ins>
          </w:p>
        </w:tc>
        <w:tc>
          <w:tcPr>
            <w:tcW w:w="2163" w:type="dxa"/>
            <w:tcBorders>
              <w:tl2br w:val="nil"/>
              <w:tr2bl w:val="nil"/>
            </w:tcBorders>
            <w:vAlign w:val="center"/>
          </w:tcPr>
          <w:p w14:paraId="4D7FBF1F" w14:textId="77777777" w:rsidR="00A118F2" w:rsidRPr="000C54C6" w:rsidRDefault="00A118F2" w:rsidP="001A18D9">
            <w:pPr>
              <w:widowControl/>
              <w:jc w:val="center"/>
              <w:rPr>
                <w:ins w:id="332" w:author="User" w:date="2026-01-22T15:02:00Z"/>
                <w:rFonts w:ascii="Times New Roman" w:hAnsi="Times New Roman" w:cs="Times New Roman"/>
              </w:rPr>
            </w:pPr>
            <w:ins w:id="333"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38D3D6A3" w14:textId="77777777" w:rsidR="00A118F2" w:rsidRPr="000C54C6" w:rsidRDefault="00A118F2" w:rsidP="001A18D9">
            <w:pPr>
              <w:widowControl/>
              <w:jc w:val="center"/>
              <w:rPr>
                <w:ins w:id="334" w:author="User" w:date="2026-01-22T15:02:00Z"/>
                <w:rFonts w:ascii="Times New Roman" w:hAnsi="Times New Roman" w:cs="Times New Roman"/>
              </w:rPr>
            </w:pPr>
            <w:ins w:id="335"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31DE04E8" w14:textId="77777777" w:rsidR="00A118F2" w:rsidRPr="000C54C6" w:rsidRDefault="00A118F2" w:rsidP="001A18D9">
            <w:pPr>
              <w:widowControl/>
              <w:jc w:val="center"/>
              <w:rPr>
                <w:ins w:id="336" w:author="User" w:date="2026-01-22T15:02:00Z"/>
                <w:rFonts w:ascii="Times New Roman" w:hAnsi="Times New Roman" w:cs="Times New Roman"/>
              </w:rPr>
            </w:pPr>
            <w:ins w:id="337" w:author="User" w:date="2026-01-22T15:02:00Z">
              <w:r w:rsidRPr="000C54C6">
                <w:rPr>
                  <w:rFonts w:ascii="Times New Roman" w:eastAsia="SimSun" w:hAnsi="Times New Roman" w:cs="Times New Roman"/>
                  <w:lang w:eastAsia="zh-CN" w:bidi="ar"/>
                </w:rPr>
                <w:t>Website, Meta, WhatsApp, Email, Telephony, Referral, Walk-in, Other Digital Source</w:t>
              </w:r>
              <w:r w:rsidRPr="000C54C6">
                <w:rPr>
                  <w:rFonts w:ascii="Times New Roman" w:eastAsia="SimSun" w:hAnsi="Times New Roman" w:cs="Times New Roman"/>
                  <w:lang w:eastAsia="zh-CN" w:bidi="ar"/>
                </w:rPr>
                <w:br/>
              </w:r>
              <w:r w:rsidRPr="000C54C6">
                <w:rPr>
                  <w:rFonts w:ascii="Times New Roman" w:hAnsi="Times New Roman" w:cs="Times New Roman"/>
                  <w:lang w:eastAsia="zh-CN" w:bidi="ar"/>
                </w:rPr>
                <w:lastRenderedPageBreak/>
                <w:br/>
              </w:r>
              <w:r w:rsidRPr="000C54C6">
                <w:rPr>
                  <w:rFonts w:ascii="Times New Roman" w:hAnsi="Times New Roman" w:cs="Times New Roman"/>
                  <w:color w:val="7B7B7B" w:themeColor="accent3" w:themeShade="BF"/>
                  <w:lang w:eastAsia="zh-CN" w:bidi="ar"/>
                </w:rPr>
                <w:t>Referral –</w:t>
              </w:r>
              <w:r w:rsidRPr="000C54C6">
                <w:rPr>
                  <w:rFonts w:ascii="Times New Roman" w:hAnsi="Times New Roman" w:cs="Times New Roman"/>
                  <w:color w:val="EE0000"/>
                  <w:lang w:eastAsia="zh-CN" w:bidi="ar"/>
                </w:rPr>
                <w:t xml:space="preserve"> </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2D6EFC05" w14:textId="77777777" w:rsidR="00A118F2" w:rsidRPr="000C54C6" w:rsidRDefault="00A118F2" w:rsidP="001A18D9">
            <w:pPr>
              <w:widowControl/>
              <w:rPr>
                <w:ins w:id="338" w:author="User" w:date="2026-01-22T15:02:00Z"/>
                <w:rFonts w:ascii="Times New Roman" w:hAnsi="Times New Roman" w:cs="Times New Roman"/>
              </w:rPr>
            </w:pPr>
            <w:ins w:id="339" w:author="User" w:date="2026-01-22T15:02:00Z">
              <w:r w:rsidRPr="000C54C6">
                <w:rPr>
                  <w:rFonts w:ascii="Times New Roman" w:eastAsia="SimSun" w:hAnsi="Times New Roman" w:cs="Times New Roman"/>
                  <w:lang w:eastAsia="zh-CN" w:bidi="ar"/>
                </w:rPr>
                <w:lastRenderedPageBreak/>
                <w:t>Origin of the lead</w:t>
              </w:r>
              <w:r w:rsidRPr="000C54C6">
                <w:rPr>
                  <w:rFonts w:ascii="Times New Roman" w:eastAsia="SimSun" w:hAnsi="Times New Roman" w:cs="Times New Roman"/>
                  <w:lang w:eastAsia="zh-CN" w:bidi="ar"/>
                </w:rPr>
                <w:br/>
              </w:r>
              <w:r w:rsidRPr="000C54C6">
                <w:rPr>
                  <w:rFonts w:ascii="Times New Roman" w:eastAsia="SimSun" w:hAnsi="Times New Roman" w:cs="Times New Roman"/>
                  <w:lang w:eastAsia="zh-CN" w:bidi="ar"/>
                </w:rPr>
                <w:br/>
              </w:r>
              <w:r w:rsidRPr="000C54C6">
                <w:rPr>
                  <w:rFonts w:ascii="Times New Roman" w:eastAsia="SimSun" w:hAnsi="Times New Roman" w:cs="Times New Roman"/>
                  <w:color w:val="000000" w:themeColor="text1"/>
                  <w:lang w:eastAsia="zh-CN" w:bidi="ar"/>
                  <w:rPrChange w:id="340" w:author="User" w:date="2026-02-02T18:38:00Z">
                    <w:rPr>
                      <w:rFonts w:ascii="Times New Roman" w:eastAsia="SimSun" w:hAnsi="Times New Roman" w:cs="Times New Roman"/>
                      <w:color w:val="EE0000"/>
                      <w:lang w:eastAsia="zh-CN" w:bidi="ar"/>
                    </w:rPr>
                  </w:rPrChange>
                </w:rPr>
                <w:t xml:space="preserve">Option to </w:t>
              </w:r>
              <w:commentRangeStart w:id="341"/>
              <w:commentRangeStart w:id="342"/>
              <w:r w:rsidRPr="000C54C6">
                <w:rPr>
                  <w:rFonts w:ascii="Times New Roman" w:eastAsia="SimSun" w:hAnsi="Times New Roman" w:cs="Times New Roman"/>
                  <w:color w:val="000000" w:themeColor="text1"/>
                  <w:lang w:eastAsia="zh-CN" w:bidi="ar"/>
                  <w:rPrChange w:id="343" w:author="User" w:date="2026-02-02T18:38:00Z">
                    <w:rPr>
                      <w:rFonts w:ascii="Times New Roman" w:eastAsia="SimSun" w:hAnsi="Times New Roman" w:cs="Times New Roman"/>
                      <w:color w:val="EE0000"/>
                      <w:lang w:eastAsia="zh-CN" w:bidi="ar"/>
                    </w:rPr>
                  </w:rPrChange>
                </w:rPr>
                <w:t>Add</w:t>
              </w:r>
              <w:commentRangeEnd w:id="341"/>
              <w:r w:rsidRPr="000C54C6">
                <w:rPr>
                  <w:rStyle w:val="CommentReference"/>
                  <w:rFonts w:ascii="Times New Roman" w:eastAsia="SimSun" w:hAnsi="Times New Roman" w:cs="Times New Roman"/>
                  <w:color w:val="000000" w:themeColor="text1"/>
                  <w:lang w:eastAsia="zh-CN" w:bidi="ar"/>
                  <w:rPrChange w:id="344" w:author="User" w:date="2026-02-02T18:38:00Z">
                    <w:rPr>
                      <w:rStyle w:val="CommentReference"/>
                      <w:rFonts w:ascii="Times New Roman" w:eastAsia="SimSun" w:hAnsi="Times New Roman" w:cs="Times New Roman"/>
                      <w:color w:val="EE0000"/>
                      <w:lang w:eastAsia="zh-CN" w:bidi="ar"/>
                    </w:rPr>
                  </w:rPrChange>
                </w:rPr>
                <w:commentReference w:id="341"/>
              </w:r>
              <w:commentRangeEnd w:id="342"/>
              <w:r w:rsidRPr="000C54C6">
                <w:rPr>
                  <w:rStyle w:val="CommentReference"/>
                  <w:rFonts w:ascii="Times New Roman" w:eastAsia="SimSun" w:hAnsi="Times New Roman" w:cs="Times New Roman"/>
                  <w:color w:val="000000" w:themeColor="text1"/>
                  <w:lang w:eastAsia="zh-CN" w:bidi="ar"/>
                  <w:rPrChange w:id="345" w:author="User" w:date="2026-02-02T18:38:00Z">
                    <w:rPr>
                      <w:rStyle w:val="CommentReference"/>
                      <w:rFonts w:ascii="Times New Roman" w:eastAsia="SimSun" w:hAnsi="Times New Roman" w:cs="Times New Roman"/>
                      <w:color w:val="EE0000"/>
                      <w:lang w:eastAsia="zh-CN" w:bidi="ar"/>
                    </w:rPr>
                  </w:rPrChange>
                </w:rPr>
                <w:commentReference w:id="342"/>
              </w:r>
              <w:r w:rsidRPr="000C54C6">
                <w:rPr>
                  <w:rFonts w:ascii="Times New Roman" w:eastAsia="SimSun" w:hAnsi="Times New Roman" w:cs="Times New Roman"/>
                  <w:color w:val="000000" w:themeColor="text1"/>
                  <w:lang w:eastAsia="zh-CN" w:bidi="ar"/>
                  <w:rPrChange w:id="346" w:author="User" w:date="2026-02-02T18:38:00Z">
                    <w:rPr>
                      <w:rFonts w:ascii="Times New Roman" w:eastAsia="SimSun" w:hAnsi="Times New Roman" w:cs="Times New Roman"/>
                      <w:color w:val="EE0000"/>
                      <w:lang w:eastAsia="zh-CN" w:bidi="ar"/>
                    </w:rPr>
                  </w:rPrChange>
                </w:rPr>
                <w:t xml:space="preserve"> their name and phone number for new addition </w:t>
              </w:r>
              <w:r w:rsidRPr="000C54C6">
                <w:rPr>
                  <w:rFonts w:ascii="Times New Roman" w:eastAsia="SimSun" w:hAnsi="Times New Roman" w:cs="Times New Roman"/>
                  <w:color w:val="000000" w:themeColor="text1"/>
                  <w:lang w:eastAsia="zh-CN" w:bidi="ar"/>
                  <w:rPrChange w:id="347" w:author="User" w:date="2026-02-02T18:38:00Z">
                    <w:rPr>
                      <w:rFonts w:ascii="Times New Roman" w:eastAsia="SimSun" w:hAnsi="Times New Roman" w:cs="Times New Roman"/>
                      <w:lang w:eastAsia="zh-CN" w:bidi="ar"/>
                    </w:rPr>
                  </w:rPrChange>
                </w:rPr>
                <w:br/>
              </w:r>
              <w:r w:rsidRPr="000C54C6">
                <w:rPr>
                  <w:rFonts w:ascii="Times New Roman" w:eastAsia="SimSun" w:hAnsi="Times New Roman" w:cs="Times New Roman"/>
                  <w:color w:val="000000" w:themeColor="text1"/>
                  <w:lang w:eastAsia="zh-CN" w:bidi="ar"/>
                  <w:rPrChange w:id="348" w:author="User" w:date="2026-02-02T18:38:00Z">
                    <w:rPr>
                      <w:rFonts w:ascii="Times New Roman" w:eastAsia="SimSun" w:hAnsi="Times New Roman" w:cs="Times New Roman"/>
                      <w:lang w:eastAsia="zh-CN" w:bidi="ar"/>
                    </w:rPr>
                  </w:rPrChange>
                </w:rPr>
                <w:br/>
                <w:t>Also Picklist to choose existing referrals</w:t>
              </w:r>
              <w:r w:rsidRPr="000C54C6">
                <w:rPr>
                  <w:rFonts w:ascii="Times New Roman" w:eastAsia="SimSun" w:hAnsi="Times New Roman" w:cs="Times New Roman"/>
                  <w:color w:val="000000" w:themeColor="text1"/>
                  <w:lang w:eastAsia="zh-CN" w:bidi="ar"/>
                  <w:rPrChange w:id="349" w:author="User" w:date="2026-02-02T18:38:00Z">
                    <w:rPr>
                      <w:rFonts w:ascii="Times New Roman" w:eastAsia="SimSun" w:hAnsi="Times New Roman" w:cs="Times New Roman"/>
                      <w:color w:val="EE0000"/>
                      <w:lang w:eastAsia="zh-CN" w:bidi="ar"/>
                    </w:rPr>
                  </w:rPrChange>
                </w:rPr>
                <w:br/>
              </w:r>
              <w:r w:rsidRPr="000C54C6">
                <w:rPr>
                  <w:rFonts w:ascii="Times New Roman" w:eastAsia="SimSun" w:hAnsi="Times New Roman" w:cs="Times New Roman"/>
                  <w:color w:val="000000" w:themeColor="text1"/>
                  <w:lang w:eastAsia="zh-CN" w:bidi="ar"/>
                  <w:rPrChange w:id="350" w:author="User" w:date="2026-02-02T18:38:00Z">
                    <w:rPr>
                      <w:rFonts w:ascii="Times New Roman" w:eastAsia="SimSun" w:hAnsi="Times New Roman" w:cs="Times New Roman"/>
                      <w:color w:val="EE0000"/>
                      <w:lang w:eastAsia="zh-CN" w:bidi="ar"/>
                    </w:rPr>
                  </w:rPrChange>
                </w:rPr>
                <w:lastRenderedPageBreak/>
                <w:br/>
                <w:t>Restrict Duplication entry</w:t>
              </w:r>
              <w:r w:rsidRPr="000C54C6">
                <w:rPr>
                  <w:rFonts w:ascii="Times New Roman" w:eastAsia="SimSun" w:hAnsi="Times New Roman" w:cs="Times New Roman"/>
                  <w:color w:val="000000" w:themeColor="text1"/>
                  <w:lang w:eastAsia="zh-CN" w:bidi="ar"/>
                  <w:rPrChange w:id="351" w:author="User" w:date="2026-02-02T18:38:00Z">
                    <w:rPr>
                      <w:rFonts w:ascii="Times New Roman" w:eastAsia="SimSun" w:hAnsi="Times New Roman" w:cs="Times New Roman"/>
                      <w:lang w:eastAsia="zh-CN" w:bidi="ar"/>
                    </w:rPr>
                  </w:rPrChange>
                </w:rPr>
                <w:br/>
              </w:r>
              <w:r w:rsidRPr="000C54C6">
                <w:rPr>
                  <w:rFonts w:ascii="Times New Roman" w:eastAsia="SimSun" w:hAnsi="Times New Roman" w:cs="Times New Roman"/>
                  <w:color w:val="000000" w:themeColor="text1"/>
                  <w:lang w:eastAsia="zh-CN" w:bidi="ar"/>
                  <w:rPrChange w:id="352" w:author="User" w:date="2026-02-02T18:38:00Z">
                    <w:rPr>
                      <w:rFonts w:ascii="Times New Roman" w:eastAsia="SimSun" w:hAnsi="Times New Roman" w:cs="Times New Roman"/>
                      <w:lang w:eastAsia="zh-CN" w:bidi="ar"/>
                    </w:rPr>
                  </w:rPrChange>
                </w:rPr>
                <w:br/>
              </w:r>
              <w:r w:rsidRPr="000C54C6">
                <w:rPr>
                  <w:rFonts w:ascii="Times New Roman" w:hAnsi="Times New Roman" w:cs="Times New Roman"/>
                  <w:color w:val="000000" w:themeColor="text1"/>
                  <w:rPrChange w:id="353" w:author="User" w:date="2026-02-02T18:38:00Z">
                    <w:rPr>
                      <w:rFonts w:ascii="Times New Roman" w:hAnsi="Times New Roman" w:cs="Times New Roman"/>
                    </w:rPr>
                  </w:rPrChange>
                </w:rPr>
                <w:br/>
              </w:r>
              <w:r w:rsidRPr="000C54C6">
                <w:rPr>
                  <w:rFonts w:ascii="Times New Roman" w:hAnsi="Times New Roman" w:cs="Times New Roman"/>
                  <w:color w:val="000000" w:themeColor="text1"/>
                  <w:rPrChange w:id="354" w:author="User" w:date="2026-02-02T18:38:00Z">
                    <w:rPr>
                      <w:rFonts w:ascii="Times New Roman" w:hAnsi="Times New Roman" w:cs="Times New Roman"/>
                      <w:color w:val="538135" w:themeColor="accent6" w:themeShade="BF"/>
                    </w:rPr>
                  </w:rPrChange>
                </w:rPr>
                <w:t xml:space="preserve">It is relevant but keep it optional </w:t>
              </w:r>
            </w:ins>
          </w:p>
        </w:tc>
      </w:tr>
      <w:tr w:rsidR="00A118F2" w:rsidRPr="000C54C6" w14:paraId="62140505" w14:textId="77777777" w:rsidTr="001A18D9">
        <w:trPr>
          <w:gridAfter w:val="1"/>
          <w:wAfter w:w="100" w:type="dxa"/>
          <w:trHeight w:val="84"/>
          <w:ins w:id="355" w:author="User" w:date="2026-01-22T15:02:00Z"/>
        </w:trPr>
        <w:tc>
          <w:tcPr>
            <w:tcW w:w="1614" w:type="dxa"/>
            <w:tcBorders>
              <w:tl2br w:val="nil"/>
              <w:tr2bl w:val="nil"/>
            </w:tcBorders>
            <w:vAlign w:val="center"/>
          </w:tcPr>
          <w:p w14:paraId="0F67A479" w14:textId="77777777" w:rsidR="00A118F2" w:rsidRPr="000C54C6" w:rsidRDefault="00A118F2" w:rsidP="001A18D9">
            <w:pPr>
              <w:widowControl/>
              <w:jc w:val="center"/>
              <w:rPr>
                <w:ins w:id="356" w:author="User" w:date="2026-01-22T15:02:00Z"/>
                <w:rFonts w:ascii="Times New Roman" w:eastAsia="SimSun" w:hAnsi="Times New Roman" w:cs="Times New Roman"/>
                <w:lang w:eastAsia="zh-CN" w:bidi="ar"/>
              </w:rPr>
            </w:pPr>
            <w:ins w:id="357" w:author="User" w:date="2026-01-22T15:02:00Z">
              <w:r w:rsidRPr="000C54C6">
                <w:rPr>
                  <w:rFonts w:ascii="Times New Roman" w:eastAsia="SimSun" w:hAnsi="Times New Roman" w:cs="Times New Roman"/>
                  <w:lang w:eastAsia="zh-CN" w:bidi="ar"/>
                </w:rPr>
                <w:lastRenderedPageBreak/>
                <w:t>Sub Source</w:t>
              </w:r>
            </w:ins>
          </w:p>
        </w:tc>
        <w:tc>
          <w:tcPr>
            <w:tcW w:w="2163" w:type="dxa"/>
            <w:tcBorders>
              <w:tl2br w:val="nil"/>
              <w:tr2bl w:val="nil"/>
            </w:tcBorders>
            <w:vAlign w:val="center"/>
          </w:tcPr>
          <w:p w14:paraId="161D6264" w14:textId="77777777" w:rsidR="00A118F2" w:rsidRPr="000C54C6" w:rsidRDefault="00A118F2" w:rsidP="001A18D9">
            <w:pPr>
              <w:widowControl/>
              <w:jc w:val="center"/>
              <w:rPr>
                <w:ins w:id="358" w:author="User" w:date="2026-01-22T15:02:00Z"/>
                <w:rFonts w:ascii="Times New Roman" w:eastAsia="SimSun" w:hAnsi="Times New Roman" w:cs="Times New Roman"/>
                <w:lang w:eastAsia="zh-CN" w:bidi="ar"/>
              </w:rPr>
            </w:pPr>
            <w:ins w:id="359" w:author="User" w:date="2026-01-22T15:02:00Z">
              <w:r w:rsidRPr="000C54C6">
                <w:rPr>
                  <w:rFonts w:ascii="Times New Roman" w:eastAsia="SimSun" w:hAnsi="Times New Roman" w:cs="Times New Roman"/>
                  <w:lang w:eastAsia="zh-CN" w:bidi="ar"/>
                </w:rPr>
                <w:t>Text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00546528" w14:textId="77777777" w:rsidR="00A118F2" w:rsidRPr="000C54C6" w:rsidRDefault="00A118F2" w:rsidP="001A18D9">
            <w:pPr>
              <w:widowControl/>
              <w:jc w:val="center"/>
              <w:rPr>
                <w:ins w:id="360" w:author="User" w:date="2026-01-22T15:02:00Z"/>
                <w:rFonts w:ascii="Times New Roman" w:eastAsia="SimSun" w:hAnsi="Times New Roman" w:cs="Times New Roman"/>
                <w:lang w:eastAsia="zh-CN" w:bidi="ar"/>
              </w:rPr>
            </w:pPr>
            <w:ins w:id="361" w:author="User" w:date="2026-01-22T15:02:00Z">
              <w:r w:rsidRPr="000C54C6">
                <w:rPr>
                  <w:rFonts w:ascii="Times New Roman" w:eastAsia="SimSun" w:hAnsi="Times New Roman" w:cs="Times New Roman"/>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40B9664E" w14:textId="77777777" w:rsidR="00A118F2" w:rsidRPr="000C54C6" w:rsidRDefault="00A118F2" w:rsidP="001A18D9">
            <w:pPr>
              <w:widowControl/>
              <w:jc w:val="center"/>
              <w:rPr>
                <w:ins w:id="362" w:author="User" w:date="2026-01-22T15:02:00Z"/>
                <w:rFonts w:ascii="Times New Roman" w:eastAsia="SimSun" w:hAnsi="Times New Roman" w:cs="Times New Roman"/>
                <w:lang w:eastAsia="zh-CN" w:bidi="ar"/>
              </w:rPr>
            </w:pPr>
            <w:commentRangeStart w:id="363"/>
            <w:ins w:id="364" w:author="User" w:date="2026-01-22T15:02:00Z">
              <w:r w:rsidRPr="000C54C6">
                <w:rPr>
                  <w:rFonts w:ascii="Times New Roman" w:eastAsia="SimSun" w:hAnsi="Times New Roman" w:cs="Times New Roman"/>
                  <w:color w:val="000000" w:themeColor="text1"/>
                  <w:lang w:eastAsia="zh-CN" w:bidi="ar"/>
                  <w:rPrChange w:id="365" w:author="User" w:date="2026-02-02T18:38:00Z">
                    <w:rPr>
                      <w:rFonts w:ascii="Times New Roman" w:eastAsia="SimSun" w:hAnsi="Times New Roman" w:cs="Times New Roman"/>
                      <w:color w:val="7B7B7B" w:themeColor="accent3" w:themeShade="BF"/>
                      <w:lang w:eastAsia="zh-CN" w:bidi="ar"/>
                    </w:rPr>
                  </w:rPrChange>
                </w:rPr>
                <w:t>Referral</w:t>
              </w:r>
              <w:commentRangeEnd w:id="363"/>
              <w:r w:rsidRPr="000C54C6">
                <w:rPr>
                  <w:rStyle w:val="CommentReference"/>
                  <w:rFonts w:ascii="Times New Roman" w:eastAsia="SimSun" w:hAnsi="Times New Roman" w:cs="Times New Roman"/>
                  <w:color w:val="000000" w:themeColor="text1"/>
                  <w:lang w:eastAsia="zh-CN" w:bidi="ar"/>
                  <w:rPrChange w:id="366" w:author="User" w:date="2026-02-02T18:38:00Z">
                    <w:rPr>
                      <w:rStyle w:val="CommentReference"/>
                      <w:rFonts w:ascii="Times New Roman" w:eastAsia="SimSun" w:hAnsi="Times New Roman" w:cs="Times New Roman"/>
                      <w:color w:val="7B7B7B" w:themeColor="accent3" w:themeShade="BF"/>
                      <w:lang w:eastAsia="zh-CN" w:bidi="ar"/>
                    </w:rPr>
                  </w:rPrChange>
                </w:rPr>
                <w:commentReference w:id="363"/>
              </w:r>
              <w:r w:rsidRPr="000C54C6">
                <w:rPr>
                  <w:rFonts w:ascii="Times New Roman" w:eastAsia="SimSun" w:hAnsi="Times New Roman" w:cs="Times New Roman"/>
                  <w:color w:val="000000" w:themeColor="text1"/>
                  <w:lang w:eastAsia="zh-CN" w:bidi="ar"/>
                  <w:rPrChange w:id="367" w:author="User" w:date="2026-02-02T18:38:00Z">
                    <w:rPr>
                      <w:rFonts w:ascii="Times New Roman" w:eastAsia="SimSun" w:hAnsi="Times New Roman" w:cs="Times New Roman"/>
                      <w:color w:val="7B7B7B" w:themeColor="accent3" w:themeShade="BF"/>
                      <w:lang w:eastAsia="zh-CN" w:bidi="ar"/>
                    </w:rPr>
                  </w:rPrChange>
                </w:rPr>
                <w:t xml:space="preserve">: </w:t>
              </w:r>
              <w:r w:rsidRPr="000C54C6">
                <w:rPr>
                  <w:rFonts w:ascii="Times New Roman" w:hAnsi="Times New Roman" w:cs="Times New Roman"/>
                  <w:color w:val="000000" w:themeColor="text1"/>
                  <w:lang w:eastAsia="zh-CN" w:bidi="ar"/>
                  <w:rPrChange w:id="368" w:author="User" w:date="2026-02-02T18:38:00Z">
                    <w:rPr>
                      <w:rFonts w:ascii="Times New Roman" w:hAnsi="Times New Roman" w:cs="Times New Roman"/>
                      <w:color w:val="7B7B7B" w:themeColor="accent3" w:themeShade="BF"/>
                      <w:lang w:eastAsia="zh-CN" w:bidi="ar"/>
                    </w:rPr>
                  </w:rPrChange>
                </w:rPr>
                <w:t>Loyal Customer, Architects engineers, Contractor, Maison, Builder, Interior Designer, Plumber</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23968FB6" w14:textId="77777777" w:rsidR="00A118F2" w:rsidRPr="000C54C6" w:rsidRDefault="00A118F2" w:rsidP="001A18D9">
            <w:pPr>
              <w:widowControl/>
              <w:rPr>
                <w:ins w:id="369" w:author="User" w:date="2026-01-22T15:02:00Z"/>
                <w:rFonts w:ascii="Times New Roman" w:eastAsia="SimSun" w:hAnsi="Times New Roman" w:cs="Times New Roman"/>
                <w:lang w:eastAsia="zh-CN" w:bidi="ar"/>
              </w:rPr>
            </w:pPr>
            <w:ins w:id="370" w:author="User" w:date="2026-01-22T15:02:00Z">
              <w:r w:rsidRPr="000C54C6">
                <w:rPr>
                  <w:rFonts w:ascii="Times New Roman" w:eastAsia="SimSun" w:hAnsi="Times New Roman" w:cs="Times New Roman"/>
                  <w:lang w:eastAsia="zh-CN" w:bidi="ar"/>
                </w:rPr>
                <w:t>Sub Source/Secondary source of the lead.</w:t>
              </w:r>
            </w:ins>
          </w:p>
        </w:tc>
      </w:tr>
      <w:tr w:rsidR="00A118F2" w:rsidRPr="000C54C6" w14:paraId="13F2293A" w14:textId="77777777" w:rsidTr="001A18D9">
        <w:trPr>
          <w:gridAfter w:val="1"/>
          <w:wAfter w:w="100" w:type="dxa"/>
          <w:trHeight w:val="84"/>
          <w:ins w:id="371" w:author="User" w:date="2026-01-22T15:02:00Z"/>
        </w:trPr>
        <w:tc>
          <w:tcPr>
            <w:tcW w:w="1614" w:type="dxa"/>
            <w:tcBorders>
              <w:tl2br w:val="nil"/>
              <w:tr2bl w:val="nil"/>
            </w:tcBorders>
            <w:vAlign w:val="center"/>
          </w:tcPr>
          <w:p w14:paraId="35116ABB" w14:textId="77777777" w:rsidR="00A118F2" w:rsidRPr="000C54C6" w:rsidRDefault="00A118F2" w:rsidP="001A18D9">
            <w:pPr>
              <w:widowControl/>
              <w:jc w:val="center"/>
              <w:rPr>
                <w:ins w:id="372" w:author="User" w:date="2026-01-22T15:02:00Z"/>
                <w:rFonts w:ascii="Times New Roman" w:hAnsi="Times New Roman" w:cs="Times New Roman"/>
              </w:rPr>
            </w:pPr>
            <w:ins w:id="373" w:author="User" w:date="2026-01-22T15:02:00Z">
              <w:r w:rsidRPr="000C54C6">
                <w:rPr>
                  <w:rFonts w:ascii="Times New Roman" w:eastAsia="SimSun" w:hAnsi="Times New Roman" w:cs="Times New Roman"/>
                  <w:lang w:eastAsia="zh-CN" w:bidi="ar"/>
                </w:rPr>
                <w:t>Country</w:t>
              </w:r>
            </w:ins>
          </w:p>
        </w:tc>
        <w:tc>
          <w:tcPr>
            <w:tcW w:w="2163" w:type="dxa"/>
            <w:tcBorders>
              <w:tl2br w:val="nil"/>
              <w:tr2bl w:val="nil"/>
            </w:tcBorders>
            <w:vAlign w:val="center"/>
          </w:tcPr>
          <w:p w14:paraId="78386092" w14:textId="77777777" w:rsidR="00A118F2" w:rsidRPr="000C54C6" w:rsidRDefault="00A118F2" w:rsidP="001A18D9">
            <w:pPr>
              <w:widowControl/>
              <w:jc w:val="center"/>
              <w:rPr>
                <w:ins w:id="374" w:author="User" w:date="2026-01-22T15:02:00Z"/>
                <w:rFonts w:ascii="Times New Roman" w:hAnsi="Times New Roman" w:cs="Times New Roman"/>
              </w:rPr>
            </w:pPr>
            <w:ins w:id="375"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25DDBCAC" w14:textId="77777777" w:rsidR="00A118F2" w:rsidRPr="000C54C6" w:rsidRDefault="00A118F2" w:rsidP="001A18D9">
            <w:pPr>
              <w:widowControl/>
              <w:jc w:val="center"/>
              <w:rPr>
                <w:ins w:id="376" w:author="User" w:date="2026-01-22T15:02:00Z"/>
                <w:rFonts w:ascii="Times New Roman" w:hAnsi="Times New Roman" w:cs="Times New Roman"/>
              </w:rPr>
            </w:pPr>
            <w:ins w:id="377"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469BE13C" w14:textId="77777777" w:rsidR="00A118F2" w:rsidRPr="000C54C6" w:rsidRDefault="00A118F2" w:rsidP="001A18D9">
            <w:pPr>
              <w:widowControl/>
              <w:jc w:val="center"/>
              <w:rPr>
                <w:ins w:id="378" w:author="User" w:date="2026-01-22T15:02:00Z"/>
                <w:rFonts w:ascii="Times New Roman" w:hAnsi="Times New Roman" w:cs="Times New Roman"/>
              </w:rPr>
            </w:pPr>
            <w:ins w:id="379" w:author="User" w:date="2026-01-22T15:02:00Z">
              <w:r w:rsidRPr="000C54C6">
                <w:rPr>
                  <w:rFonts w:ascii="Times New Roman" w:eastAsia="SimSun" w:hAnsi="Times New Roman" w:cs="Times New Roman"/>
                  <w:lang w:eastAsia="zh-CN" w:bidi="ar"/>
                </w:rPr>
                <w:t>To be provided by client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651C90F6" w14:textId="77777777" w:rsidR="00A118F2" w:rsidRPr="000C54C6" w:rsidRDefault="00A118F2" w:rsidP="001A18D9">
            <w:pPr>
              <w:widowControl/>
              <w:rPr>
                <w:ins w:id="380" w:author="User" w:date="2026-01-22T15:02:00Z"/>
                <w:rFonts w:ascii="Times New Roman" w:eastAsia="SimSun" w:hAnsi="Times New Roman" w:cs="Times New Roman"/>
                <w:lang w:eastAsia="zh-CN" w:bidi="ar"/>
              </w:rPr>
            </w:pPr>
            <w:ins w:id="381" w:author="User" w:date="2026-01-22T15:02:00Z">
              <w:r w:rsidRPr="000C54C6">
                <w:rPr>
                  <w:rFonts w:ascii="Times New Roman" w:eastAsia="SimSun" w:hAnsi="Times New Roman" w:cs="Times New Roman"/>
                  <w:lang w:eastAsia="zh-CN" w:bidi="ar"/>
                </w:rPr>
                <w:t>Country of the lead, India will be default value</w:t>
              </w:r>
            </w:ins>
          </w:p>
        </w:tc>
      </w:tr>
      <w:tr w:rsidR="00A118F2" w:rsidRPr="000C54C6" w14:paraId="05A6928C" w14:textId="77777777" w:rsidTr="001A18D9">
        <w:trPr>
          <w:gridAfter w:val="1"/>
          <w:wAfter w:w="100" w:type="dxa"/>
          <w:trHeight w:val="84"/>
          <w:ins w:id="382" w:author="User" w:date="2026-01-22T15:02:00Z"/>
        </w:trPr>
        <w:tc>
          <w:tcPr>
            <w:tcW w:w="1614" w:type="dxa"/>
            <w:tcBorders>
              <w:tl2br w:val="nil"/>
              <w:tr2bl w:val="nil"/>
            </w:tcBorders>
            <w:vAlign w:val="center"/>
          </w:tcPr>
          <w:p w14:paraId="4C245336" w14:textId="77777777" w:rsidR="00A118F2" w:rsidRPr="000C54C6" w:rsidRDefault="00A118F2" w:rsidP="001A18D9">
            <w:pPr>
              <w:widowControl/>
              <w:jc w:val="center"/>
              <w:rPr>
                <w:ins w:id="383" w:author="User" w:date="2026-01-22T15:02:00Z"/>
                <w:rFonts w:ascii="Times New Roman" w:eastAsia="SimSun" w:hAnsi="Times New Roman" w:cs="Times New Roman"/>
                <w:lang w:eastAsia="zh-CN" w:bidi="ar"/>
              </w:rPr>
            </w:pPr>
            <w:ins w:id="384" w:author="User" w:date="2026-01-22T15:02:00Z">
              <w:r w:rsidRPr="000C54C6">
                <w:rPr>
                  <w:rFonts w:ascii="Times New Roman" w:eastAsia="SimSun" w:hAnsi="Times New Roman" w:cs="Times New Roman"/>
                  <w:lang w:eastAsia="zh-CN" w:bidi="ar"/>
                </w:rPr>
                <w:t>Country Code</w:t>
              </w:r>
            </w:ins>
          </w:p>
        </w:tc>
        <w:tc>
          <w:tcPr>
            <w:tcW w:w="2163" w:type="dxa"/>
            <w:tcBorders>
              <w:tl2br w:val="nil"/>
              <w:tr2bl w:val="nil"/>
            </w:tcBorders>
            <w:vAlign w:val="center"/>
          </w:tcPr>
          <w:p w14:paraId="289920DA" w14:textId="77777777" w:rsidR="00A118F2" w:rsidRPr="000C54C6" w:rsidRDefault="00A118F2" w:rsidP="001A18D9">
            <w:pPr>
              <w:widowControl/>
              <w:jc w:val="center"/>
              <w:rPr>
                <w:ins w:id="385" w:author="User" w:date="2026-01-22T15:02:00Z"/>
                <w:rFonts w:ascii="Times New Roman" w:eastAsia="SimSun" w:hAnsi="Times New Roman" w:cs="Times New Roman"/>
                <w:lang w:eastAsia="zh-CN" w:bidi="ar"/>
              </w:rPr>
            </w:pPr>
            <w:ins w:id="386"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158E03B2" w14:textId="77777777" w:rsidR="00A118F2" w:rsidRPr="000C54C6" w:rsidRDefault="00A118F2" w:rsidP="001A18D9">
            <w:pPr>
              <w:widowControl/>
              <w:jc w:val="center"/>
              <w:rPr>
                <w:ins w:id="387" w:author="User" w:date="2026-01-22T15:02:00Z"/>
                <w:rFonts w:ascii="Times New Roman" w:eastAsia="SimSun" w:hAnsi="Times New Roman" w:cs="Times New Roman"/>
                <w:lang w:eastAsia="zh-CN" w:bidi="ar"/>
              </w:rPr>
            </w:pPr>
            <w:ins w:id="388"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0430757F" w14:textId="77777777" w:rsidR="00A118F2" w:rsidRPr="000C54C6" w:rsidRDefault="00A118F2" w:rsidP="001A18D9">
            <w:pPr>
              <w:widowControl/>
              <w:jc w:val="center"/>
              <w:rPr>
                <w:ins w:id="389" w:author="User" w:date="2026-01-22T15:02:00Z"/>
                <w:rFonts w:ascii="Times New Roman" w:eastAsia="SimSun" w:hAnsi="Times New Roman" w:cs="Times New Roman"/>
                <w:lang w:eastAsia="zh-CN" w:bidi="ar"/>
              </w:rPr>
            </w:pPr>
            <w:ins w:id="390" w:author="User" w:date="2026-01-22T15:02:00Z">
              <w:r w:rsidRPr="000C54C6">
                <w:rPr>
                  <w:rFonts w:ascii="Times New Roman" w:eastAsia="SimSun" w:hAnsi="Times New Roman" w:cs="Times New Roman"/>
                  <w:lang w:eastAsia="zh-CN" w:bidi="ar"/>
                </w:rPr>
                <w:t>Provided by client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52183498" w14:textId="77777777" w:rsidR="00A118F2" w:rsidRPr="000C54C6" w:rsidRDefault="00A118F2" w:rsidP="001A18D9">
            <w:pPr>
              <w:widowControl/>
              <w:rPr>
                <w:ins w:id="391" w:author="User" w:date="2026-01-22T15:02:00Z"/>
                <w:rFonts w:ascii="Times New Roman" w:eastAsia="SimSun" w:hAnsi="Times New Roman" w:cs="Times New Roman"/>
                <w:lang w:eastAsia="zh-CN" w:bidi="ar"/>
              </w:rPr>
            </w:pPr>
            <w:ins w:id="392" w:author="User" w:date="2026-01-22T15:02:00Z">
              <w:r w:rsidRPr="000C54C6">
                <w:rPr>
                  <w:rFonts w:ascii="Times New Roman" w:eastAsia="SimSun" w:hAnsi="Times New Roman" w:cs="Times New Roman"/>
                  <w:lang w:eastAsia="zh-CN" w:bidi="ar"/>
                </w:rPr>
                <w:t>Automatically updates country code for phone fields.</w:t>
              </w:r>
            </w:ins>
          </w:p>
        </w:tc>
      </w:tr>
      <w:tr w:rsidR="00A118F2" w:rsidRPr="000C54C6" w14:paraId="249452AA" w14:textId="77777777" w:rsidTr="001A18D9">
        <w:trPr>
          <w:gridAfter w:val="1"/>
          <w:wAfter w:w="100" w:type="dxa"/>
          <w:trHeight w:val="84"/>
          <w:ins w:id="393" w:author="User" w:date="2026-01-22T15:02:00Z"/>
        </w:trPr>
        <w:tc>
          <w:tcPr>
            <w:tcW w:w="1614" w:type="dxa"/>
            <w:tcBorders>
              <w:tl2br w:val="nil"/>
              <w:tr2bl w:val="nil"/>
            </w:tcBorders>
            <w:vAlign w:val="center"/>
          </w:tcPr>
          <w:p w14:paraId="6250CAD7" w14:textId="77777777" w:rsidR="00A118F2" w:rsidRPr="000C54C6" w:rsidRDefault="00A118F2" w:rsidP="001A18D9">
            <w:pPr>
              <w:widowControl/>
              <w:jc w:val="center"/>
              <w:rPr>
                <w:ins w:id="394" w:author="User" w:date="2026-01-22T15:02:00Z"/>
                <w:rFonts w:ascii="Times New Roman" w:hAnsi="Times New Roman" w:cs="Times New Roman"/>
              </w:rPr>
            </w:pPr>
            <w:ins w:id="395" w:author="User" w:date="2026-01-22T15:02:00Z">
              <w:r w:rsidRPr="000C54C6">
                <w:rPr>
                  <w:rFonts w:ascii="Times New Roman" w:eastAsia="SimSun" w:hAnsi="Times New Roman" w:cs="Times New Roman"/>
                  <w:lang w:eastAsia="zh-CN" w:bidi="ar"/>
                </w:rPr>
                <w:t>State</w:t>
              </w:r>
            </w:ins>
          </w:p>
        </w:tc>
        <w:tc>
          <w:tcPr>
            <w:tcW w:w="2163" w:type="dxa"/>
            <w:tcBorders>
              <w:tl2br w:val="nil"/>
              <w:tr2bl w:val="nil"/>
            </w:tcBorders>
            <w:vAlign w:val="center"/>
          </w:tcPr>
          <w:p w14:paraId="50828CF8" w14:textId="77777777" w:rsidR="00A118F2" w:rsidRPr="000C54C6" w:rsidRDefault="00A118F2" w:rsidP="001A18D9">
            <w:pPr>
              <w:widowControl/>
              <w:jc w:val="center"/>
              <w:rPr>
                <w:ins w:id="396" w:author="User" w:date="2026-01-22T15:02:00Z"/>
                <w:rFonts w:ascii="Times New Roman" w:hAnsi="Times New Roman" w:cs="Times New Roman"/>
              </w:rPr>
            </w:pPr>
            <w:ins w:id="397"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3B66F164" w14:textId="77777777" w:rsidR="00A118F2" w:rsidRPr="000C54C6" w:rsidRDefault="00A118F2" w:rsidP="001A18D9">
            <w:pPr>
              <w:widowControl/>
              <w:jc w:val="center"/>
              <w:rPr>
                <w:ins w:id="398" w:author="User" w:date="2026-01-22T15:02:00Z"/>
                <w:rFonts w:ascii="Times New Roman" w:hAnsi="Times New Roman" w:cs="Times New Roman"/>
              </w:rPr>
            </w:pPr>
            <w:ins w:id="399"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7747675C" w14:textId="77777777" w:rsidR="00A118F2" w:rsidRPr="000C54C6" w:rsidRDefault="00A118F2" w:rsidP="001A18D9">
            <w:pPr>
              <w:widowControl/>
              <w:jc w:val="center"/>
              <w:rPr>
                <w:ins w:id="400" w:author="User" w:date="2026-01-22T15:02:00Z"/>
                <w:rFonts w:ascii="Times New Roman" w:hAnsi="Times New Roman" w:cs="Times New Roman"/>
              </w:rPr>
            </w:pPr>
            <w:ins w:id="401" w:author="User" w:date="2026-01-22T15:02:00Z">
              <w:r w:rsidRPr="000C54C6">
                <w:rPr>
                  <w:rFonts w:ascii="Times New Roman" w:eastAsia="SimSun" w:hAnsi="Times New Roman" w:cs="Times New Roman"/>
                  <w:lang w:eastAsia="zh-CN" w:bidi="ar"/>
                </w:rPr>
                <w:t>To be provided by client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0955330E" w14:textId="77777777" w:rsidR="00A118F2" w:rsidRPr="000C54C6" w:rsidRDefault="00A118F2" w:rsidP="001A18D9">
            <w:pPr>
              <w:widowControl/>
              <w:rPr>
                <w:ins w:id="402" w:author="User" w:date="2026-01-22T15:02:00Z"/>
                <w:rFonts w:ascii="Times New Roman" w:hAnsi="Times New Roman" w:cs="Times New Roman"/>
              </w:rPr>
            </w:pPr>
            <w:ins w:id="403" w:author="User" w:date="2026-01-22T15:02:00Z">
              <w:r w:rsidRPr="000C54C6">
                <w:rPr>
                  <w:rFonts w:ascii="Times New Roman" w:eastAsia="SimSun" w:hAnsi="Times New Roman" w:cs="Times New Roman"/>
                  <w:lang w:eastAsia="zh-CN" w:bidi="ar"/>
                </w:rPr>
                <w:t>Captures state based on region.</w:t>
              </w:r>
            </w:ins>
          </w:p>
        </w:tc>
      </w:tr>
      <w:tr w:rsidR="00A118F2" w:rsidRPr="000C54C6" w14:paraId="270B2F75" w14:textId="77777777" w:rsidTr="001A18D9">
        <w:trPr>
          <w:trHeight w:val="84"/>
          <w:ins w:id="404" w:author="User" w:date="2026-01-22T15:02:00Z"/>
        </w:trPr>
        <w:tc>
          <w:tcPr>
            <w:tcW w:w="0" w:type="auto"/>
            <w:tcBorders>
              <w:tl2br w:val="nil"/>
              <w:tr2bl w:val="nil"/>
            </w:tcBorders>
            <w:vAlign w:val="center"/>
          </w:tcPr>
          <w:p w14:paraId="69340E89" w14:textId="77777777" w:rsidR="00A118F2" w:rsidRPr="000C54C6" w:rsidRDefault="00A118F2" w:rsidP="001A18D9">
            <w:pPr>
              <w:widowControl/>
              <w:jc w:val="center"/>
              <w:rPr>
                <w:ins w:id="405" w:author="User" w:date="2026-01-22T15:02:00Z"/>
                <w:rFonts w:ascii="Times New Roman" w:eastAsia="SimSun" w:hAnsi="Times New Roman" w:cs="Times New Roman"/>
                <w:lang w:eastAsia="zh-CN" w:bidi="ar"/>
              </w:rPr>
            </w:pPr>
            <w:ins w:id="406" w:author="User" w:date="2026-01-22T15:02:00Z">
              <w:r w:rsidRPr="000C54C6">
                <w:rPr>
                  <w:rFonts w:ascii="Times New Roman" w:eastAsia="SimSun" w:hAnsi="Times New Roman" w:cs="Times New Roman"/>
                  <w:lang w:eastAsia="zh-CN" w:bidi="ar"/>
                </w:rPr>
                <w:t>District</w:t>
              </w:r>
            </w:ins>
          </w:p>
        </w:tc>
        <w:tc>
          <w:tcPr>
            <w:tcW w:w="2163" w:type="dxa"/>
            <w:tcBorders>
              <w:tl2br w:val="nil"/>
              <w:tr2bl w:val="nil"/>
            </w:tcBorders>
            <w:vAlign w:val="center"/>
          </w:tcPr>
          <w:p w14:paraId="0D1E8240" w14:textId="77777777" w:rsidR="00A118F2" w:rsidRPr="000C54C6" w:rsidRDefault="00A118F2" w:rsidP="001A18D9">
            <w:pPr>
              <w:widowControl/>
              <w:jc w:val="center"/>
              <w:rPr>
                <w:ins w:id="407" w:author="User" w:date="2026-01-22T15:02:00Z"/>
                <w:rFonts w:ascii="Times New Roman" w:eastAsia="SimSun" w:hAnsi="Times New Roman" w:cs="Times New Roman"/>
                <w:lang w:eastAsia="zh-CN" w:bidi="ar"/>
              </w:rPr>
            </w:pPr>
            <w:ins w:id="408" w:author="User" w:date="2026-01-22T15:02:00Z">
              <w:r w:rsidRPr="000C54C6">
                <w:rPr>
                  <w:rFonts w:ascii="Times New Roman" w:eastAsia="SimSun" w:hAnsi="Times New Roman" w:cs="Times New Roman"/>
                  <w:lang w:eastAsia="zh-CN" w:bidi="ar"/>
                </w:rPr>
                <w:t>Picklist</w:t>
              </w:r>
            </w:ins>
          </w:p>
        </w:tc>
        <w:tc>
          <w:tcPr>
            <w:tcW w:w="1152" w:type="dxa"/>
            <w:tcBorders>
              <w:tl2br w:val="nil"/>
              <w:tr2bl w:val="nil"/>
            </w:tcBorders>
            <w:vAlign w:val="center"/>
          </w:tcPr>
          <w:p w14:paraId="66779AFA" w14:textId="77777777" w:rsidR="00A118F2" w:rsidRPr="000C54C6" w:rsidRDefault="00A118F2" w:rsidP="001A18D9">
            <w:pPr>
              <w:widowControl/>
              <w:jc w:val="center"/>
              <w:rPr>
                <w:ins w:id="409" w:author="User" w:date="2026-01-22T15:02:00Z"/>
                <w:rFonts w:ascii="Times New Roman" w:eastAsia="SimSun" w:hAnsi="Times New Roman" w:cs="Times New Roman"/>
                <w:lang w:eastAsia="zh-CN" w:bidi="ar"/>
              </w:rPr>
            </w:pPr>
            <w:ins w:id="410"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15815ED6" w14:textId="77777777" w:rsidR="00A118F2" w:rsidRPr="000C54C6" w:rsidRDefault="00A118F2" w:rsidP="001A18D9">
            <w:pPr>
              <w:widowControl/>
              <w:jc w:val="center"/>
              <w:rPr>
                <w:ins w:id="411" w:author="User" w:date="2026-01-22T15:02:00Z"/>
                <w:rFonts w:ascii="Times New Roman" w:eastAsia="SimSun" w:hAnsi="Times New Roman" w:cs="Times New Roman"/>
                <w:lang w:eastAsia="zh-CN" w:bidi="ar"/>
              </w:rPr>
            </w:pPr>
          </w:p>
        </w:tc>
        <w:tc>
          <w:tcPr>
            <w:tcW w:w="1737" w:type="dxa"/>
            <w:gridSpan w:val="2"/>
            <w:tcBorders>
              <w:top w:val="single" w:sz="4" w:space="0" w:color="auto"/>
              <w:left w:val="single" w:sz="4" w:space="0" w:color="auto"/>
              <w:bottom w:val="nil"/>
              <w:right w:val="single" w:sz="4" w:space="0" w:color="auto"/>
              <w:tl2br w:val="nil"/>
              <w:tr2bl w:val="nil"/>
            </w:tcBorders>
            <w:vAlign w:val="center"/>
          </w:tcPr>
          <w:p w14:paraId="1F1FEE71" w14:textId="77777777" w:rsidR="00A118F2" w:rsidRPr="000C54C6" w:rsidRDefault="00A118F2" w:rsidP="001A18D9">
            <w:pPr>
              <w:widowControl/>
              <w:rPr>
                <w:ins w:id="412" w:author="User" w:date="2026-01-22T15:02:00Z"/>
                <w:rFonts w:ascii="Times New Roman" w:eastAsia="SimSun" w:hAnsi="Times New Roman" w:cs="Times New Roman"/>
                <w:lang w:eastAsia="zh-CN" w:bidi="ar"/>
              </w:rPr>
            </w:pPr>
          </w:p>
        </w:tc>
      </w:tr>
      <w:tr w:rsidR="00A118F2" w:rsidRPr="000C54C6" w14:paraId="625986C9" w14:textId="77777777" w:rsidTr="001A18D9">
        <w:trPr>
          <w:trHeight w:val="84"/>
          <w:ins w:id="413" w:author="User" w:date="2026-01-22T15:02:00Z"/>
        </w:trPr>
        <w:tc>
          <w:tcPr>
            <w:tcW w:w="0" w:type="auto"/>
            <w:tcBorders>
              <w:tl2br w:val="nil"/>
              <w:tr2bl w:val="nil"/>
            </w:tcBorders>
            <w:vAlign w:val="center"/>
          </w:tcPr>
          <w:p w14:paraId="73285D23" w14:textId="77777777" w:rsidR="00A118F2" w:rsidRPr="000C54C6" w:rsidRDefault="00A118F2" w:rsidP="001A18D9">
            <w:pPr>
              <w:widowControl/>
              <w:jc w:val="center"/>
              <w:rPr>
                <w:ins w:id="414" w:author="User" w:date="2026-01-22T15:02:00Z"/>
                <w:rFonts w:ascii="Times New Roman" w:eastAsia="SimSun" w:hAnsi="Times New Roman" w:cs="Times New Roman"/>
                <w:lang w:eastAsia="zh-CN" w:bidi="ar"/>
              </w:rPr>
            </w:pPr>
            <w:ins w:id="415" w:author="User" w:date="2026-01-22T15:02:00Z">
              <w:r w:rsidRPr="000C54C6">
                <w:rPr>
                  <w:rFonts w:ascii="Times New Roman" w:eastAsia="SimSun" w:hAnsi="Times New Roman" w:cs="Times New Roman"/>
                  <w:color w:val="000000" w:themeColor="text1"/>
                  <w:lang w:eastAsia="zh-CN"/>
                  <w:rPrChange w:id="416" w:author="User" w:date="2026-02-02T18:38:00Z">
                    <w:rPr>
                      <w:rFonts w:ascii="Times New Roman" w:eastAsia="SimSun" w:hAnsi="Times New Roman" w:cs="Times New Roman"/>
                      <w:color w:val="7B7B7B" w:themeColor="accent3" w:themeShade="BF"/>
                      <w:lang w:eastAsia="zh-CN"/>
                    </w:rPr>
                  </w:rPrChange>
                </w:rPr>
                <w:t>Corporation</w:t>
              </w:r>
            </w:ins>
          </w:p>
        </w:tc>
        <w:tc>
          <w:tcPr>
            <w:tcW w:w="2163" w:type="dxa"/>
            <w:tcBorders>
              <w:tl2br w:val="nil"/>
              <w:tr2bl w:val="nil"/>
            </w:tcBorders>
            <w:vAlign w:val="center"/>
          </w:tcPr>
          <w:p w14:paraId="6E8A0C69" w14:textId="77777777" w:rsidR="00A118F2" w:rsidRPr="000C54C6" w:rsidRDefault="00A118F2" w:rsidP="001A18D9">
            <w:pPr>
              <w:widowControl/>
              <w:jc w:val="center"/>
              <w:rPr>
                <w:ins w:id="417" w:author="User" w:date="2026-01-22T15:02:00Z"/>
                <w:rFonts w:ascii="Times New Roman" w:eastAsia="SimSun" w:hAnsi="Times New Roman" w:cs="Times New Roman"/>
                <w:color w:val="000000" w:themeColor="text1"/>
                <w:lang w:eastAsia="zh-CN" w:bidi="ar"/>
                <w:rPrChange w:id="418" w:author="User" w:date="2026-02-02T18:38:00Z">
                  <w:rPr>
                    <w:ins w:id="419" w:author="User" w:date="2026-01-22T15:02:00Z"/>
                    <w:rFonts w:ascii="Times New Roman" w:eastAsia="SimSun" w:hAnsi="Times New Roman" w:cs="Times New Roman"/>
                    <w:color w:val="538135" w:themeColor="accent6" w:themeShade="BF"/>
                    <w:lang w:eastAsia="zh-CN" w:bidi="ar"/>
                  </w:rPr>
                </w:rPrChange>
              </w:rPr>
            </w:pPr>
            <w:ins w:id="420" w:author="User" w:date="2026-01-22T15:02:00Z">
              <w:r w:rsidRPr="000C54C6">
                <w:rPr>
                  <w:rFonts w:ascii="Times New Roman" w:eastAsia="SimSun" w:hAnsi="Times New Roman" w:cs="Times New Roman"/>
                  <w:color w:val="000000" w:themeColor="text1"/>
                  <w:lang w:eastAsia="zh-CN" w:bidi="ar"/>
                  <w:rPrChange w:id="421" w:author="User" w:date="2026-02-02T18:38:00Z">
                    <w:rPr>
                      <w:rFonts w:ascii="Times New Roman" w:eastAsia="SimSun" w:hAnsi="Times New Roman" w:cs="Times New Roman"/>
                      <w:color w:val="538135" w:themeColor="accent6" w:themeShade="BF"/>
                      <w:lang w:eastAsia="zh-CN" w:bidi="ar"/>
                    </w:rPr>
                  </w:rPrChange>
                </w:rPr>
                <w:t xml:space="preserve">Text </w:t>
              </w:r>
            </w:ins>
          </w:p>
        </w:tc>
        <w:tc>
          <w:tcPr>
            <w:tcW w:w="1152" w:type="dxa"/>
            <w:tcBorders>
              <w:tl2br w:val="nil"/>
              <w:tr2bl w:val="nil"/>
            </w:tcBorders>
            <w:vAlign w:val="center"/>
          </w:tcPr>
          <w:p w14:paraId="410B0C5C" w14:textId="77777777" w:rsidR="00A118F2" w:rsidRPr="000C54C6" w:rsidRDefault="00A118F2" w:rsidP="001A18D9">
            <w:pPr>
              <w:widowControl/>
              <w:jc w:val="center"/>
              <w:rPr>
                <w:ins w:id="422" w:author="User" w:date="2026-01-22T15:02:00Z"/>
                <w:rFonts w:ascii="Times New Roman" w:eastAsia="SimSun" w:hAnsi="Times New Roman" w:cs="Times New Roman"/>
                <w:lang w:eastAsia="zh-CN" w:bidi="ar"/>
              </w:rPr>
            </w:pPr>
            <w:ins w:id="423" w:author="User" w:date="2026-01-22T15:02:00Z">
              <w:r w:rsidRPr="000C54C6">
                <w:rPr>
                  <w:rFonts w:ascii="Times New Roman" w:eastAsia="SimSun" w:hAnsi="Times New Roman" w:cs="Times New Roman"/>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5FE5F4C5" w14:textId="77777777" w:rsidR="00A118F2" w:rsidRPr="000C54C6" w:rsidRDefault="00A118F2" w:rsidP="001A18D9">
            <w:pPr>
              <w:widowControl/>
              <w:jc w:val="center"/>
              <w:rPr>
                <w:ins w:id="424" w:author="User" w:date="2026-01-22T15:02:00Z"/>
                <w:rFonts w:ascii="Times New Roman" w:eastAsia="SimSun" w:hAnsi="Times New Roman" w:cs="Times New Roman"/>
                <w:lang w:eastAsia="zh-CN" w:bidi="ar"/>
              </w:rPr>
            </w:pPr>
          </w:p>
        </w:tc>
        <w:tc>
          <w:tcPr>
            <w:tcW w:w="1737" w:type="dxa"/>
            <w:gridSpan w:val="2"/>
            <w:tcBorders>
              <w:top w:val="nil"/>
              <w:left w:val="single" w:sz="4" w:space="0" w:color="auto"/>
              <w:bottom w:val="nil"/>
              <w:right w:val="single" w:sz="4" w:space="0" w:color="auto"/>
              <w:tl2br w:val="nil"/>
              <w:tr2bl w:val="nil"/>
            </w:tcBorders>
            <w:vAlign w:val="center"/>
          </w:tcPr>
          <w:p w14:paraId="13EC111F" w14:textId="77777777" w:rsidR="00A118F2" w:rsidRPr="000C54C6" w:rsidRDefault="00A118F2" w:rsidP="001A18D9">
            <w:pPr>
              <w:widowControl/>
              <w:rPr>
                <w:ins w:id="425" w:author="User" w:date="2026-01-22T15:02:00Z"/>
                <w:rFonts w:ascii="Times New Roman" w:eastAsia="SimSun" w:hAnsi="Times New Roman" w:cs="Times New Roman"/>
                <w:lang w:eastAsia="zh-CN" w:bidi="ar"/>
              </w:rPr>
            </w:pPr>
          </w:p>
        </w:tc>
      </w:tr>
      <w:tr w:rsidR="00A118F2" w:rsidRPr="000C54C6" w14:paraId="382F57BA" w14:textId="77777777" w:rsidTr="001A18D9">
        <w:trPr>
          <w:trHeight w:val="84"/>
          <w:ins w:id="426" w:author="User" w:date="2026-01-22T15:02:00Z"/>
        </w:trPr>
        <w:tc>
          <w:tcPr>
            <w:tcW w:w="0" w:type="auto"/>
            <w:tcBorders>
              <w:tl2br w:val="nil"/>
              <w:tr2bl w:val="nil"/>
            </w:tcBorders>
            <w:vAlign w:val="center"/>
          </w:tcPr>
          <w:p w14:paraId="1F94B386" w14:textId="77777777" w:rsidR="00A118F2" w:rsidRPr="000C54C6" w:rsidRDefault="00A118F2" w:rsidP="001A18D9">
            <w:pPr>
              <w:widowControl/>
              <w:jc w:val="center"/>
              <w:rPr>
                <w:ins w:id="427" w:author="User" w:date="2026-01-22T15:02:00Z"/>
                <w:rFonts w:ascii="Times New Roman" w:eastAsia="SimSun" w:hAnsi="Times New Roman" w:cs="Times New Roman"/>
                <w:lang w:eastAsia="zh-CN" w:bidi="ar"/>
              </w:rPr>
            </w:pPr>
            <w:ins w:id="428" w:author="User" w:date="2026-01-22T15:02:00Z">
              <w:r w:rsidRPr="000C54C6">
                <w:rPr>
                  <w:rFonts w:ascii="Times New Roman" w:eastAsia="SimSun" w:hAnsi="Times New Roman" w:cs="Times New Roman"/>
                  <w:lang w:eastAsia="zh-CN"/>
                </w:rPr>
                <w:t>Municipality</w:t>
              </w:r>
            </w:ins>
          </w:p>
        </w:tc>
        <w:tc>
          <w:tcPr>
            <w:tcW w:w="2163" w:type="dxa"/>
            <w:tcBorders>
              <w:tl2br w:val="nil"/>
              <w:tr2bl w:val="nil"/>
            </w:tcBorders>
            <w:vAlign w:val="center"/>
          </w:tcPr>
          <w:p w14:paraId="26B7E1BD" w14:textId="77777777" w:rsidR="00A118F2" w:rsidRPr="000C54C6" w:rsidRDefault="00A118F2" w:rsidP="001A18D9">
            <w:pPr>
              <w:widowControl/>
              <w:jc w:val="center"/>
              <w:rPr>
                <w:ins w:id="429" w:author="User" w:date="2026-01-22T15:02:00Z"/>
                <w:rFonts w:ascii="Times New Roman" w:eastAsia="SimSun" w:hAnsi="Times New Roman" w:cs="Times New Roman"/>
                <w:color w:val="000000" w:themeColor="text1"/>
                <w:lang w:eastAsia="zh-CN" w:bidi="ar"/>
                <w:rPrChange w:id="430" w:author="User" w:date="2026-02-02T18:38:00Z">
                  <w:rPr>
                    <w:ins w:id="431" w:author="User" w:date="2026-01-22T15:02:00Z"/>
                    <w:rFonts w:ascii="Times New Roman" w:eastAsia="SimSun" w:hAnsi="Times New Roman" w:cs="Times New Roman"/>
                    <w:color w:val="538135" w:themeColor="accent6" w:themeShade="BF"/>
                    <w:lang w:eastAsia="zh-CN" w:bidi="ar"/>
                  </w:rPr>
                </w:rPrChange>
              </w:rPr>
            </w:pPr>
            <w:ins w:id="432" w:author="User" w:date="2026-01-22T15:02:00Z">
              <w:r w:rsidRPr="000C54C6">
                <w:rPr>
                  <w:rFonts w:ascii="Times New Roman" w:eastAsia="SimSun" w:hAnsi="Times New Roman" w:cs="Times New Roman"/>
                  <w:color w:val="000000" w:themeColor="text1"/>
                  <w:lang w:eastAsia="zh-CN" w:bidi="ar"/>
                  <w:rPrChange w:id="433" w:author="User" w:date="2026-02-02T18:38:00Z">
                    <w:rPr>
                      <w:rFonts w:ascii="Times New Roman" w:eastAsia="SimSun" w:hAnsi="Times New Roman" w:cs="Times New Roman"/>
                      <w:color w:val="538135" w:themeColor="accent6" w:themeShade="BF"/>
                      <w:lang w:eastAsia="zh-CN" w:bidi="ar"/>
                    </w:rPr>
                  </w:rPrChange>
                </w:rPr>
                <w:t>Text</w:t>
              </w:r>
            </w:ins>
          </w:p>
        </w:tc>
        <w:tc>
          <w:tcPr>
            <w:tcW w:w="1152" w:type="dxa"/>
            <w:tcBorders>
              <w:tl2br w:val="nil"/>
              <w:tr2bl w:val="nil"/>
            </w:tcBorders>
            <w:vAlign w:val="center"/>
          </w:tcPr>
          <w:p w14:paraId="775BE321" w14:textId="77777777" w:rsidR="00A118F2" w:rsidRPr="000C54C6" w:rsidRDefault="00A118F2" w:rsidP="001A18D9">
            <w:pPr>
              <w:widowControl/>
              <w:jc w:val="center"/>
              <w:rPr>
                <w:ins w:id="434" w:author="User" w:date="2026-01-22T15:02:00Z"/>
                <w:rFonts w:ascii="Times New Roman" w:eastAsia="SimSun" w:hAnsi="Times New Roman" w:cs="Times New Roman"/>
                <w:lang w:eastAsia="zh-CN" w:bidi="ar"/>
              </w:rPr>
            </w:pPr>
            <w:ins w:id="435" w:author="User" w:date="2026-01-22T15:02:00Z">
              <w:r w:rsidRPr="000C54C6">
                <w:rPr>
                  <w:rFonts w:ascii="Times New Roman" w:eastAsia="SimSun" w:hAnsi="Times New Roman" w:cs="Times New Roman"/>
                  <w:lang w:eastAsia="zh-CN" w:bidi="ar"/>
                </w:rPr>
                <w:t>Optional</w:t>
              </w:r>
            </w:ins>
          </w:p>
          <w:p w14:paraId="1B25502B" w14:textId="77777777" w:rsidR="00A118F2" w:rsidRPr="000C54C6" w:rsidRDefault="00A118F2" w:rsidP="001A18D9">
            <w:pPr>
              <w:widowControl/>
              <w:jc w:val="center"/>
              <w:rPr>
                <w:ins w:id="436" w:author="User" w:date="2026-01-22T15:02:00Z"/>
                <w:rFonts w:ascii="Times New Roman" w:eastAsia="SimSun" w:hAnsi="Times New Roman" w:cs="Times New Roman"/>
                <w:lang w:eastAsia="zh-CN" w:bidi="ar"/>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018139BF" w14:textId="77777777" w:rsidR="00A118F2" w:rsidRPr="000C54C6" w:rsidRDefault="00A118F2" w:rsidP="001A18D9">
            <w:pPr>
              <w:widowControl/>
              <w:jc w:val="center"/>
              <w:rPr>
                <w:ins w:id="437" w:author="User" w:date="2026-01-22T15:02:00Z"/>
                <w:rFonts w:ascii="Times New Roman" w:eastAsia="SimSun" w:hAnsi="Times New Roman" w:cs="Times New Roman"/>
                <w:lang w:eastAsia="zh-CN" w:bidi="ar"/>
              </w:rPr>
            </w:pPr>
          </w:p>
        </w:tc>
        <w:tc>
          <w:tcPr>
            <w:tcW w:w="1737" w:type="dxa"/>
            <w:gridSpan w:val="2"/>
            <w:tcBorders>
              <w:top w:val="nil"/>
              <w:left w:val="single" w:sz="4" w:space="0" w:color="auto"/>
              <w:bottom w:val="nil"/>
              <w:right w:val="single" w:sz="4" w:space="0" w:color="auto"/>
              <w:tl2br w:val="nil"/>
              <w:tr2bl w:val="nil"/>
            </w:tcBorders>
            <w:vAlign w:val="center"/>
          </w:tcPr>
          <w:p w14:paraId="559109BC" w14:textId="77777777" w:rsidR="00A118F2" w:rsidRPr="000C54C6" w:rsidRDefault="00A118F2" w:rsidP="001A18D9">
            <w:pPr>
              <w:widowControl/>
              <w:rPr>
                <w:ins w:id="438" w:author="User" w:date="2026-01-22T15:02:00Z"/>
                <w:rFonts w:ascii="Times New Roman" w:eastAsia="SimSun" w:hAnsi="Times New Roman" w:cs="Times New Roman"/>
                <w:lang w:eastAsia="zh-CN" w:bidi="ar"/>
              </w:rPr>
            </w:pPr>
          </w:p>
        </w:tc>
      </w:tr>
      <w:tr w:rsidR="00A118F2" w:rsidRPr="000C54C6" w14:paraId="0F7DC732" w14:textId="77777777" w:rsidTr="001A18D9">
        <w:trPr>
          <w:trHeight w:val="84"/>
          <w:ins w:id="439" w:author="User" w:date="2026-01-22T15:02:00Z"/>
        </w:trPr>
        <w:tc>
          <w:tcPr>
            <w:tcW w:w="0" w:type="auto"/>
            <w:tcBorders>
              <w:tl2br w:val="nil"/>
              <w:tr2bl w:val="nil"/>
            </w:tcBorders>
            <w:vAlign w:val="center"/>
          </w:tcPr>
          <w:p w14:paraId="0B454521" w14:textId="77777777" w:rsidR="00A118F2" w:rsidRPr="000C54C6" w:rsidRDefault="00A118F2" w:rsidP="001A18D9">
            <w:pPr>
              <w:widowControl/>
              <w:jc w:val="center"/>
              <w:rPr>
                <w:ins w:id="440" w:author="User" w:date="2026-01-22T15:02:00Z"/>
                <w:rFonts w:ascii="Times New Roman" w:eastAsia="SimSun" w:hAnsi="Times New Roman" w:cs="Times New Roman"/>
                <w:lang w:eastAsia="zh-CN" w:bidi="ar"/>
              </w:rPr>
            </w:pPr>
            <w:ins w:id="441" w:author="User" w:date="2026-01-22T15:02:00Z">
              <w:r w:rsidRPr="000C54C6">
                <w:rPr>
                  <w:rFonts w:ascii="Times New Roman" w:eastAsia="SimSun" w:hAnsi="Times New Roman" w:cs="Times New Roman"/>
                  <w:lang w:eastAsia="zh-CN"/>
                </w:rPr>
                <w:t>Panchayat</w:t>
              </w:r>
            </w:ins>
          </w:p>
        </w:tc>
        <w:tc>
          <w:tcPr>
            <w:tcW w:w="2163" w:type="dxa"/>
            <w:tcBorders>
              <w:tl2br w:val="nil"/>
              <w:tr2bl w:val="nil"/>
            </w:tcBorders>
            <w:vAlign w:val="center"/>
          </w:tcPr>
          <w:p w14:paraId="7B79AC32" w14:textId="77777777" w:rsidR="00A118F2" w:rsidRPr="000C54C6" w:rsidRDefault="00A118F2" w:rsidP="001A18D9">
            <w:pPr>
              <w:widowControl/>
              <w:jc w:val="center"/>
              <w:rPr>
                <w:ins w:id="442" w:author="User" w:date="2026-01-22T15:02:00Z"/>
                <w:rFonts w:ascii="Times New Roman" w:eastAsia="SimSun" w:hAnsi="Times New Roman" w:cs="Times New Roman"/>
                <w:color w:val="000000" w:themeColor="text1"/>
                <w:lang w:eastAsia="zh-CN" w:bidi="ar"/>
                <w:rPrChange w:id="443" w:author="User" w:date="2026-02-02T18:38:00Z">
                  <w:rPr>
                    <w:ins w:id="444" w:author="User" w:date="2026-01-22T15:02:00Z"/>
                    <w:rFonts w:ascii="Times New Roman" w:eastAsia="SimSun" w:hAnsi="Times New Roman" w:cs="Times New Roman"/>
                    <w:color w:val="538135" w:themeColor="accent6" w:themeShade="BF"/>
                    <w:lang w:eastAsia="zh-CN" w:bidi="ar"/>
                  </w:rPr>
                </w:rPrChange>
              </w:rPr>
            </w:pPr>
            <w:ins w:id="445" w:author="User" w:date="2026-01-22T15:02:00Z">
              <w:r w:rsidRPr="000C54C6">
                <w:rPr>
                  <w:rFonts w:ascii="Times New Roman" w:eastAsia="SimSun" w:hAnsi="Times New Roman" w:cs="Times New Roman"/>
                  <w:color w:val="000000" w:themeColor="text1"/>
                  <w:lang w:eastAsia="zh-CN" w:bidi="ar"/>
                  <w:rPrChange w:id="446" w:author="User" w:date="2026-02-02T18:38:00Z">
                    <w:rPr>
                      <w:rFonts w:ascii="Times New Roman" w:eastAsia="SimSun" w:hAnsi="Times New Roman" w:cs="Times New Roman"/>
                      <w:color w:val="538135" w:themeColor="accent6" w:themeShade="BF"/>
                      <w:lang w:eastAsia="zh-CN" w:bidi="ar"/>
                    </w:rPr>
                  </w:rPrChange>
                </w:rPr>
                <w:t>Text</w:t>
              </w:r>
            </w:ins>
          </w:p>
        </w:tc>
        <w:tc>
          <w:tcPr>
            <w:tcW w:w="1152" w:type="dxa"/>
            <w:tcBorders>
              <w:tl2br w:val="nil"/>
              <w:tr2bl w:val="nil"/>
            </w:tcBorders>
            <w:vAlign w:val="center"/>
          </w:tcPr>
          <w:p w14:paraId="05CFF6A0" w14:textId="77777777" w:rsidR="00A118F2" w:rsidRPr="000C54C6" w:rsidRDefault="00A118F2" w:rsidP="001A18D9">
            <w:pPr>
              <w:widowControl/>
              <w:jc w:val="center"/>
              <w:rPr>
                <w:ins w:id="447" w:author="User" w:date="2026-01-22T15:02:00Z"/>
                <w:rFonts w:ascii="Times New Roman" w:eastAsia="SimSun" w:hAnsi="Times New Roman" w:cs="Times New Roman"/>
                <w:lang w:eastAsia="zh-CN" w:bidi="ar"/>
              </w:rPr>
            </w:pPr>
            <w:ins w:id="448" w:author="User" w:date="2026-01-22T15:02:00Z">
              <w:r w:rsidRPr="000C54C6">
                <w:rPr>
                  <w:rFonts w:ascii="Times New Roman" w:eastAsia="SimSun" w:hAnsi="Times New Roman" w:cs="Times New Roman"/>
                  <w:lang w:eastAsia="zh-CN" w:bidi="ar"/>
                </w:rPr>
                <w:t>Optional</w:t>
              </w:r>
            </w:ins>
          </w:p>
          <w:p w14:paraId="1635005D" w14:textId="77777777" w:rsidR="00A118F2" w:rsidRPr="000C54C6" w:rsidRDefault="00A118F2" w:rsidP="001A18D9">
            <w:pPr>
              <w:widowControl/>
              <w:jc w:val="center"/>
              <w:rPr>
                <w:ins w:id="449" w:author="User" w:date="2026-01-22T15:02:00Z"/>
                <w:rFonts w:ascii="Times New Roman" w:eastAsia="SimSun" w:hAnsi="Times New Roman" w:cs="Times New Roman"/>
                <w:lang w:eastAsia="zh-CN" w:bidi="ar"/>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0A5BB805" w14:textId="77777777" w:rsidR="00A118F2" w:rsidRPr="000C54C6" w:rsidRDefault="00A118F2" w:rsidP="001A18D9">
            <w:pPr>
              <w:widowControl/>
              <w:jc w:val="center"/>
              <w:rPr>
                <w:ins w:id="450" w:author="User" w:date="2026-01-22T15:02:00Z"/>
                <w:rFonts w:ascii="Times New Roman" w:eastAsia="SimSun" w:hAnsi="Times New Roman" w:cs="Times New Roman"/>
                <w:lang w:eastAsia="zh-CN" w:bidi="ar"/>
              </w:rPr>
            </w:pPr>
          </w:p>
        </w:tc>
        <w:tc>
          <w:tcPr>
            <w:tcW w:w="1737" w:type="dxa"/>
            <w:gridSpan w:val="2"/>
            <w:tcBorders>
              <w:top w:val="nil"/>
              <w:left w:val="single" w:sz="4" w:space="0" w:color="auto"/>
              <w:bottom w:val="nil"/>
              <w:right w:val="single" w:sz="4" w:space="0" w:color="auto"/>
              <w:tl2br w:val="nil"/>
              <w:tr2bl w:val="nil"/>
            </w:tcBorders>
            <w:vAlign w:val="center"/>
          </w:tcPr>
          <w:p w14:paraId="7BAF4F2F" w14:textId="77777777" w:rsidR="00A118F2" w:rsidRPr="000C54C6" w:rsidRDefault="00A118F2" w:rsidP="001A18D9">
            <w:pPr>
              <w:widowControl/>
              <w:rPr>
                <w:ins w:id="451" w:author="User" w:date="2026-01-22T15:02:00Z"/>
                <w:rFonts w:ascii="Times New Roman" w:eastAsia="SimSun" w:hAnsi="Times New Roman" w:cs="Times New Roman"/>
                <w:lang w:eastAsia="zh-CN" w:bidi="ar"/>
              </w:rPr>
            </w:pPr>
          </w:p>
        </w:tc>
      </w:tr>
      <w:tr w:rsidR="00A118F2" w:rsidRPr="000C54C6" w14:paraId="3B7E4E7B" w14:textId="77777777" w:rsidTr="001A18D9">
        <w:trPr>
          <w:trHeight w:val="84"/>
          <w:ins w:id="452" w:author="User" w:date="2026-01-22T15:02:00Z"/>
        </w:trPr>
        <w:tc>
          <w:tcPr>
            <w:tcW w:w="0" w:type="auto"/>
            <w:tcBorders>
              <w:tl2br w:val="nil"/>
              <w:tr2bl w:val="nil"/>
            </w:tcBorders>
            <w:vAlign w:val="center"/>
          </w:tcPr>
          <w:p w14:paraId="674F8C39" w14:textId="77777777" w:rsidR="00A118F2" w:rsidRPr="000C54C6" w:rsidRDefault="00A118F2" w:rsidP="001A18D9">
            <w:pPr>
              <w:widowControl/>
              <w:jc w:val="center"/>
              <w:rPr>
                <w:ins w:id="453" w:author="User" w:date="2026-01-22T15:02:00Z"/>
                <w:rFonts w:ascii="Times New Roman" w:eastAsia="SimSun" w:hAnsi="Times New Roman" w:cs="Times New Roman"/>
                <w:lang w:eastAsia="zh-CN" w:bidi="ar"/>
              </w:rPr>
            </w:pPr>
            <w:ins w:id="454" w:author="User" w:date="2026-01-22T15:02:00Z">
              <w:r w:rsidRPr="000C54C6">
                <w:rPr>
                  <w:rFonts w:ascii="Times New Roman" w:eastAsia="SimSun" w:hAnsi="Times New Roman" w:cs="Times New Roman"/>
                  <w:lang w:eastAsia="zh-CN" w:bidi="ar"/>
                </w:rPr>
                <w:t>Village</w:t>
              </w:r>
            </w:ins>
          </w:p>
        </w:tc>
        <w:tc>
          <w:tcPr>
            <w:tcW w:w="2163" w:type="dxa"/>
            <w:tcBorders>
              <w:tl2br w:val="nil"/>
              <w:tr2bl w:val="nil"/>
            </w:tcBorders>
            <w:vAlign w:val="center"/>
          </w:tcPr>
          <w:p w14:paraId="71C35659" w14:textId="77777777" w:rsidR="00A118F2" w:rsidRPr="000C54C6" w:rsidRDefault="00A118F2" w:rsidP="001A18D9">
            <w:pPr>
              <w:widowControl/>
              <w:jc w:val="center"/>
              <w:rPr>
                <w:ins w:id="455" w:author="User" w:date="2026-01-22T15:02:00Z"/>
                <w:rFonts w:ascii="Times New Roman" w:eastAsia="SimSun" w:hAnsi="Times New Roman" w:cs="Times New Roman"/>
                <w:color w:val="000000" w:themeColor="text1"/>
                <w:lang w:eastAsia="zh-CN" w:bidi="ar"/>
                <w:rPrChange w:id="456" w:author="User" w:date="2026-02-02T18:38:00Z">
                  <w:rPr>
                    <w:ins w:id="457" w:author="User" w:date="2026-01-22T15:02:00Z"/>
                    <w:rFonts w:ascii="Times New Roman" w:eastAsia="SimSun" w:hAnsi="Times New Roman" w:cs="Times New Roman"/>
                    <w:color w:val="538135" w:themeColor="accent6" w:themeShade="BF"/>
                    <w:lang w:eastAsia="zh-CN" w:bidi="ar"/>
                  </w:rPr>
                </w:rPrChange>
              </w:rPr>
            </w:pPr>
            <w:ins w:id="458" w:author="User" w:date="2026-01-22T15:02:00Z">
              <w:r w:rsidRPr="000C54C6">
                <w:rPr>
                  <w:rFonts w:ascii="Times New Roman" w:eastAsia="SimSun" w:hAnsi="Times New Roman" w:cs="Times New Roman"/>
                  <w:color w:val="000000" w:themeColor="text1"/>
                  <w:lang w:eastAsia="zh-CN" w:bidi="ar"/>
                  <w:rPrChange w:id="459" w:author="User" w:date="2026-02-02T18:38:00Z">
                    <w:rPr>
                      <w:rFonts w:ascii="Times New Roman" w:eastAsia="SimSun" w:hAnsi="Times New Roman" w:cs="Times New Roman"/>
                      <w:color w:val="538135" w:themeColor="accent6" w:themeShade="BF"/>
                      <w:lang w:eastAsia="zh-CN" w:bidi="ar"/>
                    </w:rPr>
                  </w:rPrChange>
                </w:rPr>
                <w:t>Text</w:t>
              </w:r>
            </w:ins>
          </w:p>
        </w:tc>
        <w:tc>
          <w:tcPr>
            <w:tcW w:w="1152" w:type="dxa"/>
            <w:tcBorders>
              <w:tl2br w:val="nil"/>
              <w:tr2bl w:val="nil"/>
            </w:tcBorders>
            <w:vAlign w:val="center"/>
          </w:tcPr>
          <w:p w14:paraId="6DD486E5" w14:textId="77777777" w:rsidR="00A118F2" w:rsidRPr="000C54C6" w:rsidRDefault="00A118F2" w:rsidP="001A18D9">
            <w:pPr>
              <w:widowControl/>
              <w:jc w:val="center"/>
              <w:rPr>
                <w:ins w:id="460" w:author="User" w:date="2026-01-22T15:02:00Z"/>
                <w:rFonts w:ascii="Times New Roman" w:eastAsia="SimSun" w:hAnsi="Times New Roman" w:cs="Times New Roman"/>
                <w:lang w:eastAsia="zh-CN" w:bidi="ar"/>
              </w:rPr>
            </w:pPr>
            <w:ins w:id="461" w:author="User" w:date="2026-01-22T15:02:00Z">
              <w:r w:rsidRPr="000C54C6">
                <w:rPr>
                  <w:rFonts w:ascii="Times New Roman" w:eastAsia="SimSun" w:hAnsi="Times New Roman" w:cs="Times New Roman"/>
                  <w:lang w:eastAsia="zh-CN" w:bidi="ar"/>
                </w:rPr>
                <w:t>Optional</w:t>
              </w:r>
            </w:ins>
          </w:p>
          <w:p w14:paraId="0D47F50F" w14:textId="77777777" w:rsidR="00A118F2" w:rsidRPr="000C54C6" w:rsidRDefault="00A118F2" w:rsidP="001A18D9">
            <w:pPr>
              <w:widowControl/>
              <w:jc w:val="center"/>
              <w:rPr>
                <w:ins w:id="462" w:author="User" w:date="2026-01-22T15:02:00Z"/>
                <w:rFonts w:ascii="Times New Roman" w:eastAsia="SimSun" w:hAnsi="Times New Roman" w:cs="Times New Roman"/>
                <w:lang w:eastAsia="zh-CN" w:bidi="ar"/>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1C90E94A" w14:textId="77777777" w:rsidR="00A118F2" w:rsidRPr="000C54C6" w:rsidRDefault="00A118F2" w:rsidP="001A18D9">
            <w:pPr>
              <w:widowControl/>
              <w:jc w:val="center"/>
              <w:rPr>
                <w:ins w:id="463" w:author="User" w:date="2026-01-22T15:02:00Z"/>
                <w:rFonts w:ascii="Times New Roman" w:eastAsia="SimSun" w:hAnsi="Times New Roman" w:cs="Times New Roman"/>
                <w:lang w:eastAsia="zh-CN" w:bidi="ar"/>
              </w:rPr>
            </w:pPr>
          </w:p>
        </w:tc>
        <w:tc>
          <w:tcPr>
            <w:tcW w:w="1737" w:type="dxa"/>
            <w:gridSpan w:val="2"/>
            <w:tcBorders>
              <w:top w:val="nil"/>
              <w:left w:val="single" w:sz="4" w:space="0" w:color="auto"/>
              <w:bottom w:val="single" w:sz="4" w:space="0" w:color="auto"/>
              <w:right w:val="single" w:sz="4" w:space="0" w:color="auto"/>
              <w:tl2br w:val="nil"/>
              <w:tr2bl w:val="nil"/>
            </w:tcBorders>
            <w:vAlign w:val="center"/>
          </w:tcPr>
          <w:p w14:paraId="7E526F21" w14:textId="77777777" w:rsidR="00A118F2" w:rsidRPr="000C54C6" w:rsidRDefault="00A118F2" w:rsidP="001A18D9">
            <w:pPr>
              <w:widowControl/>
              <w:rPr>
                <w:ins w:id="464" w:author="User" w:date="2026-01-22T15:02:00Z"/>
                <w:rFonts w:ascii="Times New Roman" w:eastAsia="SimSun" w:hAnsi="Times New Roman" w:cs="Times New Roman"/>
                <w:lang w:eastAsia="zh-CN" w:bidi="ar"/>
              </w:rPr>
            </w:pPr>
          </w:p>
        </w:tc>
      </w:tr>
      <w:tr w:rsidR="00A118F2" w:rsidRPr="000C54C6" w14:paraId="0A3B59FD" w14:textId="77777777" w:rsidTr="001A18D9">
        <w:trPr>
          <w:trHeight w:val="84"/>
          <w:ins w:id="465" w:author="User" w:date="2026-01-22T15:02:00Z"/>
        </w:trPr>
        <w:tc>
          <w:tcPr>
            <w:tcW w:w="0" w:type="auto"/>
            <w:tcBorders>
              <w:tl2br w:val="nil"/>
              <w:tr2bl w:val="nil"/>
            </w:tcBorders>
            <w:vAlign w:val="center"/>
          </w:tcPr>
          <w:p w14:paraId="7795AA82" w14:textId="77777777" w:rsidR="00A118F2" w:rsidRPr="000C54C6" w:rsidRDefault="00A118F2" w:rsidP="001A18D9">
            <w:pPr>
              <w:widowControl/>
              <w:jc w:val="center"/>
              <w:rPr>
                <w:ins w:id="466" w:author="User" w:date="2026-01-22T15:02:00Z"/>
                <w:rFonts w:ascii="Times New Roman" w:eastAsia="SimSun" w:hAnsi="Times New Roman" w:cs="Times New Roman"/>
                <w:lang w:eastAsia="zh-CN" w:bidi="ar"/>
              </w:rPr>
            </w:pPr>
            <w:ins w:id="467" w:author="User" w:date="2026-01-22T15:02:00Z">
              <w:r w:rsidRPr="000C54C6">
                <w:rPr>
                  <w:rFonts w:ascii="Times New Roman" w:eastAsia="SimSun" w:hAnsi="Times New Roman" w:cs="Times New Roman"/>
                  <w:lang w:eastAsia="zh-CN" w:bidi="ar"/>
                </w:rPr>
                <w:t>Address Line 1</w:t>
              </w:r>
            </w:ins>
          </w:p>
        </w:tc>
        <w:tc>
          <w:tcPr>
            <w:tcW w:w="2163" w:type="dxa"/>
            <w:tcBorders>
              <w:tl2br w:val="nil"/>
              <w:tr2bl w:val="nil"/>
            </w:tcBorders>
            <w:vAlign w:val="center"/>
          </w:tcPr>
          <w:p w14:paraId="43BB37A9" w14:textId="77777777" w:rsidR="00A118F2" w:rsidRPr="000C54C6" w:rsidRDefault="00A118F2" w:rsidP="001A18D9">
            <w:pPr>
              <w:widowControl/>
              <w:jc w:val="center"/>
              <w:rPr>
                <w:ins w:id="468" w:author="User" w:date="2026-01-22T15:02:00Z"/>
                <w:rFonts w:ascii="Times New Roman" w:eastAsia="SimSun" w:hAnsi="Times New Roman" w:cs="Times New Roman"/>
                <w:lang w:eastAsia="zh-CN" w:bidi="ar"/>
              </w:rPr>
            </w:pPr>
          </w:p>
        </w:tc>
        <w:tc>
          <w:tcPr>
            <w:tcW w:w="1152" w:type="dxa"/>
            <w:tcBorders>
              <w:tl2br w:val="nil"/>
              <w:tr2bl w:val="nil"/>
            </w:tcBorders>
            <w:vAlign w:val="center"/>
          </w:tcPr>
          <w:p w14:paraId="005320BF" w14:textId="77777777" w:rsidR="00A118F2" w:rsidRPr="000C54C6" w:rsidRDefault="00A118F2" w:rsidP="001A18D9">
            <w:pPr>
              <w:widowControl/>
              <w:jc w:val="center"/>
              <w:rPr>
                <w:ins w:id="469" w:author="User" w:date="2026-01-22T15:02:00Z"/>
                <w:rFonts w:ascii="Times New Roman" w:eastAsia="SimSun" w:hAnsi="Times New Roman" w:cs="Times New Roman"/>
                <w:lang w:eastAsia="zh-CN" w:bidi="ar"/>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101BE468" w14:textId="77777777" w:rsidR="00A118F2" w:rsidRPr="000C54C6" w:rsidRDefault="00A118F2" w:rsidP="001A18D9">
            <w:pPr>
              <w:widowControl/>
              <w:jc w:val="center"/>
              <w:rPr>
                <w:ins w:id="470" w:author="User" w:date="2026-01-22T15:02:00Z"/>
                <w:rFonts w:ascii="Times New Roman" w:eastAsia="SimSun" w:hAnsi="Times New Roman" w:cs="Times New Roman"/>
                <w:color w:val="000000" w:themeColor="text1"/>
                <w:lang w:eastAsia="zh-CN" w:bidi="ar"/>
                <w:rPrChange w:id="471" w:author="User" w:date="2026-02-02T18:38:00Z">
                  <w:rPr>
                    <w:ins w:id="472" w:author="User" w:date="2026-01-22T15:02:00Z"/>
                    <w:rFonts w:ascii="Times New Roman" w:eastAsia="SimSun" w:hAnsi="Times New Roman" w:cs="Times New Roman"/>
                    <w:color w:val="538135" w:themeColor="accent6" w:themeShade="BF"/>
                    <w:lang w:eastAsia="zh-CN" w:bidi="ar"/>
                  </w:rPr>
                </w:rPrChange>
              </w:rPr>
            </w:pPr>
          </w:p>
        </w:tc>
        <w:tc>
          <w:tcPr>
            <w:tcW w:w="1737"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91612EC" w14:textId="77777777" w:rsidR="00A118F2" w:rsidRPr="000C54C6" w:rsidRDefault="00A118F2" w:rsidP="001A18D9">
            <w:pPr>
              <w:widowControl/>
              <w:rPr>
                <w:ins w:id="473" w:author="User" w:date="2026-01-22T15:02:00Z"/>
                <w:rFonts w:ascii="Times New Roman" w:eastAsia="SimSun" w:hAnsi="Times New Roman" w:cs="Times New Roman"/>
                <w:color w:val="000000" w:themeColor="text1"/>
                <w:lang w:val="en-IN" w:eastAsia="zh-CN" w:bidi="ar"/>
                <w:rPrChange w:id="474" w:author="User" w:date="2026-02-02T18:38:00Z">
                  <w:rPr>
                    <w:ins w:id="475" w:author="User" w:date="2026-01-22T15:02:00Z"/>
                    <w:rFonts w:ascii="Times New Roman" w:eastAsia="SimSun" w:hAnsi="Times New Roman" w:cs="Times New Roman"/>
                    <w:color w:val="538135" w:themeColor="accent6" w:themeShade="BF"/>
                    <w:lang w:val="en-IN" w:eastAsia="zh-CN" w:bidi="ar"/>
                  </w:rPr>
                </w:rPrChange>
              </w:rPr>
            </w:pPr>
            <w:ins w:id="476" w:author="User" w:date="2026-01-22T15:02:00Z">
              <w:r w:rsidRPr="000C54C6">
                <w:rPr>
                  <w:rFonts w:ascii="Times New Roman" w:eastAsia="SimSun" w:hAnsi="Times New Roman" w:cs="Times New Roman"/>
                  <w:color w:val="000000" w:themeColor="text1"/>
                  <w:lang w:val="en-IN" w:eastAsia="zh-CN" w:bidi="ar"/>
                  <w:rPrChange w:id="477" w:author="User" w:date="2026-02-02T18:38:00Z">
                    <w:rPr>
                      <w:rFonts w:ascii="Times New Roman" w:eastAsia="SimSun" w:hAnsi="Times New Roman" w:cs="Times New Roman"/>
                      <w:color w:val="538135" w:themeColor="accent6" w:themeShade="BF"/>
                      <w:lang w:val="en-IN" w:eastAsia="zh-CN" w:bidi="ar"/>
                    </w:rPr>
                  </w:rPrChange>
                </w:rPr>
                <w:t>For billing purpose</w:t>
              </w:r>
            </w:ins>
          </w:p>
          <w:p w14:paraId="7EE09EDC" w14:textId="77777777" w:rsidR="00A118F2" w:rsidRPr="000C54C6" w:rsidRDefault="00A118F2" w:rsidP="001A18D9">
            <w:pPr>
              <w:widowControl/>
              <w:rPr>
                <w:ins w:id="478" w:author="User" w:date="2026-01-22T15:02:00Z"/>
                <w:rFonts w:ascii="Times New Roman" w:eastAsia="SimSun" w:hAnsi="Times New Roman" w:cs="Times New Roman"/>
                <w:color w:val="000000" w:themeColor="text1"/>
                <w:lang w:eastAsia="zh-CN" w:bidi="ar"/>
                <w:rPrChange w:id="479" w:author="User" w:date="2026-02-02T18:38:00Z">
                  <w:rPr>
                    <w:ins w:id="480" w:author="User" w:date="2026-01-22T15:02:00Z"/>
                    <w:rFonts w:ascii="Times New Roman" w:eastAsia="SimSun" w:hAnsi="Times New Roman" w:cs="Times New Roman"/>
                    <w:color w:val="538135" w:themeColor="accent6" w:themeShade="BF"/>
                    <w:lang w:eastAsia="zh-CN" w:bidi="ar"/>
                  </w:rPr>
                </w:rPrChange>
              </w:rPr>
            </w:pPr>
            <w:ins w:id="481" w:author="User" w:date="2026-01-22T15:02:00Z">
              <w:r w:rsidRPr="000C54C6">
                <w:rPr>
                  <w:rStyle w:val="CommentReference"/>
                  <w:rFonts w:ascii="Times New Roman" w:eastAsia="SimSun" w:hAnsi="Times New Roman" w:cs="Times New Roman"/>
                  <w:color w:val="000000" w:themeColor="text1"/>
                  <w:lang w:eastAsia="zh-CN" w:bidi="ar"/>
                  <w:rPrChange w:id="482" w:author="User" w:date="2026-02-02T18:38:00Z">
                    <w:rPr>
                      <w:rStyle w:val="CommentReference"/>
                      <w:rFonts w:ascii="Times New Roman" w:eastAsia="SimSun" w:hAnsi="Times New Roman" w:cs="Times New Roman"/>
                      <w:color w:val="538135" w:themeColor="accent6" w:themeShade="BF"/>
                      <w:lang w:eastAsia="zh-CN" w:bidi="ar"/>
                    </w:rPr>
                  </w:rPrChange>
                </w:rPr>
                <w:commentReference w:id="483"/>
              </w:r>
            </w:ins>
          </w:p>
        </w:tc>
      </w:tr>
      <w:tr w:rsidR="00A118F2" w:rsidRPr="000C54C6" w14:paraId="58FE9478" w14:textId="77777777" w:rsidTr="001A18D9">
        <w:trPr>
          <w:trHeight w:val="84"/>
          <w:ins w:id="484" w:author="User" w:date="2026-01-22T15:02:00Z"/>
        </w:trPr>
        <w:tc>
          <w:tcPr>
            <w:tcW w:w="0" w:type="auto"/>
            <w:tcBorders>
              <w:tl2br w:val="nil"/>
              <w:tr2bl w:val="nil"/>
            </w:tcBorders>
            <w:vAlign w:val="center"/>
          </w:tcPr>
          <w:p w14:paraId="21F7F28A" w14:textId="77777777" w:rsidR="00A118F2" w:rsidRPr="000C54C6" w:rsidRDefault="00A118F2" w:rsidP="001A18D9">
            <w:pPr>
              <w:widowControl/>
              <w:jc w:val="center"/>
              <w:rPr>
                <w:ins w:id="485" w:author="User" w:date="2026-01-22T15:02:00Z"/>
                <w:rFonts w:ascii="Times New Roman" w:eastAsia="SimSun" w:hAnsi="Times New Roman" w:cs="Times New Roman"/>
                <w:lang w:eastAsia="zh-CN" w:bidi="ar"/>
              </w:rPr>
            </w:pPr>
            <w:ins w:id="486" w:author="User" w:date="2026-01-22T15:02:00Z">
              <w:r w:rsidRPr="000C54C6">
                <w:rPr>
                  <w:rFonts w:ascii="Times New Roman" w:eastAsia="SimSun" w:hAnsi="Times New Roman" w:cs="Times New Roman"/>
                  <w:lang w:eastAsia="zh-CN" w:bidi="ar"/>
                </w:rPr>
                <w:t>Address Line 2</w:t>
              </w:r>
            </w:ins>
          </w:p>
        </w:tc>
        <w:tc>
          <w:tcPr>
            <w:tcW w:w="2163" w:type="dxa"/>
            <w:tcBorders>
              <w:tl2br w:val="nil"/>
              <w:tr2bl w:val="nil"/>
            </w:tcBorders>
            <w:vAlign w:val="center"/>
          </w:tcPr>
          <w:p w14:paraId="40205161" w14:textId="77777777" w:rsidR="00A118F2" w:rsidRPr="000C54C6" w:rsidRDefault="00A118F2" w:rsidP="001A18D9">
            <w:pPr>
              <w:widowControl/>
              <w:jc w:val="center"/>
              <w:rPr>
                <w:ins w:id="487" w:author="User" w:date="2026-01-22T15:02:00Z"/>
                <w:rFonts w:ascii="Times New Roman" w:eastAsia="SimSun" w:hAnsi="Times New Roman" w:cs="Times New Roman"/>
                <w:lang w:eastAsia="zh-CN" w:bidi="ar"/>
              </w:rPr>
            </w:pPr>
          </w:p>
        </w:tc>
        <w:tc>
          <w:tcPr>
            <w:tcW w:w="1152" w:type="dxa"/>
            <w:tcBorders>
              <w:tl2br w:val="nil"/>
              <w:tr2bl w:val="nil"/>
            </w:tcBorders>
            <w:vAlign w:val="center"/>
          </w:tcPr>
          <w:p w14:paraId="32DEC763" w14:textId="77777777" w:rsidR="00A118F2" w:rsidRPr="000C54C6" w:rsidRDefault="00A118F2" w:rsidP="001A18D9">
            <w:pPr>
              <w:widowControl/>
              <w:jc w:val="center"/>
              <w:rPr>
                <w:ins w:id="488" w:author="User" w:date="2026-01-22T15:02:00Z"/>
                <w:rFonts w:ascii="Times New Roman" w:eastAsia="SimSun" w:hAnsi="Times New Roman" w:cs="Times New Roman"/>
                <w:lang w:eastAsia="zh-CN" w:bidi="ar"/>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2793EFF1" w14:textId="77777777" w:rsidR="00A118F2" w:rsidRPr="000C54C6" w:rsidRDefault="00A118F2" w:rsidP="001A18D9">
            <w:pPr>
              <w:widowControl/>
              <w:jc w:val="center"/>
              <w:rPr>
                <w:ins w:id="489" w:author="User" w:date="2026-01-22T15:02:00Z"/>
                <w:rFonts w:ascii="Times New Roman" w:eastAsia="SimSun" w:hAnsi="Times New Roman" w:cs="Times New Roman"/>
                <w:lang w:eastAsia="zh-CN" w:bidi="ar"/>
              </w:rPr>
            </w:pPr>
          </w:p>
        </w:tc>
        <w:tc>
          <w:tcPr>
            <w:tcW w:w="1737"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168B542" w14:textId="77777777" w:rsidR="00A118F2" w:rsidRPr="000C54C6" w:rsidRDefault="00A118F2" w:rsidP="001A18D9">
            <w:pPr>
              <w:widowControl/>
              <w:rPr>
                <w:ins w:id="490" w:author="User" w:date="2026-01-22T15:02:00Z"/>
                <w:rFonts w:ascii="Times New Roman" w:eastAsia="SimSun" w:hAnsi="Times New Roman" w:cs="Times New Roman"/>
                <w:lang w:eastAsia="zh-CN" w:bidi="ar"/>
              </w:rPr>
            </w:pPr>
          </w:p>
        </w:tc>
      </w:tr>
      <w:tr w:rsidR="00A118F2" w:rsidRPr="000C54C6" w14:paraId="04B9274D" w14:textId="77777777" w:rsidTr="001A18D9">
        <w:trPr>
          <w:trHeight w:val="84"/>
          <w:ins w:id="491" w:author="User" w:date="2026-01-22T15:02:00Z"/>
        </w:trPr>
        <w:tc>
          <w:tcPr>
            <w:tcW w:w="0" w:type="auto"/>
            <w:tcBorders>
              <w:tl2br w:val="nil"/>
              <w:tr2bl w:val="nil"/>
            </w:tcBorders>
            <w:vAlign w:val="center"/>
          </w:tcPr>
          <w:p w14:paraId="3992A439" w14:textId="77777777" w:rsidR="00A118F2" w:rsidRPr="000C54C6" w:rsidRDefault="00A118F2" w:rsidP="001A18D9">
            <w:pPr>
              <w:widowControl/>
              <w:jc w:val="center"/>
              <w:rPr>
                <w:ins w:id="492" w:author="User" w:date="2026-01-22T15:02:00Z"/>
                <w:rFonts w:ascii="Times New Roman" w:eastAsia="SimSun" w:hAnsi="Times New Roman" w:cs="Times New Roman"/>
                <w:lang w:eastAsia="zh-CN" w:bidi="ar"/>
              </w:rPr>
            </w:pPr>
            <w:ins w:id="493" w:author="User" w:date="2026-01-22T15:02:00Z">
              <w:r w:rsidRPr="000C54C6">
                <w:rPr>
                  <w:rFonts w:ascii="Times New Roman" w:eastAsia="SimSun" w:hAnsi="Times New Roman" w:cs="Times New Roman"/>
                  <w:lang w:eastAsia="zh-CN" w:bidi="ar"/>
                </w:rPr>
                <w:t>Address Line 3</w:t>
              </w:r>
            </w:ins>
          </w:p>
        </w:tc>
        <w:tc>
          <w:tcPr>
            <w:tcW w:w="2163" w:type="dxa"/>
            <w:tcBorders>
              <w:tl2br w:val="nil"/>
              <w:tr2bl w:val="nil"/>
            </w:tcBorders>
            <w:vAlign w:val="center"/>
          </w:tcPr>
          <w:p w14:paraId="49B2F65F" w14:textId="77777777" w:rsidR="00A118F2" w:rsidRPr="000C54C6" w:rsidRDefault="00A118F2" w:rsidP="001A18D9">
            <w:pPr>
              <w:widowControl/>
              <w:jc w:val="center"/>
              <w:rPr>
                <w:ins w:id="494" w:author="User" w:date="2026-01-22T15:02:00Z"/>
                <w:rFonts w:ascii="Times New Roman" w:eastAsia="SimSun" w:hAnsi="Times New Roman" w:cs="Times New Roman"/>
                <w:lang w:eastAsia="zh-CN" w:bidi="ar"/>
              </w:rPr>
            </w:pPr>
          </w:p>
        </w:tc>
        <w:tc>
          <w:tcPr>
            <w:tcW w:w="1152" w:type="dxa"/>
            <w:tcBorders>
              <w:tl2br w:val="nil"/>
              <w:tr2bl w:val="nil"/>
            </w:tcBorders>
            <w:vAlign w:val="center"/>
          </w:tcPr>
          <w:p w14:paraId="71A28847" w14:textId="77777777" w:rsidR="00A118F2" w:rsidRPr="000C54C6" w:rsidRDefault="00A118F2" w:rsidP="001A18D9">
            <w:pPr>
              <w:widowControl/>
              <w:jc w:val="center"/>
              <w:rPr>
                <w:ins w:id="495" w:author="User" w:date="2026-01-22T15:02:00Z"/>
                <w:rFonts w:ascii="Times New Roman" w:eastAsia="SimSun" w:hAnsi="Times New Roman" w:cs="Times New Roman"/>
                <w:lang w:eastAsia="zh-CN" w:bidi="ar"/>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03530FF8" w14:textId="77777777" w:rsidR="00A118F2" w:rsidRPr="000C54C6" w:rsidRDefault="00A118F2" w:rsidP="001A18D9">
            <w:pPr>
              <w:widowControl/>
              <w:jc w:val="center"/>
              <w:rPr>
                <w:ins w:id="496" w:author="User" w:date="2026-01-22T15:02:00Z"/>
                <w:rFonts w:ascii="Times New Roman" w:eastAsia="SimSun" w:hAnsi="Times New Roman" w:cs="Times New Roman"/>
                <w:lang w:eastAsia="zh-CN" w:bidi="ar"/>
              </w:rPr>
            </w:pPr>
          </w:p>
        </w:tc>
        <w:tc>
          <w:tcPr>
            <w:tcW w:w="1737"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4986075" w14:textId="77777777" w:rsidR="00A118F2" w:rsidRPr="000C54C6" w:rsidRDefault="00A118F2" w:rsidP="001A18D9">
            <w:pPr>
              <w:widowControl/>
              <w:rPr>
                <w:ins w:id="497" w:author="User" w:date="2026-01-22T15:02:00Z"/>
                <w:rFonts w:ascii="Times New Roman" w:eastAsia="SimSun" w:hAnsi="Times New Roman" w:cs="Times New Roman"/>
                <w:lang w:eastAsia="zh-CN" w:bidi="ar"/>
              </w:rPr>
            </w:pPr>
          </w:p>
        </w:tc>
      </w:tr>
      <w:tr w:rsidR="00A118F2" w:rsidRPr="000C54C6" w14:paraId="01E9475D" w14:textId="77777777" w:rsidTr="001A18D9">
        <w:trPr>
          <w:gridAfter w:val="1"/>
          <w:wAfter w:w="100" w:type="dxa"/>
          <w:trHeight w:val="84"/>
          <w:ins w:id="498" w:author="User" w:date="2026-01-22T15:02:00Z"/>
        </w:trPr>
        <w:tc>
          <w:tcPr>
            <w:tcW w:w="1614" w:type="dxa"/>
            <w:tcBorders>
              <w:tl2br w:val="nil"/>
              <w:tr2bl w:val="nil"/>
            </w:tcBorders>
            <w:vAlign w:val="center"/>
          </w:tcPr>
          <w:p w14:paraId="4E256154" w14:textId="77777777" w:rsidR="00A118F2" w:rsidRPr="000C54C6" w:rsidRDefault="00A118F2" w:rsidP="001A18D9">
            <w:pPr>
              <w:widowControl/>
              <w:jc w:val="center"/>
              <w:rPr>
                <w:ins w:id="499" w:author="User" w:date="2026-01-22T15:02:00Z"/>
                <w:rFonts w:ascii="Times New Roman" w:hAnsi="Times New Roman" w:cs="Times New Roman"/>
              </w:rPr>
            </w:pPr>
            <w:ins w:id="500" w:author="User" w:date="2026-01-22T15:02:00Z">
              <w:r w:rsidRPr="000C54C6">
                <w:rPr>
                  <w:rFonts w:ascii="Times New Roman" w:eastAsia="SimSun" w:hAnsi="Times New Roman" w:cs="Times New Roman"/>
                  <w:lang w:eastAsia="zh-CN" w:bidi="ar"/>
                </w:rPr>
                <w:t>Lead Stage</w:t>
              </w:r>
            </w:ins>
          </w:p>
        </w:tc>
        <w:tc>
          <w:tcPr>
            <w:tcW w:w="2163" w:type="dxa"/>
            <w:tcBorders>
              <w:tl2br w:val="nil"/>
              <w:tr2bl w:val="nil"/>
            </w:tcBorders>
            <w:vAlign w:val="center"/>
          </w:tcPr>
          <w:p w14:paraId="0B13C1BD" w14:textId="77777777" w:rsidR="00A118F2" w:rsidRPr="000C54C6" w:rsidRDefault="00A118F2" w:rsidP="001A18D9">
            <w:pPr>
              <w:widowControl/>
              <w:jc w:val="center"/>
              <w:rPr>
                <w:ins w:id="501" w:author="User" w:date="2026-01-22T15:02:00Z"/>
                <w:rFonts w:ascii="Times New Roman" w:hAnsi="Times New Roman" w:cs="Times New Roman"/>
              </w:rPr>
            </w:pPr>
            <w:ins w:id="502"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0FFC2A8F" w14:textId="77777777" w:rsidR="00A118F2" w:rsidRPr="000C54C6" w:rsidRDefault="00A118F2" w:rsidP="001A18D9">
            <w:pPr>
              <w:widowControl/>
              <w:jc w:val="center"/>
              <w:rPr>
                <w:ins w:id="503" w:author="User" w:date="2026-01-22T15:02:00Z"/>
                <w:rFonts w:ascii="Times New Roman" w:hAnsi="Times New Roman" w:cs="Times New Roman"/>
              </w:rPr>
            </w:pPr>
            <w:ins w:id="504"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57F95A95" w14:textId="77777777" w:rsidR="00A118F2" w:rsidRPr="000C54C6" w:rsidRDefault="00A118F2" w:rsidP="001A18D9">
            <w:pPr>
              <w:widowControl/>
              <w:jc w:val="center"/>
              <w:rPr>
                <w:ins w:id="505" w:author="User" w:date="2026-01-22T15:02:00Z"/>
                <w:rFonts w:ascii="Times New Roman" w:eastAsia="SimSun" w:hAnsi="Times New Roman" w:cs="Times New Roman"/>
                <w:lang w:eastAsia="zh-CN" w:bidi="ar"/>
              </w:rPr>
            </w:pPr>
            <w:ins w:id="506" w:author="User" w:date="2026-01-22T15:02:00Z">
              <w:r w:rsidRPr="000C54C6">
                <w:rPr>
                  <w:rFonts w:ascii="Times New Roman" w:eastAsia="SimSun" w:hAnsi="Times New Roman" w:cs="Times New Roman"/>
                  <w:lang w:eastAsia="zh-CN"/>
                </w:rPr>
                <w:t>New -&gt; working -&gt; interested -&gt; nurturing -&gt; qualified -&gt; unqualified -&gt; converted</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1414ED88" w14:textId="77777777" w:rsidR="00A118F2" w:rsidRPr="000C54C6" w:rsidRDefault="00A118F2" w:rsidP="001A18D9">
            <w:pPr>
              <w:widowControl/>
              <w:rPr>
                <w:ins w:id="507" w:author="User" w:date="2026-01-22T15:02:00Z"/>
                <w:rFonts w:ascii="Times New Roman" w:hAnsi="Times New Roman" w:cs="Times New Roman"/>
              </w:rPr>
            </w:pPr>
            <w:ins w:id="508" w:author="User" w:date="2026-01-22T15:02:00Z">
              <w:r w:rsidRPr="000C54C6">
                <w:rPr>
                  <w:rFonts w:ascii="Times New Roman" w:eastAsia="SimSun" w:hAnsi="Times New Roman" w:cs="Times New Roman"/>
                  <w:lang w:eastAsia="zh-CN" w:bidi="ar"/>
                </w:rPr>
                <w:t>Current stage of the lead.</w:t>
              </w:r>
            </w:ins>
          </w:p>
        </w:tc>
      </w:tr>
      <w:tr w:rsidR="00A118F2" w:rsidRPr="000C54C6" w14:paraId="2B5D8615" w14:textId="77777777" w:rsidTr="001A18D9">
        <w:trPr>
          <w:gridAfter w:val="1"/>
          <w:wAfter w:w="100" w:type="dxa"/>
          <w:trHeight w:val="84"/>
          <w:ins w:id="509" w:author="User" w:date="2026-01-22T15:02:00Z"/>
        </w:trPr>
        <w:tc>
          <w:tcPr>
            <w:tcW w:w="1614" w:type="dxa"/>
            <w:tcBorders>
              <w:tl2br w:val="nil"/>
              <w:tr2bl w:val="nil"/>
            </w:tcBorders>
            <w:vAlign w:val="center"/>
          </w:tcPr>
          <w:p w14:paraId="6D635CCD" w14:textId="77777777" w:rsidR="00A118F2" w:rsidRPr="000C54C6" w:rsidRDefault="00A118F2" w:rsidP="001A18D9">
            <w:pPr>
              <w:widowControl/>
              <w:jc w:val="center"/>
              <w:rPr>
                <w:ins w:id="510" w:author="User" w:date="2026-01-22T15:02:00Z"/>
                <w:rFonts w:ascii="Times New Roman" w:eastAsia="SimSun" w:hAnsi="Times New Roman" w:cs="Times New Roman"/>
                <w:lang w:eastAsia="zh-CN" w:bidi="ar"/>
              </w:rPr>
            </w:pPr>
            <w:ins w:id="511" w:author="User" w:date="2026-01-22T15:02:00Z">
              <w:r w:rsidRPr="000C54C6">
                <w:rPr>
                  <w:rFonts w:ascii="Times New Roman" w:eastAsia="SimSun" w:hAnsi="Times New Roman" w:cs="Times New Roman"/>
                  <w:lang w:eastAsia="zh-CN" w:bidi="ar"/>
                </w:rPr>
                <w:t>Unqualified Reason</w:t>
              </w:r>
            </w:ins>
          </w:p>
        </w:tc>
        <w:tc>
          <w:tcPr>
            <w:tcW w:w="2163" w:type="dxa"/>
            <w:tcBorders>
              <w:tl2br w:val="nil"/>
              <w:tr2bl w:val="nil"/>
            </w:tcBorders>
            <w:vAlign w:val="center"/>
          </w:tcPr>
          <w:p w14:paraId="17EC1026" w14:textId="77777777" w:rsidR="00A118F2" w:rsidRPr="000C54C6" w:rsidRDefault="00A118F2" w:rsidP="001A18D9">
            <w:pPr>
              <w:widowControl/>
              <w:jc w:val="center"/>
              <w:rPr>
                <w:ins w:id="512" w:author="User" w:date="2026-01-22T15:02:00Z"/>
                <w:rFonts w:ascii="Times New Roman" w:eastAsia="SimSun" w:hAnsi="Times New Roman" w:cs="Times New Roman"/>
                <w:lang w:eastAsia="zh-CN" w:bidi="ar"/>
              </w:rPr>
            </w:pPr>
            <w:ins w:id="513"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56344CF5" w14:textId="77777777" w:rsidR="00A118F2" w:rsidRPr="000C54C6" w:rsidRDefault="00A118F2" w:rsidP="001A18D9">
            <w:pPr>
              <w:widowControl/>
              <w:jc w:val="center"/>
              <w:rPr>
                <w:ins w:id="514" w:author="User" w:date="2026-01-22T15:02:00Z"/>
                <w:rFonts w:ascii="Times New Roman" w:eastAsia="SimSun" w:hAnsi="Times New Roman" w:cs="Times New Roman"/>
                <w:color w:val="7B7B7B" w:themeColor="accent3" w:themeShade="BF"/>
                <w:lang w:eastAsia="zh-CN" w:bidi="ar"/>
              </w:rPr>
            </w:pPr>
            <w:ins w:id="515" w:author="User" w:date="2026-01-22T15:02:00Z">
              <w:r w:rsidRPr="000C54C6">
                <w:rPr>
                  <w:rFonts w:ascii="Times New Roman" w:eastAsia="SimSun" w:hAnsi="Times New Roman" w:cs="Times New Roman"/>
                  <w:color w:val="7B7B7B" w:themeColor="accent3" w:themeShade="BF"/>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2F7933F6" w14:textId="77777777" w:rsidR="00A118F2" w:rsidRPr="000C54C6" w:rsidRDefault="00A118F2" w:rsidP="001A18D9">
            <w:pPr>
              <w:widowControl/>
              <w:jc w:val="center"/>
              <w:rPr>
                <w:ins w:id="516" w:author="User" w:date="2026-01-22T15:02:00Z"/>
                <w:rFonts w:ascii="Times New Roman" w:eastAsia="SimSun" w:hAnsi="Times New Roman" w:cs="Times New Roman"/>
                <w:color w:val="000000" w:themeColor="text1"/>
                <w:lang w:eastAsia="zh-CN"/>
                <w:rPrChange w:id="517" w:author="User" w:date="2026-02-02T18:38:00Z">
                  <w:rPr>
                    <w:ins w:id="518" w:author="User" w:date="2026-01-22T15:02:00Z"/>
                    <w:rFonts w:ascii="Times New Roman" w:eastAsia="SimSun" w:hAnsi="Times New Roman" w:cs="Times New Roman"/>
                    <w:color w:val="7B7B7B" w:themeColor="accent3" w:themeShade="BF"/>
                    <w:lang w:eastAsia="zh-CN"/>
                  </w:rPr>
                </w:rPrChange>
              </w:rPr>
            </w:pPr>
            <w:ins w:id="519" w:author="User" w:date="2026-01-22T15:02:00Z">
              <w:r w:rsidRPr="000C54C6">
                <w:rPr>
                  <w:rFonts w:ascii="Times New Roman" w:eastAsia="SimSun" w:hAnsi="Times New Roman" w:cs="Times New Roman"/>
                  <w:color w:val="000000" w:themeColor="text1"/>
                  <w:lang w:eastAsia="zh-CN" w:bidi="ar"/>
                  <w:rPrChange w:id="520" w:author="User" w:date="2026-02-02T18:38:00Z">
                    <w:rPr>
                      <w:rFonts w:ascii="Times New Roman" w:eastAsia="SimSun" w:hAnsi="Times New Roman" w:cs="Times New Roman"/>
                      <w:color w:val="7B7B7B" w:themeColor="accent3" w:themeShade="BF"/>
                      <w:lang w:eastAsia="zh-CN" w:bidi="ar"/>
                    </w:rPr>
                  </w:rPrChange>
                </w:rPr>
                <w:t>No Response,</w:t>
              </w:r>
              <w:r w:rsidRPr="000C54C6">
                <w:rPr>
                  <w:rFonts w:ascii="Times New Roman" w:hAnsi="Times New Roman" w:cs="Times New Roman"/>
                  <w:color w:val="000000" w:themeColor="text1"/>
                  <w:rPrChange w:id="521"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22" w:author="User" w:date="2026-02-02T18:38:00Z">
                    <w:rPr>
                      <w:rFonts w:ascii="Times New Roman" w:eastAsia="SimSun" w:hAnsi="Times New Roman" w:cs="Times New Roman"/>
                      <w:color w:val="7B7B7B" w:themeColor="accent3" w:themeShade="BF"/>
                      <w:lang w:eastAsia="zh-CN" w:bidi="ar"/>
                    </w:rPr>
                  </w:rPrChange>
                </w:rPr>
                <w:t xml:space="preserve">Invalid </w:t>
              </w:r>
              <w:r w:rsidRPr="000C54C6">
                <w:rPr>
                  <w:rFonts w:ascii="Times New Roman" w:eastAsia="SimSun" w:hAnsi="Times New Roman" w:cs="Times New Roman"/>
                  <w:color w:val="000000" w:themeColor="text1"/>
                  <w:lang w:eastAsia="zh-CN" w:bidi="ar"/>
                  <w:rPrChange w:id="523" w:author="User" w:date="2026-02-02T18:38:00Z">
                    <w:rPr>
                      <w:rFonts w:ascii="Times New Roman" w:eastAsia="SimSun" w:hAnsi="Times New Roman" w:cs="Times New Roman"/>
                      <w:color w:val="7B7B7B" w:themeColor="accent3" w:themeShade="BF"/>
                      <w:lang w:eastAsia="zh-CN" w:bidi="ar"/>
                    </w:rPr>
                  </w:rPrChange>
                </w:rPr>
                <w:lastRenderedPageBreak/>
                <w:t>Contact Information,</w:t>
              </w:r>
              <w:r w:rsidRPr="000C54C6">
                <w:rPr>
                  <w:rFonts w:ascii="Times New Roman" w:hAnsi="Times New Roman" w:cs="Times New Roman"/>
                  <w:color w:val="000000" w:themeColor="text1"/>
                  <w:rPrChange w:id="524"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25" w:author="User" w:date="2026-02-02T18:38:00Z">
                    <w:rPr>
                      <w:rFonts w:ascii="Times New Roman" w:eastAsia="SimSun" w:hAnsi="Times New Roman" w:cs="Times New Roman"/>
                      <w:color w:val="7B7B7B" w:themeColor="accent3" w:themeShade="BF"/>
                      <w:lang w:eastAsia="zh-CN" w:bidi="ar"/>
                    </w:rPr>
                  </w:rPrChange>
                </w:rPr>
                <w:t>Duplicate Lead,</w:t>
              </w:r>
              <w:r w:rsidRPr="000C54C6">
                <w:rPr>
                  <w:rFonts w:ascii="Times New Roman" w:hAnsi="Times New Roman" w:cs="Times New Roman"/>
                  <w:color w:val="000000" w:themeColor="text1"/>
                  <w:rPrChange w:id="526"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27" w:author="User" w:date="2026-02-02T18:38:00Z">
                    <w:rPr>
                      <w:rFonts w:ascii="Times New Roman" w:eastAsia="SimSun" w:hAnsi="Times New Roman" w:cs="Times New Roman"/>
                      <w:color w:val="7B7B7B" w:themeColor="accent3" w:themeShade="BF"/>
                      <w:lang w:eastAsia="zh-CN" w:bidi="ar"/>
                    </w:rPr>
                  </w:rPrChange>
                </w:rPr>
                <w:t>High Price / Budget too low,</w:t>
              </w:r>
              <w:r w:rsidRPr="000C54C6">
                <w:rPr>
                  <w:rFonts w:ascii="Times New Roman" w:hAnsi="Times New Roman" w:cs="Times New Roman"/>
                  <w:color w:val="000000" w:themeColor="text1"/>
                  <w:rPrChange w:id="528"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29" w:author="User" w:date="2026-02-02T18:38:00Z">
                    <w:rPr>
                      <w:rFonts w:ascii="Times New Roman" w:eastAsia="SimSun" w:hAnsi="Times New Roman" w:cs="Times New Roman"/>
                      <w:color w:val="7B7B7B" w:themeColor="accent3" w:themeShade="BF"/>
                      <w:lang w:eastAsia="zh-CN" w:bidi="ar"/>
                    </w:rPr>
                  </w:rPrChange>
                </w:rPr>
                <w:t xml:space="preserve">Requirement not matching, </w:t>
              </w:r>
              <w:r w:rsidRPr="000C54C6">
                <w:rPr>
                  <w:rFonts w:ascii="Times New Roman" w:hAnsi="Times New Roman" w:cs="Times New Roman"/>
                  <w:color w:val="000000" w:themeColor="text1"/>
                  <w:rPrChange w:id="530"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31" w:author="User" w:date="2026-02-02T18:38:00Z">
                    <w:rPr>
                      <w:rFonts w:ascii="Times New Roman" w:eastAsia="SimSun" w:hAnsi="Times New Roman" w:cs="Times New Roman"/>
                      <w:color w:val="7B7B7B" w:themeColor="accent3" w:themeShade="BF"/>
                      <w:lang w:eastAsia="zh-CN" w:bidi="ar"/>
                    </w:rPr>
                  </w:rPrChange>
                </w:rPr>
                <w:t>Competitor, Selected</w:t>
              </w:r>
              <w:r w:rsidRPr="000C54C6">
                <w:rPr>
                  <w:rFonts w:ascii="Times New Roman" w:hAnsi="Times New Roman" w:cs="Times New Roman"/>
                  <w:color w:val="000000" w:themeColor="text1"/>
                  <w:rPrChange w:id="532"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33" w:author="User" w:date="2026-02-02T18:38:00Z">
                    <w:rPr>
                      <w:rFonts w:ascii="Times New Roman" w:eastAsia="SimSun" w:hAnsi="Times New Roman" w:cs="Times New Roman"/>
                      <w:color w:val="7B7B7B" w:themeColor="accent3" w:themeShade="BF"/>
                      <w:lang w:eastAsia="zh-CN" w:bidi="ar"/>
                    </w:rPr>
                  </w:rPrChange>
                </w:rPr>
                <w:t>Project Cancelled,</w:t>
              </w:r>
              <w:r w:rsidRPr="000C54C6">
                <w:rPr>
                  <w:rFonts w:ascii="Times New Roman" w:hAnsi="Times New Roman" w:cs="Times New Roman"/>
                  <w:color w:val="000000" w:themeColor="text1"/>
                  <w:rPrChange w:id="534"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35" w:author="User" w:date="2026-02-02T18:38:00Z">
                    <w:rPr>
                      <w:rFonts w:ascii="Times New Roman" w:eastAsia="SimSun" w:hAnsi="Times New Roman" w:cs="Times New Roman"/>
                      <w:color w:val="7B7B7B" w:themeColor="accent3" w:themeShade="BF"/>
                      <w:lang w:eastAsia="zh-CN" w:bidi="ar"/>
                    </w:rPr>
                  </w:rPrChange>
                </w:rPr>
                <w:t xml:space="preserve">Out of Stock / Product not available, </w:t>
              </w:r>
              <w:r w:rsidRPr="000C54C6">
                <w:rPr>
                  <w:rFonts w:ascii="Times New Roman" w:hAnsi="Times New Roman" w:cs="Times New Roman"/>
                  <w:color w:val="000000" w:themeColor="text1"/>
                  <w:rPrChange w:id="536" w:author="User" w:date="2026-02-02T18:38:00Z">
                    <w:rPr>
                      <w:color w:val="7B7B7B" w:themeColor="accent3" w:themeShade="BF"/>
                    </w:rPr>
                  </w:rPrChange>
                </w:rPr>
                <w:br/>
              </w:r>
              <w:r w:rsidRPr="000C54C6">
                <w:rPr>
                  <w:rFonts w:ascii="Times New Roman" w:eastAsia="SimSun" w:hAnsi="Times New Roman" w:cs="Times New Roman"/>
                  <w:color w:val="000000" w:themeColor="text1"/>
                  <w:lang w:eastAsia="zh-CN" w:bidi="ar"/>
                  <w:rPrChange w:id="537" w:author="User" w:date="2026-02-02T18:38:00Z">
                    <w:rPr>
                      <w:rFonts w:ascii="Times New Roman" w:eastAsia="SimSun" w:hAnsi="Times New Roman" w:cs="Times New Roman"/>
                      <w:color w:val="7B7B7B" w:themeColor="accent3" w:themeShade="BF"/>
                      <w:lang w:eastAsia="zh-CN" w:bidi="ar"/>
                    </w:rPr>
                  </w:rPrChange>
                </w:rPr>
                <w:t xml:space="preserve">Others </w:t>
              </w:r>
              <w:r w:rsidRPr="000C54C6">
                <w:rPr>
                  <w:rFonts w:ascii="Times New Roman" w:hAnsi="Times New Roman" w:cs="Times New Roman"/>
                  <w:color w:val="000000" w:themeColor="text1"/>
                  <w:rPrChange w:id="538" w:author="User" w:date="2026-02-02T18:38:00Z">
                    <w:rPr>
                      <w:color w:val="7B7B7B" w:themeColor="accent3" w:themeShade="BF"/>
                    </w:rPr>
                  </w:rPrChange>
                </w:rPr>
                <w:br/>
              </w:r>
              <w:r w:rsidRPr="000C54C6">
                <w:rPr>
                  <w:rFonts w:ascii="Times New Roman" w:hAnsi="Times New Roman" w:cs="Times New Roman"/>
                  <w:color w:val="000000" w:themeColor="text1"/>
                  <w:rPrChange w:id="539" w:author="User" w:date="2026-02-02T18:38:00Z">
                    <w:rPr>
                      <w:color w:val="7B7B7B" w:themeColor="accent3" w:themeShade="BF"/>
                    </w:rPr>
                  </w:rPrChange>
                </w:rPr>
                <w:br/>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57CB3FDA" w14:textId="77777777" w:rsidR="00A118F2" w:rsidRPr="000C54C6" w:rsidRDefault="00A118F2" w:rsidP="001A18D9">
            <w:pPr>
              <w:widowControl/>
              <w:rPr>
                <w:ins w:id="540" w:author="User" w:date="2026-01-22T15:02:00Z"/>
                <w:rFonts w:ascii="Times New Roman" w:eastAsia="SimSun" w:hAnsi="Times New Roman" w:cs="Times New Roman"/>
                <w:color w:val="000000" w:themeColor="text1"/>
                <w:lang w:eastAsia="zh-CN" w:bidi="ar"/>
                <w:rPrChange w:id="541" w:author="User" w:date="2026-02-02T18:38:00Z">
                  <w:rPr>
                    <w:ins w:id="542" w:author="User" w:date="2026-01-22T15:02:00Z"/>
                    <w:rFonts w:ascii="Times New Roman" w:eastAsia="SimSun" w:hAnsi="Times New Roman" w:cs="Times New Roman"/>
                    <w:color w:val="7B7B7B" w:themeColor="accent3" w:themeShade="BF"/>
                    <w:lang w:eastAsia="zh-CN" w:bidi="ar"/>
                  </w:rPr>
                </w:rPrChange>
              </w:rPr>
            </w:pPr>
            <w:ins w:id="543" w:author="User" w:date="2026-01-22T15:02:00Z">
              <w:r w:rsidRPr="000C54C6">
                <w:rPr>
                  <w:rFonts w:ascii="Times New Roman" w:eastAsia="SimSun" w:hAnsi="Times New Roman" w:cs="Times New Roman"/>
                  <w:color w:val="000000" w:themeColor="text1"/>
                  <w:lang w:eastAsia="zh-CN" w:bidi="ar"/>
                  <w:rPrChange w:id="544" w:author="User" w:date="2026-02-02T18:38:00Z">
                    <w:rPr>
                      <w:rFonts w:ascii="Times New Roman" w:eastAsia="SimSun" w:hAnsi="Times New Roman" w:cs="Times New Roman"/>
                      <w:color w:val="7B7B7B" w:themeColor="accent3" w:themeShade="BF"/>
                      <w:lang w:eastAsia="zh-CN" w:bidi="ar"/>
                    </w:rPr>
                  </w:rPrChange>
                </w:rPr>
                <w:lastRenderedPageBreak/>
                <w:t>For others – Text should be the type</w:t>
              </w:r>
              <w:r w:rsidRPr="000C54C6">
                <w:rPr>
                  <w:rFonts w:ascii="Times New Roman" w:eastAsia="SimSun" w:hAnsi="Times New Roman" w:cs="Times New Roman"/>
                  <w:color w:val="000000" w:themeColor="text1"/>
                  <w:lang w:eastAsia="zh-CN" w:bidi="ar"/>
                  <w:rPrChange w:id="545" w:author="User" w:date="2026-02-02T18:38:00Z">
                    <w:rPr>
                      <w:rFonts w:ascii="Times New Roman" w:eastAsia="SimSun" w:hAnsi="Times New Roman" w:cs="Times New Roman"/>
                      <w:color w:val="7B7B7B" w:themeColor="accent3" w:themeShade="BF"/>
                      <w:lang w:eastAsia="zh-CN" w:bidi="ar"/>
                    </w:rPr>
                  </w:rPrChange>
                </w:rPr>
                <w:br/>
              </w:r>
              <w:r w:rsidRPr="000C54C6">
                <w:rPr>
                  <w:rFonts w:ascii="Times New Roman" w:eastAsia="SimSun" w:hAnsi="Times New Roman" w:cs="Times New Roman"/>
                  <w:color w:val="000000" w:themeColor="text1"/>
                  <w:lang w:eastAsia="zh-CN" w:bidi="ar"/>
                  <w:rPrChange w:id="546" w:author="User" w:date="2026-02-02T18:38:00Z">
                    <w:rPr>
                      <w:rFonts w:ascii="Times New Roman" w:eastAsia="SimSun" w:hAnsi="Times New Roman" w:cs="Times New Roman"/>
                      <w:color w:val="7B7B7B" w:themeColor="accent3" w:themeShade="BF"/>
                      <w:lang w:eastAsia="zh-CN" w:bidi="ar"/>
                    </w:rPr>
                  </w:rPrChange>
                </w:rPr>
                <w:lastRenderedPageBreak/>
                <w:br/>
              </w:r>
              <w:r w:rsidRPr="000C54C6">
                <w:rPr>
                  <w:rFonts w:ascii="Times New Roman" w:eastAsia="SimSun" w:hAnsi="Times New Roman" w:cs="Times New Roman"/>
                  <w:color w:val="000000" w:themeColor="text1"/>
                  <w:lang w:eastAsia="zh-CN" w:bidi="ar"/>
                  <w:rPrChange w:id="547" w:author="User" w:date="2026-02-02T18:38:00Z">
                    <w:rPr>
                      <w:rFonts w:ascii="Times New Roman" w:eastAsia="SimSun" w:hAnsi="Times New Roman" w:cs="Times New Roman"/>
                      <w:color w:val="7B7B7B" w:themeColor="accent3" w:themeShade="BF"/>
                      <w:lang w:eastAsia="zh-CN" w:bidi="ar"/>
                    </w:rPr>
                  </w:rPrChange>
                </w:rPr>
                <w:br/>
                <w:t>If a lead is disqualified notification should reach the Manager</w:t>
              </w:r>
            </w:ins>
          </w:p>
        </w:tc>
      </w:tr>
      <w:tr w:rsidR="00A118F2" w:rsidRPr="000C54C6" w14:paraId="50A77F10" w14:textId="77777777" w:rsidTr="001A18D9">
        <w:trPr>
          <w:gridAfter w:val="1"/>
          <w:wAfter w:w="100" w:type="dxa"/>
          <w:trHeight w:val="84"/>
          <w:ins w:id="548" w:author="User" w:date="2026-01-22T15:02:00Z"/>
        </w:trPr>
        <w:tc>
          <w:tcPr>
            <w:tcW w:w="1614" w:type="dxa"/>
            <w:tcBorders>
              <w:tl2br w:val="nil"/>
              <w:tr2bl w:val="nil"/>
            </w:tcBorders>
            <w:vAlign w:val="center"/>
          </w:tcPr>
          <w:p w14:paraId="3DED9F15" w14:textId="77777777" w:rsidR="00A118F2" w:rsidRPr="000C54C6" w:rsidRDefault="00A118F2" w:rsidP="001A18D9">
            <w:pPr>
              <w:widowControl/>
              <w:jc w:val="center"/>
              <w:rPr>
                <w:ins w:id="549" w:author="User" w:date="2026-01-22T15:02:00Z"/>
                <w:rFonts w:ascii="Times New Roman" w:eastAsia="SimSun" w:hAnsi="Times New Roman" w:cs="Times New Roman"/>
                <w:lang w:eastAsia="zh-CN" w:bidi="ar"/>
              </w:rPr>
            </w:pPr>
            <w:ins w:id="550" w:author="User" w:date="2026-01-22T15:02:00Z">
              <w:r w:rsidRPr="000C54C6">
                <w:rPr>
                  <w:rFonts w:ascii="Times New Roman" w:eastAsia="SimSun" w:hAnsi="Times New Roman" w:cs="Times New Roman"/>
                  <w:lang w:eastAsia="zh-CN" w:bidi="ar"/>
                </w:rPr>
                <w:t>Lead Owner</w:t>
              </w:r>
            </w:ins>
          </w:p>
        </w:tc>
        <w:tc>
          <w:tcPr>
            <w:tcW w:w="2163" w:type="dxa"/>
            <w:tcBorders>
              <w:tl2br w:val="nil"/>
              <w:tr2bl w:val="nil"/>
            </w:tcBorders>
            <w:vAlign w:val="center"/>
          </w:tcPr>
          <w:p w14:paraId="5FFCBF18" w14:textId="77777777" w:rsidR="00A118F2" w:rsidRPr="000C54C6" w:rsidRDefault="00A118F2" w:rsidP="001A18D9">
            <w:pPr>
              <w:widowControl/>
              <w:jc w:val="center"/>
              <w:rPr>
                <w:ins w:id="551" w:author="User" w:date="2026-01-22T15:02:00Z"/>
                <w:rFonts w:ascii="Times New Roman" w:eastAsia="SimSun" w:hAnsi="Times New Roman" w:cs="Times New Roman"/>
                <w:lang w:eastAsia="zh-CN" w:bidi="ar"/>
              </w:rPr>
            </w:pPr>
            <w:ins w:id="552" w:author="User" w:date="2026-01-22T15:02:00Z">
              <w:r w:rsidRPr="000C54C6">
                <w:rPr>
                  <w:rFonts w:ascii="Times New Roman" w:eastAsia="SimSun" w:hAnsi="Times New Roman" w:cs="Times New Roman"/>
                  <w:lang w:eastAsia="zh-CN" w:bidi="ar"/>
                </w:rPr>
                <w:t>Lookup (User)</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7E3BED15" w14:textId="77777777" w:rsidR="00A118F2" w:rsidRPr="000C54C6" w:rsidRDefault="00A118F2" w:rsidP="001A18D9">
            <w:pPr>
              <w:widowControl/>
              <w:jc w:val="center"/>
              <w:rPr>
                <w:ins w:id="553" w:author="User" w:date="2026-01-22T15:02:00Z"/>
                <w:rFonts w:ascii="Times New Roman" w:eastAsia="SimSun" w:hAnsi="Times New Roman" w:cs="Times New Roman"/>
                <w:color w:val="EE0000"/>
                <w:lang w:eastAsia="zh-CN" w:bidi="ar"/>
              </w:rPr>
            </w:pPr>
            <w:ins w:id="554" w:author="User" w:date="2026-01-22T15:02:00Z">
              <w:r w:rsidRPr="000C54C6">
                <w:rPr>
                  <w:rFonts w:ascii="Times New Roman" w:eastAsia="SimSun" w:hAnsi="Times New Roman" w:cs="Times New Roman"/>
                  <w:lang w:eastAsia="zh-CN" w:bidi="ar"/>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5C033803" w14:textId="77777777" w:rsidR="00A118F2" w:rsidRPr="000C54C6" w:rsidRDefault="00A118F2" w:rsidP="001A18D9">
            <w:pPr>
              <w:widowControl/>
              <w:jc w:val="center"/>
              <w:rPr>
                <w:ins w:id="555" w:author="User" w:date="2026-01-22T15:02:00Z"/>
                <w:rFonts w:ascii="Times New Roman" w:eastAsia="SimSun" w:hAnsi="Times New Roman" w:cs="Times New Roman"/>
                <w:color w:val="EE0000"/>
                <w:lang w:eastAsia="zh-CN" w:bidi="ar"/>
              </w:rPr>
            </w:pPr>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0288AED3" w14:textId="77777777" w:rsidR="00A118F2" w:rsidRPr="000C54C6" w:rsidRDefault="00A118F2" w:rsidP="001A18D9">
            <w:pPr>
              <w:widowControl/>
              <w:rPr>
                <w:ins w:id="556" w:author="User" w:date="2026-01-22T15:02:00Z"/>
                <w:rFonts w:ascii="Times New Roman" w:eastAsia="SimSun" w:hAnsi="Times New Roman" w:cs="Times New Roman"/>
                <w:color w:val="EE0000"/>
                <w:lang w:eastAsia="zh-CN" w:bidi="ar"/>
              </w:rPr>
            </w:pPr>
            <w:ins w:id="557" w:author="User" w:date="2026-01-22T15:02:00Z">
              <w:r w:rsidRPr="000C54C6">
                <w:rPr>
                  <w:rFonts w:ascii="Times New Roman" w:hAnsi="Times New Roman" w:cs="Times New Roman"/>
                  <w:color w:val="000000" w:themeColor="text1"/>
                  <w:rPrChange w:id="558" w:author="User" w:date="2026-02-02T18:38:00Z">
                    <w:rPr>
                      <w:rFonts w:ascii="Times New Roman" w:hAnsi="Times New Roman" w:cs="Times New Roman"/>
                      <w:color w:val="7B7B7B" w:themeColor="accent3" w:themeShade="BF"/>
                    </w:rPr>
                  </w:rPrChange>
                </w:rPr>
                <w:t xml:space="preserve">Front office Role </w:t>
              </w:r>
              <w:r w:rsidRPr="000C54C6">
                <w:rPr>
                  <w:rFonts w:ascii="Times New Roman" w:hAnsi="Times New Roman" w:cs="Times New Roman"/>
                  <w:color w:val="000000" w:themeColor="text1"/>
                  <w:rPrChange w:id="559" w:author="User" w:date="2026-02-02T18:38:00Z">
                    <w:rPr>
                      <w:rFonts w:ascii="Times New Roman" w:hAnsi="Times New Roman" w:cs="Times New Roman"/>
                      <w:color w:val="7B7B7B" w:themeColor="accent3" w:themeShade="BF"/>
                    </w:rPr>
                  </w:rPrChange>
                </w:rPr>
                <w:br/>
                <w:t xml:space="preserve">Customer Care Executive </w:t>
              </w:r>
              <w:r w:rsidRPr="000C54C6">
                <w:rPr>
                  <w:rFonts w:ascii="Times New Roman" w:hAnsi="Times New Roman" w:cs="Times New Roman"/>
                  <w:color w:val="000000" w:themeColor="text1"/>
                  <w:rPrChange w:id="560" w:author="User" w:date="2026-02-02T18:38:00Z">
                    <w:rPr>
                      <w:rFonts w:ascii="Times New Roman" w:hAnsi="Times New Roman" w:cs="Times New Roman"/>
                      <w:color w:val="7B7B7B" w:themeColor="accent3" w:themeShade="BF"/>
                    </w:rPr>
                  </w:rPrChange>
                </w:rPr>
                <w:br/>
                <w:t>Managers</w:t>
              </w:r>
              <w:r w:rsidRPr="000C54C6">
                <w:rPr>
                  <w:rFonts w:ascii="Times New Roman" w:hAnsi="Times New Roman" w:cs="Times New Roman"/>
                  <w:color w:val="000000" w:themeColor="text1"/>
                  <w:rPrChange w:id="561" w:author="User" w:date="2026-02-02T18:38:00Z">
                    <w:rPr>
                      <w:rFonts w:ascii="Times New Roman" w:hAnsi="Times New Roman" w:cs="Times New Roman"/>
                      <w:color w:val="7B7B7B" w:themeColor="accent3" w:themeShade="BF"/>
                    </w:rPr>
                  </w:rPrChange>
                </w:rPr>
                <w:br/>
                <w:t>Should List every executive to assign</w:t>
              </w:r>
            </w:ins>
          </w:p>
        </w:tc>
      </w:tr>
      <w:tr w:rsidR="00A118F2" w:rsidRPr="000C54C6" w14:paraId="52924AB6" w14:textId="77777777" w:rsidTr="001A18D9">
        <w:trPr>
          <w:gridAfter w:val="1"/>
          <w:wAfter w:w="100" w:type="dxa"/>
          <w:trHeight w:val="84"/>
          <w:ins w:id="562" w:author="User" w:date="2026-01-22T15:02:00Z"/>
        </w:trPr>
        <w:tc>
          <w:tcPr>
            <w:tcW w:w="1614" w:type="dxa"/>
            <w:tcBorders>
              <w:tl2br w:val="nil"/>
              <w:tr2bl w:val="nil"/>
            </w:tcBorders>
            <w:vAlign w:val="center"/>
          </w:tcPr>
          <w:p w14:paraId="44C25B50" w14:textId="77777777" w:rsidR="00A118F2" w:rsidRPr="000C54C6" w:rsidRDefault="00A118F2" w:rsidP="001A18D9">
            <w:pPr>
              <w:widowControl/>
              <w:jc w:val="center"/>
              <w:rPr>
                <w:ins w:id="563" w:author="User" w:date="2026-01-22T15:02:00Z"/>
                <w:rFonts w:ascii="Times New Roman" w:eastAsia="SimSun" w:hAnsi="Times New Roman" w:cs="Times New Roman"/>
                <w:lang w:eastAsia="zh-CN" w:bidi="ar"/>
              </w:rPr>
            </w:pPr>
            <w:ins w:id="564" w:author="User" w:date="2026-01-22T15:02:00Z">
              <w:r w:rsidRPr="000C54C6">
                <w:rPr>
                  <w:rFonts w:ascii="Times New Roman" w:eastAsia="SimSun" w:hAnsi="Times New Roman" w:cs="Times New Roman"/>
                  <w:lang w:eastAsia="zh-CN" w:bidi="ar"/>
                </w:rPr>
                <w:t>Campaign ID</w:t>
              </w:r>
            </w:ins>
          </w:p>
        </w:tc>
        <w:tc>
          <w:tcPr>
            <w:tcW w:w="2163" w:type="dxa"/>
            <w:tcBorders>
              <w:tl2br w:val="nil"/>
              <w:tr2bl w:val="nil"/>
            </w:tcBorders>
            <w:vAlign w:val="center"/>
          </w:tcPr>
          <w:p w14:paraId="6F35D604" w14:textId="77777777" w:rsidR="00A118F2" w:rsidRPr="000C54C6" w:rsidRDefault="00A118F2" w:rsidP="001A18D9">
            <w:pPr>
              <w:widowControl/>
              <w:jc w:val="center"/>
              <w:rPr>
                <w:ins w:id="565" w:author="User" w:date="2026-01-22T15:02:00Z"/>
                <w:rFonts w:ascii="Times New Roman" w:eastAsia="SimSun" w:hAnsi="Times New Roman" w:cs="Times New Roman"/>
                <w:lang w:eastAsia="zh-CN" w:bidi="ar"/>
              </w:rPr>
            </w:pPr>
            <w:ins w:id="566" w:author="User" w:date="2026-01-22T15:02:00Z">
              <w:r w:rsidRPr="000C54C6">
                <w:rPr>
                  <w:rFonts w:ascii="Times New Roman" w:eastAsia="SimSun" w:hAnsi="Times New Roman" w:cs="Times New Roman"/>
                  <w:lang w:eastAsia="zh-CN" w:bidi="ar"/>
                </w:rPr>
                <w:t>Text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7F603C01" w14:textId="77777777" w:rsidR="00A118F2" w:rsidRPr="000C54C6" w:rsidRDefault="00A118F2" w:rsidP="001A18D9">
            <w:pPr>
              <w:widowControl/>
              <w:jc w:val="center"/>
              <w:rPr>
                <w:ins w:id="567" w:author="User" w:date="2026-01-22T15:02:00Z"/>
                <w:rFonts w:ascii="Times New Roman" w:eastAsia="SimSun" w:hAnsi="Times New Roman" w:cs="Times New Roman"/>
                <w:lang w:eastAsia="zh-CN" w:bidi="ar"/>
              </w:rPr>
            </w:pPr>
            <w:ins w:id="568" w:author="User" w:date="2026-01-22T15:02:00Z">
              <w:r w:rsidRPr="000C54C6">
                <w:rPr>
                  <w:rFonts w:ascii="Times New Roman" w:eastAsia="SimSun" w:hAnsi="Times New Roman" w:cs="Times New Roman"/>
                  <w:lang w:eastAsia="zh-CN" w:bidi="ar"/>
                </w:rPr>
                <w:t>Optional</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29EAE993" w14:textId="77777777" w:rsidR="00A118F2" w:rsidRPr="000C54C6" w:rsidRDefault="00A118F2" w:rsidP="001A18D9">
            <w:pPr>
              <w:widowControl/>
              <w:jc w:val="center"/>
              <w:rPr>
                <w:ins w:id="569" w:author="User" w:date="2026-01-22T15:02:00Z"/>
                <w:rFonts w:ascii="Times New Roman" w:eastAsia="SimSun" w:hAnsi="Times New Roman" w:cs="Times New Roman"/>
                <w:color w:val="EE0000"/>
                <w:lang w:eastAsia="zh-CN" w:bidi="ar"/>
              </w:rPr>
            </w:pPr>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340F85F1" w14:textId="77777777" w:rsidR="00A118F2" w:rsidRPr="000C54C6" w:rsidRDefault="00A118F2" w:rsidP="001A18D9">
            <w:pPr>
              <w:widowControl/>
              <w:rPr>
                <w:ins w:id="570" w:author="User" w:date="2026-01-22T15:02:00Z"/>
                <w:rFonts w:ascii="Times New Roman" w:hAnsi="Times New Roman" w:cs="Times New Roman"/>
                <w:color w:val="EE0000"/>
              </w:rPr>
            </w:pPr>
            <w:ins w:id="571" w:author="User" w:date="2026-01-22T15:02:00Z">
              <w:r w:rsidRPr="000C54C6">
                <w:rPr>
                  <w:rFonts w:ascii="Times New Roman" w:eastAsia="SimSun" w:hAnsi="Times New Roman" w:cs="Times New Roman"/>
                  <w:lang w:eastAsia="zh-CN" w:bidi="ar"/>
                </w:rPr>
                <w:t>Used for mapping digital leads to Campaign</w:t>
              </w:r>
            </w:ins>
          </w:p>
        </w:tc>
      </w:tr>
      <w:tr w:rsidR="00A118F2" w:rsidRPr="000C54C6" w14:paraId="38ADE890" w14:textId="77777777" w:rsidTr="001A18D9">
        <w:trPr>
          <w:gridAfter w:val="1"/>
          <w:wAfter w:w="100" w:type="dxa"/>
          <w:trHeight w:val="84"/>
          <w:ins w:id="572" w:author="User" w:date="2026-01-22T15:02:00Z"/>
        </w:trPr>
        <w:tc>
          <w:tcPr>
            <w:tcW w:w="1614" w:type="dxa"/>
            <w:tcBorders>
              <w:tl2br w:val="nil"/>
              <w:tr2bl w:val="nil"/>
            </w:tcBorders>
            <w:vAlign w:val="center"/>
          </w:tcPr>
          <w:p w14:paraId="514911FD" w14:textId="77777777" w:rsidR="00A118F2" w:rsidRPr="000C54C6" w:rsidRDefault="00A118F2" w:rsidP="001A18D9">
            <w:pPr>
              <w:widowControl/>
              <w:jc w:val="center"/>
              <w:rPr>
                <w:ins w:id="573" w:author="User" w:date="2026-01-22T15:02:00Z"/>
                <w:rFonts w:ascii="Times New Roman" w:eastAsia="SimSun" w:hAnsi="Times New Roman" w:cs="Times New Roman"/>
                <w:lang w:eastAsia="zh-CN" w:bidi="ar"/>
              </w:rPr>
            </w:pPr>
            <w:ins w:id="574" w:author="User" w:date="2026-01-22T15:02:00Z">
              <w:r w:rsidRPr="000C54C6">
                <w:rPr>
                  <w:rFonts w:ascii="Times New Roman" w:eastAsia="SimSun" w:hAnsi="Times New Roman" w:cs="Times New Roman"/>
                  <w:lang w:eastAsia="zh-CN" w:bidi="ar"/>
                </w:rPr>
                <w:t>Rating</w:t>
              </w:r>
            </w:ins>
          </w:p>
        </w:tc>
        <w:tc>
          <w:tcPr>
            <w:tcW w:w="2163" w:type="dxa"/>
            <w:tcBorders>
              <w:tl2br w:val="nil"/>
              <w:tr2bl w:val="nil"/>
            </w:tcBorders>
            <w:vAlign w:val="center"/>
          </w:tcPr>
          <w:p w14:paraId="7B4409FF" w14:textId="77777777" w:rsidR="00A118F2" w:rsidRPr="000C54C6" w:rsidRDefault="00A118F2" w:rsidP="001A18D9">
            <w:pPr>
              <w:widowControl/>
              <w:jc w:val="center"/>
              <w:rPr>
                <w:ins w:id="575" w:author="User" w:date="2026-01-22T15:02:00Z"/>
                <w:rFonts w:ascii="Times New Roman" w:eastAsia="SimSun" w:hAnsi="Times New Roman" w:cs="Times New Roman"/>
                <w:lang w:eastAsia="zh-CN" w:bidi="ar"/>
              </w:rPr>
            </w:pPr>
            <w:ins w:id="576" w:author="User" w:date="2026-01-22T15:02:00Z">
              <w:r w:rsidRPr="000C54C6">
                <w:rPr>
                  <w:rFonts w:ascii="Times New Roman" w:eastAsia="SimSun" w:hAnsi="Times New Roman" w:cs="Times New Roman"/>
                  <w:lang w:eastAsia="zh-CN" w:bidi="ar"/>
                </w:rPr>
                <w:t>Picklist</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7C407BD6" w14:textId="77777777" w:rsidR="00A118F2" w:rsidRPr="000C54C6" w:rsidRDefault="00A118F2" w:rsidP="001A18D9">
            <w:pPr>
              <w:widowControl/>
              <w:jc w:val="center"/>
              <w:rPr>
                <w:ins w:id="577" w:author="User" w:date="2026-01-22T15:02:00Z"/>
                <w:rFonts w:ascii="Times New Roman" w:eastAsia="SimSun" w:hAnsi="Times New Roman" w:cs="Times New Roman"/>
                <w:lang w:eastAsia="zh-CN" w:bidi="ar"/>
              </w:rPr>
            </w:pPr>
            <w:ins w:id="578" w:author="User" w:date="2026-01-22T15:02:00Z">
              <w:r w:rsidRPr="000C54C6">
                <w:rPr>
                  <w:rFonts w:ascii="Times New Roman" w:eastAsia="SimSun" w:hAnsi="Times New Roman" w:cs="Times New Roman"/>
                  <w:color w:val="000000" w:themeColor="text1"/>
                  <w:lang w:eastAsia="zh-CN" w:bidi="ar"/>
                  <w:rPrChange w:id="579" w:author="User" w:date="2026-02-02T18:38:00Z">
                    <w:rPr>
                      <w:rFonts w:ascii="Times New Roman" w:eastAsia="SimSun" w:hAnsi="Times New Roman" w:cs="Times New Roman"/>
                      <w:color w:val="7B7B7B" w:themeColor="accent3" w:themeShade="BF"/>
                      <w:lang w:eastAsia="zh-CN" w:bidi="ar"/>
                    </w:rPr>
                  </w:rPrChange>
                </w:rPr>
                <w:t>Mandatory</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50DBB8DA" w14:textId="77777777" w:rsidR="00A118F2" w:rsidRPr="000C54C6" w:rsidRDefault="00A118F2" w:rsidP="001A18D9">
            <w:pPr>
              <w:widowControl/>
              <w:jc w:val="center"/>
              <w:rPr>
                <w:ins w:id="580" w:author="User" w:date="2026-01-22T15:02:00Z"/>
                <w:rFonts w:ascii="Times New Roman" w:eastAsia="SimSun" w:hAnsi="Times New Roman" w:cs="Times New Roman"/>
                <w:color w:val="EE0000"/>
                <w:lang w:eastAsia="zh-CN" w:bidi="ar"/>
              </w:rPr>
            </w:pPr>
            <w:ins w:id="581" w:author="User" w:date="2026-01-22T15:02:00Z">
              <w:r w:rsidRPr="000C54C6">
                <w:rPr>
                  <w:rFonts w:ascii="Times New Roman" w:eastAsia="SimSun" w:hAnsi="Times New Roman" w:cs="Times New Roman"/>
                  <w:lang w:eastAsia="zh-CN" w:bidi="ar"/>
                </w:rPr>
                <w:t>Hot, Warm, Cold</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184F63A1" w14:textId="77777777" w:rsidR="00A118F2" w:rsidRPr="000C54C6" w:rsidRDefault="00A118F2" w:rsidP="001A18D9">
            <w:pPr>
              <w:widowControl/>
              <w:rPr>
                <w:ins w:id="582" w:author="User" w:date="2026-01-22T15:02:00Z"/>
                <w:rFonts w:ascii="Times New Roman" w:eastAsia="SimSun" w:hAnsi="Times New Roman" w:cs="Times New Roman"/>
                <w:lang w:eastAsia="zh-CN" w:bidi="ar"/>
              </w:rPr>
            </w:pPr>
            <w:ins w:id="583" w:author="User" w:date="2026-01-22T15:02:00Z">
              <w:r w:rsidRPr="000C54C6">
                <w:rPr>
                  <w:rFonts w:ascii="Times New Roman" w:eastAsia="SimSun" w:hAnsi="Times New Roman" w:cs="Times New Roman"/>
                  <w:lang w:eastAsia="zh-CN" w:bidi="ar"/>
                </w:rPr>
                <w:t>Lead priority rating.</w:t>
              </w:r>
            </w:ins>
          </w:p>
        </w:tc>
      </w:tr>
      <w:tr w:rsidR="00A118F2" w:rsidRPr="000C54C6" w14:paraId="49B4928F" w14:textId="77777777" w:rsidTr="001A18D9">
        <w:trPr>
          <w:gridAfter w:val="1"/>
          <w:wAfter w:w="100" w:type="dxa"/>
          <w:trHeight w:val="84"/>
          <w:ins w:id="584" w:author="User" w:date="2026-01-22T15:02:00Z"/>
        </w:trPr>
        <w:tc>
          <w:tcPr>
            <w:tcW w:w="1614" w:type="dxa"/>
            <w:tcBorders>
              <w:tl2br w:val="nil"/>
              <w:tr2bl w:val="nil"/>
            </w:tcBorders>
            <w:vAlign w:val="center"/>
          </w:tcPr>
          <w:p w14:paraId="02BFA453" w14:textId="77777777" w:rsidR="00A118F2" w:rsidRPr="000C54C6" w:rsidRDefault="00A118F2" w:rsidP="001A18D9">
            <w:pPr>
              <w:widowControl/>
              <w:jc w:val="center"/>
              <w:rPr>
                <w:ins w:id="585" w:author="User" w:date="2026-01-22T15:02:00Z"/>
                <w:rFonts w:ascii="Times New Roman" w:eastAsia="SimSun" w:hAnsi="Times New Roman" w:cs="Times New Roman"/>
                <w:lang w:eastAsia="zh-CN" w:bidi="ar"/>
              </w:rPr>
            </w:pPr>
            <w:ins w:id="586" w:author="User" w:date="2026-01-22T15:02:00Z">
              <w:r w:rsidRPr="000C54C6">
                <w:rPr>
                  <w:rFonts w:ascii="Times New Roman" w:eastAsia="SimSun" w:hAnsi="Times New Roman" w:cs="Times New Roman"/>
                  <w:lang w:eastAsia="zh-CN" w:bidi="ar"/>
                </w:rPr>
                <w:t>Created By</w:t>
              </w:r>
            </w:ins>
          </w:p>
        </w:tc>
        <w:tc>
          <w:tcPr>
            <w:tcW w:w="2163" w:type="dxa"/>
            <w:tcBorders>
              <w:tl2br w:val="nil"/>
              <w:tr2bl w:val="nil"/>
            </w:tcBorders>
            <w:vAlign w:val="center"/>
          </w:tcPr>
          <w:p w14:paraId="0D0FA69F" w14:textId="77777777" w:rsidR="00A118F2" w:rsidRPr="000C54C6" w:rsidRDefault="00A118F2" w:rsidP="001A18D9">
            <w:pPr>
              <w:widowControl/>
              <w:jc w:val="center"/>
              <w:rPr>
                <w:ins w:id="587" w:author="User" w:date="2026-01-22T15:02:00Z"/>
                <w:rFonts w:ascii="Times New Roman" w:eastAsia="SimSun" w:hAnsi="Times New Roman" w:cs="Times New Roman"/>
                <w:lang w:eastAsia="zh-CN" w:bidi="ar"/>
              </w:rPr>
            </w:pPr>
            <w:ins w:id="588" w:author="User" w:date="2026-01-22T15:02:00Z">
              <w:r w:rsidRPr="000C54C6">
                <w:rPr>
                  <w:rFonts w:ascii="Times New Roman" w:eastAsia="SimSun" w:hAnsi="Times New Roman" w:cs="Times New Roman"/>
                  <w:lang w:eastAsia="zh-CN" w:bidi="ar"/>
                </w:rPr>
                <w:t>System Field</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2C77EA85" w14:textId="77777777" w:rsidR="00A118F2" w:rsidRPr="000C54C6" w:rsidRDefault="00A118F2" w:rsidP="001A18D9">
            <w:pPr>
              <w:widowControl/>
              <w:jc w:val="center"/>
              <w:rPr>
                <w:ins w:id="589" w:author="User" w:date="2026-01-22T15:02:00Z"/>
                <w:rFonts w:ascii="Times New Roman" w:eastAsia="SimSun" w:hAnsi="Times New Roman" w:cs="Times New Roman"/>
                <w:color w:val="EE0000"/>
                <w:lang w:eastAsia="zh-CN" w:bidi="ar"/>
              </w:rPr>
            </w:pPr>
            <w:ins w:id="590" w:author="User" w:date="2026-01-22T15:02:00Z">
              <w:r w:rsidRPr="000C54C6">
                <w:rPr>
                  <w:rFonts w:ascii="Times New Roman" w:eastAsia="SimSun" w:hAnsi="Times New Roman" w:cs="Times New Roman"/>
                  <w:lang w:eastAsia="zh-CN" w:bidi="ar"/>
                </w:rPr>
                <w:t>System Generated</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0F6CC91A" w14:textId="77777777" w:rsidR="00A118F2" w:rsidRPr="000C54C6" w:rsidRDefault="00A118F2" w:rsidP="001A18D9">
            <w:pPr>
              <w:widowControl/>
              <w:jc w:val="center"/>
              <w:rPr>
                <w:ins w:id="591" w:author="User" w:date="2026-01-22T15:02:00Z"/>
                <w:rFonts w:ascii="Times New Roman" w:eastAsia="SimSun" w:hAnsi="Times New Roman" w:cs="Times New Roman"/>
                <w:lang w:eastAsia="zh-CN" w:bidi="ar"/>
              </w:rPr>
            </w:pPr>
            <w:ins w:id="592"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5B6B980A" w14:textId="77777777" w:rsidR="00A118F2" w:rsidRPr="000C54C6" w:rsidRDefault="00A118F2" w:rsidP="001A18D9">
            <w:pPr>
              <w:widowControl/>
              <w:rPr>
                <w:ins w:id="593" w:author="User" w:date="2026-01-22T15:02:00Z"/>
                <w:rFonts w:ascii="Times New Roman" w:eastAsia="SimSun" w:hAnsi="Times New Roman" w:cs="Times New Roman"/>
                <w:lang w:eastAsia="zh-CN" w:bidi="ar"/>
              </w:rPr>
            </w:pPr>
            <w:ins w:id="594" w:author="User" w:date="2026-01-22T15:02:00Z">
              <w:r w:rsidRPr="000C54C6">
                <w:rPr>
                  <w:rFonts w:ascii="Times New Roman" w:eastAsia="SimSun" w:hAnsi="Times New Roman" w:cs="Times New Roman"/>
                  <w:lang w:eastAsia="zh-CN" w:bidi="ar"/>
                </w:rPr>
                <w:t>User who created the record.</w:t>
              </w:r>
            </w:ins>
          </w:p>
        </w:tc>
      </w:tr>
      <w:tr w:rsidR="00A118F2" w:rsidRPr="000C54C6" w14:paraId="68FE4DD9" w14:textId="77777777" w:rsidTr="001A18D9">
        <w:trPr>
          <w:gridAfter w:val="1"/>
          <w:wAfter w:w="100" w:type="dxa"/>
          <w:trHeight w:val="84"/>
          <w:ins w:id="595" w:author="User" w:date="2026-01-22T15:02:00Z"/>
        </w:trPr>
        <w:tc>
          <w:tcPr>
            <w:tcW w:w="1614" w:type="dxa"/>
            <w:tcBorders>
              <w:tl2br w:val="nil"/>
              <w:tr2bl w:val="nil"/>
            </w:tcBorders>
            <w:vAlign w:val="center"/>
          </w:tcPr>
          <w:p w14:paraId="2F674EB8" w14:textId="77777777" w:rsidR="00A118F2" w:rsidRPr="000C54C6" w:rsidRDefault="00A118F2" w:rsidP="001A18D9">
            <w:pPr>
              <w:widowControl/>
              <w:jc w:val="center"/>
              <w:rPr>
                <w:ins w:id="596" w:author="User" w:date="2026-01-22T15:02:00Z"/>
                <w:rFonts w:ascii="Times New Roman" w:eastAsia="SimSun" w:hAnsi="Times New Roman" w:cs="Times New Roman"/>
                <w:lang w:eastAsia="zh-CN" w:bidi="ar"/>
              </w:rPr>
            </w:pPr>
            <w:ins w:id="597" w:author="User" w:date="2026-01-22T15:02:00Z">
              <w:r w:rsidRPr="000C54C6">
                <w:rPr>
                  <w:rFonts w:ascii="Times New Roman" w:eastAsia="SimSun" w:hAnsi="Times New Roman" w:cs="Times New Roman"/>
                  <w:lang w:eastAsia="zh-CN" w:bidi="ar"/>
                </w:rPr>
                <w:t>Last Modified By</w:t>
              </w:r>
            </w:ins>
          </w:p>
        </w:tc>
        <w:tc>
          <w:tcPr>
            <w:tcW w:w="2163" w:type="dxa"/>
            <w:tcBorders>
              <w:tl2br w:val="nil"/>
              <w:tr2bl w:val="nil"/>
            </w:tcBorders>
            <w:vAlign w:val="center"/>
          </w:tcPr>
          <w:p w14:paraId="2943A95C" w14:textId="77777777" w:rsidR="00A118F2" w:rsidRPr="000C54C6" w:rsidRDefault="00A118F2" w:rsidP="001A18D9">
            <w:pPr>
              <w:widowControl/>
              <w:jc w:val="center"/>
              <w:rPr>
                <w:ins w:id="598" w:author="User" w:date="2026-01-22T15:02:00Z"/>
                <w:rFonts w:ascii="Times New Roman" w:eastAsia="SimSun" w:hAnsi="Times New Roman" w:cs="Times New Roman"/>
                <w:lang w:eastAsia="zh-CN" w:bidi="ar"/>
              </w:rPr>
            </w:pPr>
            <w:ins w:id="599" w:author="User" w:date="2026-01-22T15:02:00Z">
              <w:r w:rsidRPr="000C54C6">
                <w:rPr>
                  <w:rFonts w:ascii="Times New Roman" w:eastAsia="SimSun" w:hAnsi="Times New Roman" w:cs="Times New Roman"/>
                  <w:lang w:eastAsia="zh-CN" w:bidi="ar"/>
                </w:rPr>
                <w:t>System Field</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23C4F0F6" w14:textId="77777777" w:rsidR="00A118F2" w:rsidRPr="000C54C6" w:rsidRDefault="00A118F2" w:rsidP="001A18D9">
            <w:pPr>
              <w:widowControl/>
              <w:jc w:val="center"/>
              <w:rPr>
                <w:ins w:id="600" w:author="User" w:date="2026-01-22T15:02:00Z"/>
                <w:rFonts w:ascii="Times New Roman" w:eastAsia="SimSun" w:hAnsi="Times New Roman" w:cs="Times New Roman"/>
                <w:lang w:eastAsia="zh-CN" w:bidi="ar"/>
              </w:rPr>
            </w:pPr>
            <w:ins w:id="601" w:author="User" w:date="2026-01-22T15:02:00Z">
              <w:r w:rsidRPr="000C54C6">
                <w:rPr>
                  <w:rFonts w:ascii="Times New Roman" w:eastAsia="SimSun" w:hAnsi="Times New Roman" w:cs="Times New Roman"/>
                  <w:lang w:eastAsia="zh-CN" w:bidi="ar"/>
                </w:rPr>
                <w:t>System Generated</w:t>
              </w:r>
            </w:ins>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555CCC3B" w14:textId="77777777" w:rsidR="00A118F2" w:rsidRPr="000C54C6" w:rsidRDefault="00A118F2" w:rsidP="001A18D9">
            <w:pPr>
              <w:widowControl/>
              <w:jc w:val="center"/>
              <w:rPr>
                <w:ins w:id="602" w:author="User" w:date="2026-01-22T15:02:00Z"/>
                <w:rFonts w:ascii="Times New Roman" w:eastAsia="SimSun" w:hAnsi="Times New Roman" w:cs="Times New Roman"/>
                <w:lang w:eastAsia="zh-CN" w:bidi="ar"/>
              </w:rPr>
            </w:pPr>
            <w:ins w:id="603" w:author="User" w:date="2026-01-22T15:02:00Z">
              <w:r w:rsidRPr="000C54C6">
                <w:rPr>
                  <w:rFonts w:ascii="Times New Roman" w:eastAsia="SimSun" w:hAnsi="Times New Roman" w:cs="Times New Roman"/>
                  <w:lang w:eastAsia="zh-CN" w:bidi="ar"/>
                </w:rPr>
                <w:t>—</w:t>
              </w:r>
            </w:ins>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6413DC7B" w14:textId="77777777" w:rsidR="00A118F2" w:rsidRPr="000C54C6" w:rsidRDefault="00A118F2" w:rsidP="001A18D9">
            <w:pPr>
              <w:widowControl/>
              <w:rPr>
                <w:ins w:id="604" w:author="User" w:date="2026-01-22T15:02:00Z"/>
                <w:rFonts w:ascii="Times New Roman" w:eastAsia="SimSun" w:hAnsi="Times New Roman" w:cs="Times New Roman"/>
                <w:lang w:eastAsia="zh-CN" w:bidi="ar"/>
              </w:rPr>
            </w:pPr>
            <w:ins w:id="605" w:author="User" w:date="2026-01-22T15:02:00Z">
              <w:r w:rsidRPr="000C54C6">
                <w:rPr>
                  <w:rFonts w:ascii="Times New Roman" w:eastAsia="SimSun" w:hAnsi="Times New Roman" w:cs="Times New Roman"/>
                  <w:lang w:eastAsia="zh-CN" w:bidi="ar"/>
                </w:rPr>
                <w:t>User who last updated the record.</w:t>
              </w:r>
            </w:ins>
          </w:p>
        </w:tc>
      </w:tr>
      <w:tr w:rsidR="00A118F2" w:rsidRPr="000C54C6" w14:paraId="0DA30DBF" w14:textId="77777777" w:rsidTr="001A18D9">
        <w:trPr>
          <w:gridAfter w:val="1"/>
          <w:wAfter w:w="100" w:type="dxa"/>
          <w:trHeight w:val="84"/>
          <w:ins w:id="606" w:author="User" w:date="2026-01-22T15:02:00Z"/>
        </w:trPr>
        <w:tc>
          <w:tcPr>
            <w:tcW w:w="1614" w:type="dxa"/>
            <w:tcBorders>
              <w:tl2br w:val="nil"/>
              <w:tr2bl w:val="nil"/>
            </w:tcBorders>
            <w:vAlign w:val="center"/>
          </w:tcPr>
          <w:p w14:paraId="7EFD5EA3" w14:textId="77777777" w:rsidR="00A118F2" w:rsidRPr="000C54C6" w:rsidRDefault="00A118F2" w:rsidP="001A18D9">
            <w:pPr>
              <w:widowControl/>
              <w:jc w:val="center"/>
              <w:rPr>
                <w:ins w:id="607" w:author="User" w:date="2026-01-22T15:02:00Z"/>
                <w:rFonts w:ascii="Times New Roman" w:eastAsia="SimSun" w:hAnsi="Times New Roman" w:cs="Times New Roman"/>
                <w:color w:val="000000" w:themeColor="text1"/>
                <w:lang w:eastAsia="zh-CN" w:bidi="ar"/>
                <w:rPrChange w:id="608" w:author="User" w:date="2026-02-02T18:38:00Z">
                  <w:rPr>
                    <w:ins w:id="609" w:author="User" w:date="2026-01-22T15:02:00Z"/>
                    <w:rFonts w:ascii="Times New Roman" w:eastAsia="SimSun" w:hAnsi="Times New Roman" w:cs="Times New Roman"/>
                    <w:color w:val="538135" w:themeColor="accent6" w:themeShade="BF"/>
                    <w:lang w:eastAsia="zh-CN" w:bidi="ar"/>
                  </w:rPr>
                </w:rPrChange>
              </w:rPr>
            </w:pPr>
            <w:ins w:id="610" w:author="User" w:date="2026-01-22T15:02:00Z">
              <w:r w:rsidRPr="000C54C6">
                <w:rPr>
                  <w:rFonts w:ascii="Times New Roman" w:eastAsia="SimSun" w:hAnsi="Times New Roman" w:cs="Times New Roman"/>
                  <w:color w:val="000000" w:themeColor="text1"/>
                  <w:lang w:eastAsia="zh-CN" w:bidi="ar"/>
                  <w:rPrChange w:id="611" w:author="User" w:date="2026-02-02T18:38:00Z">
                    <w:rPr>
                      <w:rFonts w:ascii="Times New Roman" w:eastAsia="SimSun" w:hAnsi="Times New Roman" w:cs="Times New Roman"/>
                      <w:lang w:eastAsia="zh-CN" w:bidi="ar"/>
                    </w:rPr>
                  </w:rPrChange>
                </w:rPr>
                <w:t>Product Category</w:t>
              </w:r>
            </w:ins>
          </w:p>
        </w:tc>
        <w:tc>
          <w:tcPr>
            <w:tcW w:w="2163" w:type="dxa"/>
            <w:tcBorders>
              <w:tl2br w:val="nil"/>
              <w:tr2bl w:val="nil"/>
            </w:tcBorders>
            <w:vAlign w:val="center"/>
          </w:tcPr>
          <w:p w14:paraId="59248721" w14:textId="77777777" w:rsidR="00A118F2" w:rsidRPr="000C54C6" w:rsidRDefault="00A118F2">
            <w:pPr>
              <w:widowControl/>
              <w:jc w:val="center"/>
              <w:rPr>
                <w:ins w:id="612" w:author="User" w:date="2026-01-22T15:02:00Z"/>
                <w:rFonts w:ascii="Times New Roman" w:eastAsia="SimSun" w:hAnsi="Times New Roman" w:cs="Times New Roman"/>
                <w:color w:val="000000" w:themeColor="text1"/>
                <w:lang w:eastAsia="zh-CN" w:bidi="ar"/>
                <w:rPrChange w:id="613" w:author="User" w:date="2026-02-02T18:38:00Z">
                  <w:rPr>
                    <w:ins w:id="614" w:author="User" w:date="2026-01-22T15:02:00Z"/>
                    <w:rFonts w:ascii="Times New Roman" w:eastAsia="SimSun" w:hAnsi="Times New Roman" w:cs="Times New Roman"/>
                    <w:color w:val="538135" w:themeColor="accent6" w:themeShade="BF"/>
                    <w:lang w:eastAsia="zh-CN" w:bidi="ar"/>
                  </w:rPr>
                </w:rPrChange>
              </w:rPr>
            </w:pPr>
            <w:ins w:id="615" w:author="User" w:date="2026-01-22T15:02:00Z">
              <w:r w:rsidRPr="000C54C6">
                <w:rPr>
                  <w:rFonts w:ascii="Times New Roman" w:eastAsia="SimSun" w:hAnsi="Times New Roman" w:cs="Times New Roman"/>
                  <w:color w:val="000000" w:themeColor="text1"/>
                  <w:lang w:eastAsia="zh-CN" w:bidi="ar"/>
                  <w:rPrChange w:id="616" w:author="User" w:date="2026-02-02T18:38:00Z">
                    <w:rPr>
                      <w:rFonts w:ascii="Times New Roman" w:eastAsia="SimSun" w:hAnsi="Times New Roman" w:cs="Times New Roman"/>
                      <w:color w:val="538135" w:themeColor="accent6" w:themeShade="BF"/>
                      <w:lang w:eastAsia="zh-CN" w:bidi="ar"/>
                    </w:rPr>
                  </w:rPrChange>
                </w:rPr>
                <w:t xml:space="preserve">Picklist </w:t>
              </w:r>
            </w:ins>
          </w:p>
        </w:tc>
        <w:tc>
          <w:tcPr>
            <w:tcW w:w="1152" w:type="dxa"/>
            <w:tcBorders>
              <w:top w:val="single" w:sz="4" w:space="0" w:color="auto"/>
              <w:left w:val="single" w:sz="4" w:space="0" w:color="auto"/>
              <w:bottom w:val="single" w:sz="4" w:space="0" w:color="auto"/>
              <w:right w:val="single" w:sz="4" w:space="0" w:color="auto"/>
              <w:tl2br w:val="nil"/>
              <w:tr2bl w:val="nil"/>
            </w:tcBorders>
            <w:vAlign w:val="center"/>
          </w:tcPr>
          <w:p w14:paraId="6960D6D3" w14:textId="77777777" w:rsidR="00A118F2" w:rsidRPr="000C54C6" w:rsidRDefault="00A118F2" w:rsidP="001A18D9">
            <w:pPr>
              <w:widowControl/>
              <w:jc w:val="center"/>
              <w:rPr>
                <w:ins w:id="617" w:author="User" w:date="2026-01-22T15:02:00Z"/>
                <w:rFonts w:ascii="Times New Roman" w:eastAsia="SimSun" w:hAnsi="Times New Roman" w:cs="Times New Roman"/>
                <w:color w:val="000000" w:themeColor="text1"/>
                <w:lang w:eastAsia="zh-CN" w:bidi="ar"/>
                <w:rPrChange w:id="618" w:author="User" w:date="2026-02-02T18:38:00Z">
                  <w:rPr>
                    <w:ins w:id="619" w:author="User" w:date="2026-01-22T15:02:00Z"/>
                    <w:rFonts w:ascii="Times New Roman" w:eastAsia="SimSun" w:hAnsi="Times New Roman" w:cs="Times New Roman"/>
                    <w:color w:val="EE0000"/>
                    <w:lang w:eastAsia="zh-CN" w:bidi="ar"/>
                  </w:rPr>
                </w:rPrChange>
              </w:rPr>
            </w:pPr>
          </w:p>
        </w:tc>
        <w:tc>
          <w:tcPr>
            <w:tcW w:w="1171" w:type="dxa"/>
            <w:tcBorders>
              <w:top w:val="single" w:sz="4" w:space="0" w:color="auto"/>
              <w:left w:val="single" w:sz="4" w:space="0" w:color="auto"/>
              <w:bottom w:val="single" w:sz="4" w:space="0" w:color="auto"/>
              <w:right w:val="single" w:sz="4" w:space="0" w:color="auto"/>
              <w:tl2br w:val="nil"/>
              <w:tr2bl w:val="nil"/>
            </w:tcBorders>
            <w:vAlign w:val="center"/>
          </w:tcPr>
          <w:p w14:paraId="431E54B0" w14:textId="77777777" w:rsidR="00A118F2" w:rsidRPr="000C54C6" w:rsidRDefault="00A118F2" w:rsidP="001A18D9">
            <w:pPr>
              <w:widowControl/>
              <w:jc w:val="center"/>
              <w:rPr>
                <w:ins w:id="620" w:author="User" w:date="2026-01-22T15:02:00Z"/>
                <w:rFonts w:ascii="Times New Roman" w:eastAsia="SimSun" w:hAnsi="Times New Roman" w:cs="Times New Roman"/>
                <w:color w:val="000000" w:themeColor="text1"/>
                <w:lang w:eastAsia="zh-CN" w:bidi="ar"/>
                <w:rPrChange w:id="621" w:author="User" w:date="2026-02-02T18:38:00Z">
                  <w:rPr>
                    <w:ins w:id="622" w:author="User" w:date="2026-01-22T15:02:00Z"/>
                    <w:rFonts w:ascii="Times New Roman" w:eastAsia="SimSun" w:hAnsi="Times New Roman" w:cs="Times New Roman"/>
                    <w:color w:val="EE0000"/>
                    <w:lang w:eastAsia="zh-CN" w:bidi="ar"/>
                  </w:rPr>
                </w:rPrChange>
              </w:rPr>
            </w:pPr>
          </w:p>
        </w:tc>
        <w:tc>
          <w:tcPr>
            <w:tcW w:w="1637" w:type="dxa"/>
            <w:tcBorders>
              <w:top w:val="single" w:sz="4" w:space="0" w:color="auto"/>
              <w:left w:val="single" w:sz="4" w:space="0" w:color="auto"/>
              <w:bottom w:val="single" w:sz="4" w:space="0" w:color="auto"/>
              <w:right w:val="single" w:sz="4" w:space="0" w:color="auto"/>
              <w:tl2br w:val="nil"/>
              <w:tr2bl w:val="nil"/>
            </w:tcBorders>
            <w:vAlign w:val="center"/>
          </w:tcPr>
          <w:p w14:paraId="7DA3BD53" w14:textId="77777777" w:rsidR="00A118F2" w:rsidRPr="000C54C6" w:rsidRDefault="00B11AA6" w:rsidP="001A18D9">
            <w:pPr>
              <w:widowControl/>
              <w:rPr>
                <w:ins w:id="623" w:author="User" w:date="2026-01-22T15:02:00Z"/>
                <w:rFonts w:ascii="Times New Roman" w:eastAsia="SimSun" w:hAnsi="Times New Roman" w:cs="Times New Roman"/>
                <w:color w:val="000000" w:themeColor="text1"/>
                <w:lang w:eastAsia="zh-CN" w:bidi="ar"/>
                <w:rPrChange w:id="624" w:author="User" w:date="2026-02-02T18:38:00Z">
                  <w:rPr>
                    <w:ins w:id="625" w:author="User" w:date="2026-01-22T15:02:00Z"/>
                    <w:rFonts w:ascii="Times New Roman" w:eastAsia="SimSun" w:hAnsi="Times New Roman" w:cs="Times New Roman"/>
                    <w:color w:val="EE0000"/>
                    <w:lang w:eastAsia="zh-CN" w:bidi="ar"/>
                  </w:rPr>
                </w:rPrChange>
              </w:rPr>
            </w:pPr>
            <w:ins w:id="626" w:author="User" w:date="2026-01-22T15:20:00Z">
              <w:r w:rsidRPr="000C54C6">
                <w:rPr>
                  <w:rFonts w:ascii="Times New Roman" w:eastAsia="SimSun" w:hAnsi="Times New Roman" w:cs="Times New Roman"/>
                  <w:color w:val="000000" w:themeColor="text1"/>
                  <w:lang w:eastAsia="zh-CN" w:bidi="ar"/>
                </w:rPr>
                <w:t>Only single selection as each opportunity can have one product category and followed by one quote for one product category</w:t>
              </w:r>
            </w:ins>
          </w:p>
        </w:tc>
      </w:tr>
    </w:tbl>
    <w:p w14:paraId="4352FDC7" w14:textId="77777777" w:rsidR="00A118F2" w:rsidRPr="000C54C6" w:rsidRDefault="00A118F2" w:rsidP="00A118F2">
      <w:pPr>
        <w:pStyle w:val="ListParagraph"/>
        <w:tabs>
          <w:tab w:val="left" w:pos="653"/>
        </w:tabs>
        <w:spacing w:before="4"/>
        <w:ind w:left="0" w:firstLine="0"/>
        <w:jc w:val="both"/>
        <w:rPr>
          <w:ins w:id="627" w:author="User" w:date="2026-01-22T15:02:00Z"/>
          <w:rFonts w:ascii="Times New Roman" w:eastAsia="SimSun" w:hAnsi="Times New Roman" w:cs="Times New Roman"/>
          <w:b/>
          <w:bCs/>
          <w:color w:val="000000" w:themeColor="text1"/>
          <w:rPrChange w:id="628" w:author="User" w:date="2026-02-02T18:38:00Z">
            <w:rPr>
              <w:ins w:id="629" w:author="User" w:date="2026-01-22T15:02:00Z"/>
              <w:rFonts w:ascii="Times New Roman" w:eastAsia="SimSun" w:hAnsi="Times New Roman" w:cs="Times New Roman"/>
              <w:b/>
              <w:bCs/>
              <w:color w:val="44546A" w:themeColor="text2"/>
            </w:rPr>
          </w:rPrChange>
        </w:rPr>
      </w:pPr>
    </w:p>
    <w:p w14:paraId="61DE8745" w14:textId="77777777" w:rsidR="00A118F2" w:rsidRPr="000C54C6" w:rsidRDefault="00A118F2" w:rsidP="00A118F2">
      <w:pPr>
        <w:pStyle w:val="ListParagraph"/>
        <w:numPr>
          <w:ilvl w:val="0"/>
          <w:numId w:val="68"/>
        </w:numPr>
        <w:tabs>
          <w:tab w:val="left" w:pos="653"/>
        </w:tabs>
        <w:spacing w:before="4"/>
        <w:ind w:left="359"/>
        <w:jc w:val="both"/>
        <w:rPr>
          <w:ins w:id="630" w:author="User" w:date="2026-01-22T15:02:00Z"/>
          <w:rFonts w:ascii="Times New Roman" w:hAnsi="Times New Roman" w:cs="Times New Roman"/>
          <w:b/>
          <w:bCs/>
          <w:color w:val="44546A" w:themeColor="text2"/>
          <w:sz w:val="24"/>
          <w:szCs w:val="24"/>
        </w:rPr>
      </w:pPr>
      <w:ins w:id="631" w:author="User" w:date="2026-01-22T15:02:00Z">
        <w:r w:rsidRPr="000C54C6">
          <w:rPr>
            <w:rFonts w:ascii="Times New Roman" w:eastAsia="SimSun" w:hAnsi="Times New Roman" w:cs="Times New Roman"/>
            <w:b/>
            <w:bCs/>
            <w:color w:val="44546A" w:themeColor="text2"/>
            <w:sz w:val="24"/>
            <w:szCs w:val="24"/>
          </w:rPr>
          <w:t>Functional flow</w:t>
        </w:r>
      </w:ins>
    </w:p>
    <w:p w14:paraId="30F842F3" w14:textId="77777777" w:rsidR="00A118F2" w:rsidRPr="000C54C6" w:rsidRDefault="00A118F2" w:rsidP="00A118F2">
      <w:pPr>
        <w:pStyle w:val="ListParagraph"/>
        <w:numPr>
          <w:ilvl w:val="0"/>
          <w:numId w:val="69"/>
        </w:numPr>
        <w:tabs>
          <w:tab w:val="clear" w:pos="420"/>
          <w:tab w:val="left" w:pos="653"/>
        </w:tabs>
        <w:spacing w:before="4"/>
        <w:jc w:val="both"/>
        <w:rPr>
          <w:ins w:id="632" w:author="User" w:date="2026-01-22T15:02:00Z"/>
          <w:rFonts w:ascii="Times New Roman" w:hAnsi="Times New Roman" w:cs="Times New Roman"/>
        </w:rPr>
      </w:pPr>
      <w:ins w:id="633" w:author="User" w:date="2026-01-22T15:02:00Z">
        <w:r w:rsidRPr="000C54C6">
          <w:rPr>
            <w:rFonts w:ascii="Times New Roman" w:hAnsi="Times New Roman" w:cs="Times New Roman"/>
          </w:rPr>
          <w:t xml:space="preserve">User creates a new </w:t>
        </w:r>
        <w:r w:rsidRPr="000C54C6">
          <w:rPr>
            <w:rStyle w:val="Strong"/>
            <w:rFonts w:ascii="Times New Roman" w:hAnsi="Times New Roman" w:cs="Times New Roman"/>
          </w:rPr>
          <w:t>Lead record</w:t>
        </w:r>
        <w:r w:rsidRPr="000C54C6">
          <w:rPr>
            <w:rFonts w:ascii="Times New Roman" w:hAnsi="Times New Roman" w:cs="Times New Roman"/>
          </w:rPr>
          <w:t xml:space="preserve"> from the standard Sales force Lead tab.</w:t>
        </w:r>
      </w:ins>
    </w:p>
    <w:p w14:paraId="3F2D38CC" w14:textId="77777777" w:rsidR="00A118F2" w:rsidRPr="000C54C6" w:rsidRDefault="00A118F2" w:rsidP="00A118F2">
      <w:pPr>
        <w:pStyle w:val="ListParagraph"/>
        <w:numPr>
          <w:ilvl w:val="0"/>
          <w:numId w:val="69"/>
        </w:numPr>
        <w:tabs>
          <w:tab w:val="clear" w:pos="420"/>
          <w:tab w:val="left" w:pos="653"/>
        </w:tabs>
        <w:spacing w:before="4"/>
        <w:jc w:val="both"/>
        <w:rPr>
          <w:ins w:id="634" w:author="User" w:date="2026-01-22T15:02:00Z"/>
          <w:rFonts w:ascii="Times New Roman" w:hAnsi="Times New Roman" w:cs="Times New Roman"/>
        </w:rPr>
      </w:pPr>
      <w:ins w:id="635" w:author="User" w:date="2026-01-22T15:02:00Z">
        <w:r w:rsidRPr="000C54C6">
          <w:rPr>
            <w:rFonts w:ascii="Times New Roman" w:hAnsi="Times New Roman" w:cs="Times New Roman"/>
          </w:rPr>
          <w:t>Lead Assignment:</w:t>
        </w:r>
      </w:ins>
    </w:p>
    <w:p w14:paraId="44E8BFC1" w14:textId="77777777" w:rsidR="00A118F2" w:rsidRPr="000C54C6" w:rsidRDefault="00A118F2" w:rsidP="00A118F2">
      <w:pPr>
        <w:pStyle w:val="ListParagraph"/>
        <w:numPr>
          <w:ilvl w:val="0"/>
          <w:numId w:val="69"/>
        </w:numPr>
        <w:tabs>
          <w:tab w:val="clear" w:pos="420"/>
          <w:tab w:val="left" w:pos="653"/>
        </w:tabs>
        <w:spacing w:before="4"/>
        <w:jc w:val="both"/>
        <w:rPr>
          <w:ins w:id="636" w:author="User" w:date="2026-01-22T15:02:00Z"/>
          <w:rFonts w:ascii="Times New Roman" w:hAnsi="Times New Roman" w:cs="Times New Roman"/>
        </w:rPr>
      </w:pPr>
      <w:ins w:id="637" w:author="User" w:date="2026-01-22T15:02:00Z">
        <w:r w:rsidRPr="000C54C6">
          <w:rPr>
            <w:rFonts w:ascii="Times New Roman" w:hAnsi="Times New Roman" w:cs="Times New Roman"/>
          </w:rPr>
          <w:t xml:space="preserve">If Admin uploads leads→ assigned as per </w:t>
        </w:r>
        <w:r w:rsidRPr="000C54C6">
          <w:rPr>
            <w:rFonts w:ascii="Times New Roman" w:hAnsi="Times New Roman" w:cs="Times New Roman"/>
            <w:color w:val="000000" w:themeColor="text1"/>
            <w:rPrChange w:id="638" w:author="User" w:date="2026-02-02T18:38:00Z">
              <w:rPr>
                <w:rFonts w:ascii="Times New Roman" w:hAnsi="Times New Roman" w:cs="Times New Roman"/>
                <w:color w:val="7B7B7B" w:themeColor="accent3" w:themeShade="BF"/>
              </w:rPr>
            </w:rPrChange>
          </w:rPr>
          <w:t xml:space="preserve">Standard Assignment Rule </w:t>
        </w:r>
      </w:ins>
    </w:p>
    <w:p w14:paraId="30111A31" w14:textId="77777777" w:rsidR="00A118F2" w:rsidRPr="000C54C6" w:rsidRDefault="00A118F2">
      <w:pPr>
        <w:pStyle w:val="ListParagraph"/>
        <w:numPr>
          <w:ilvl w:val="0"/>
          <w:numId w:val="69"/>
        </w:numPr>
        <w:tabs>
          <w:tab w:val="clear" w:pos="420"/>
          <w:tab w:val="left" w:pos="653"/>
        </w:tabs>
        <w:spacing w:before="4"/>
        <w:jc w:val="both"/>
        <w:rPr>
          <w:ins w:id="639" w:author="User" w:date="2026-01-22T15:02:00Z"/>
          <w:rFonts w:ascii="Times New Roman" w:hAnsi="Times New Roman" w:cs="Times New Roman"/>
          <w:lang w:val="en-IN"/>
          <w:rPrChange w:id="640" w:author="User" w:date="2026-02-02T18:38:00Z">
            <w:rPr>
              <w:ins w:id="641" w:author="User" w:date="2026-01-22T15:02:00Z"/>
            </w:rPr>
          </w:rPrChange>
        </w:rPr>
        <w:pPrChange w:id="642" w:author="User" w:date="2026-01-22T15:22:00Z">
          <w:pPr>
            <w:pStyle w:val="ListParagraph"/>
            <w:numPr>
              <w:numId w:val="69"/>
            </w:numPr>
            <w:tabs>
              <w:tab w:val="left" w:pos="420"/>
              <w:tab w:val="left" w:pos="653"/>
            </w:tabs>
            <w:spacing w:before="4"/>
            <w:ind w:left="420" w:hanging="420"/>
            <w:jc w:val="both"/>
          </w:pPr>
        </w:pPrChange>
      </w:pPr>
      <w:ins w:id="643" w:author="User" w:date="2026-01-22T15:02:00Z">
        <w:r w:rsidRPr="000C54C6">
          <w:rPr>
            <w:rFonts w:ascii="Times New Roman" w:hAnsi="Times New Roman" w:cs="Times New Roman"/>
          </w:rPr>
          <w:t>Manual Lead Creation : Selecting executive option will be given</w:t>
        </w:r>
      </w:ins>
    </w:p>
    <w:p w14:paraId="1B26A3CB" w14:textId="77777777" w:rsidR="00A118F2" w:rsidRPr="000C54C6" w:rsidRDefault="00A118F2" w:rsidP="00A118F2">
      <w:pPr>
        <w:pStyle w:val="ListParagraph"/>
        <w:numPr>
          <w:ilvl w:val="0"/>
          <w:numId w:val="69"/>
        </w:numPr>
        <w:tabs>
          <w:tab w:val="clear" w:pos="420"/>
          <w:tab w:val="left" w:pos="653"/>
        </w:tabs>
        <w:spacing w:before="4"/>
        <w:jc w:val="both"/>
        <w:rPr>
          <w:ins w:id="644" w:author="User" w:date="2026-01-22T15:02:00Z"/>
          <w:rFonts w:ascii="Times New Roman" w:hAnsi="Times New Roman" w:cs="Times New Roman"/>
        </w:rPr>
      </w:pPr>
      <w:ins w:id="645" w:author="User" w:date="2026-01-22T15:02:00Z">
        <w:r w:rsidRPr="000C54C6">
          <w:rPr>
            <w:rFonts w:ascii="Times New Roman" w:hAnsi="Times New Roman" w:cs="Times New Roman"/>
          </w:rPr>
          <w:lastRenderedPageBreak/>
          <w:t xml:space="preserve">Digital Leads: Round Robin basis using standard assignment rule </w:t>
        </w:r>
      </w:ins>
    </w:p>
    <w:p w14:paraId="34665BFE" w14:textId="77777777" w:rsidR="00A118F2" w:rsidRPr="000C54C6" w:rsidRDefault="00A118F2" w:rsidP="00A118F2">
      <w:pPr>
        <w:pStyle w:val="CommentText"/>
        <w:numPr>
          <w:ilvl w:val="0"/>
          <w:numId w:val="69"/>
        </w:numPr>
        <w:rPr>
          <w:ins w:id="646" w:author="User" w:date="2026-01-22T15:02:00Z"/>
          <w:rFonts w:ascii="Times New Roman" w:hAnsi="Times New Roman" w:cs="Times New Roman"/>
          <w:color w:val="000000" w:themeColor="text1"/>
          <w:rPrChange w:id="647" w:author="User" w:date="2026-02-02T18:38:00Z">
            <w:rPr>
              <w:ins w:id="648" w:author="User" w:date="2026-01-22T15:02:00Z"/>
            </w:rPr>
          </w:rPrChange>
        </w:rPr>
      </w:pPr>
      <w:ins w:id="649" w:author="User" w:date="2026-01-22T15:02:00Z">
        <w:r w:rsidRPr="000C54C6">
          <w:rPr>
            <w:rFonts w:ascii="Times New Roman" w:hAnsi="Times New Roman" w:cs="Times New Roman"/>
            <w:color w:val="000000" w:themeColor="text1"/>
            <w:rPrChange w:id="650" w:author="User" w:date="2026-02-02T18:38:00Z">
              <w:rPr>
                <w:rFonts w:ascii="Times New Roman" w:hAnsi="Times New Roman" w:cs="Times New Roman"/>
                <w:color w:val="EE0000"/>
              </w:rPr>
            </w:rPrChange>
          </w:rPr>
          <w:t xml:space="preserve">Lead to be qualified within </w:t>
        </w:r>
        <w:commentRangeStart w:id="651"/>
        <w:r w:rsidRPr="000C54C6">
          <w:rPr>
            <w:rFonts w:ascii="Times New Roman" w:hAnsi="Times New Roman" w:cs="Times New Roman"/>
            <w:color w:val="000000" w:themeColor="text1"/>
            <w:rPrChange w:id="652" w:author="User" w:date="2026-02-02T18:38:00Z">
              <w:rPr>
                <w:rFonts w:ascii="Times New Roman" w:hAnsi="Times New Roman" w:cs="Times New Roman"/>
                <w:color w:val="EE0000"/>
              </w:rPr>
            </w:rPrChange>
          </w:rPr>
          <w:t>24hrs</w:t>
        </w:r>
        <w:commentRangeEnd w:id="651"/>
        <w:r w:rsidRPr="000C54C6">
          <w:rPr>
            <w:rStyle w:val="CommentReference"/>
            <w:rFonts w:ascii="Times New Roman" w:hAnsi="Times New Roman" w:cs="Times New Roman"/>
            <w:color w:val="000000" w:themeColor="text1"/>
            <w:rPrChange w:id="653" w:author="User" w:date="2026-02-02T18:38:00Z">
              <w:rPr>
                <w:rStyle w:val="CommentReference"/>
                <w:rFonts w:ascii="Times New Roman" w:hAnsi="Times New Roman" w:cs="Times New Roman"/>
                <w:color w:val="EE0000"/>
              </w:rPr>
            </w:rPrChange>
          </w:rPr>
          <w:commentReference w:id="651"/>
        </w:r>
        <w:r w:rsidRPr="000C54C6">
          <w:rPr>
            <w:rFonts w:ascii="Times New Roman" w:hAnsi="Times New Roman" w:cs="Times New Roman"/>
            <w:color w:val="000000" w:themeColor="text1"/>
            <w:rPrChange w:id="654" w:author="User" w:date="2026-02-02T18:38:00Z">
              <w:rPr>
                <w:rFonts w:ascii="Times New Roman" w:hAnsi="Times New Roman" w:cs="Times New Roman"/>
                <w:color w:val="EE0000"/>
              </w:rPr>
            </w:rPrChange>
          </w:rPr>
          <w:t xml:space="preserve"> </w:t>
        </w:r>
        <w:r w:rsidRPr="000C54C6">
          <w:rPr>
            <w:rFonts w:ascii="Times New Roman" w:hAnsi="Times New Roman" w:cs="Times New Roman"/>
            <w:color w:val="000000" w:themeColor="text1"/>
            <w:rPrChange w:id="655" w:author="User" w:date="2026-02-02T18:38:00Z">
              <w:rPr>
                <w:rFonts w:ascii="Times New Roman" w:hAnsi="Times New Roman" w:cs="Times New Roman"/>
                <w:color w:val="EE0000"/>
              </w:rPr>
            </w:rPrChange>
          </w:rPr>
          <w:sym w:font="Wingdings" w:char="F0E0"/>
        </w:r>
        <w:r w:rsidRPr="000C54C6">
          <w:rPr>
            <w:rFonts w:ascii="Times New Roman" w:hAnsi="Times New Roman" w:cs="Times New Roman"/>
            <w:color w:val="000000" w:themeColor="text1"/>
            <w:rPrChange w:id="656" w:author="User" w:date="2026-02-02T18:38:00Z">
              <w:rPr>
                <w:rFonts w:ascii="Times New Roman" w:hAnsi="Times New Roman" w:cs="Times New Roman"/>
                <w:color w:val="EE0000"/>
              </w:rPr>
            </w:rPrChange>
          </w:rPr>
          <w:t xml:space="preserve"> </w:t>
        </w:r>
        <w:r w:rsidRPr="000C54C6">
          <w:rPr>
            <w:rFonts w:ascii="Times New Roman" w:hAnsi="Times New Roman" w:cs="Times New Roman"/>
            <w:color w:val="000000" w:themeColor="text1"/>
            <w:rPrChange w:id="657" w:author="User" w:date="2026-02-02T18:38:00Z">
              <w:rPr/>
            </w:rPrChange>
          </w:rPr>
          <w:t xml:space="preserve">Report can be provided which shows Lead created date and Time and leads which are not qualified within 24 hours </w:t>
        </w:r>
      </w:ins>
    </w:p>
    <w:p w14:paraId="55E3F06B" w14:textId="43DC56EA" w:rsidR="00A118F2" w:rsidRPr="000C54C6" w:rsidRDefault="00A118F2">
      <w:pPr>
        <w:pStyle w:val="ListParagraph"/>
        <w:numPr>
          <w:ilvl w:val="0"/>
          <w:numId w:val="69"/>
        </w:numPr>
        <w:tabs>
          <w:tab w:val="clear" w:pos="420"/>
          <w:tab w:val="left" w:pos="653"/>
        </w:tabs>
        <w:spacing w:before="4"/>
        <w:jc w:val="both"/>
        <w:rPr>
          <w:ins w:id="658" w:author="User" w:date="2026-01-22T15:02:00Z"/>
          <w:rFonts w:ascii="Times New Roman" w:hAnsi="Times New Roman" w:cs="Times New Roman"/>
          <w:color w:val="000000" w:themeColor="text1"/>
          <w:rPrChange w:id="659" w:author="User" w:date="2026-02-02T18:38:00Z">
            <w:rPr>
              <w:ins w:id="660" w:author="User" w:date="2026-01-22T15:02:00Z"/>
            </w:rPr>
          </w:rPrChange>
        </w:rPr>
        <w:pPrChange w:id="661" w:author="User" w:date="2026-01-22T18:34:00Z">
          <w:pPr>
            <w:pStyle w:val="ListParagraph"/>
            <w:numPr>
              <w:numId w:val="69"/>
            </w:numPr>
            <w:tabs>
              <w:tab w:val="left" w:pos="420"/>
              <w:tab w:val="left" w:pos="653"/>
            </w:tabs>
            <w:spacing w:before="4"/>
            <w:ind w:left="420" w:hanging="420"/>
            <w:jc w:val="both"/>
          </w:pPr>
        </w:pPrChange>
      </w:pPr>
      <w:ins w:id="662" w:author="User" w:date="2026-01-22T15:02:00Z">
        <w:r w:rsidRPr="000C54C6">
          <w:rPr>
            <w:rFonts w:ascii="Times New Roman" w:hAnsi="Times New Roman" w:cs="Times New Roman"/>
            <w:color w:val="000000" w:themeColor="text1"/>
            <w:rPrChange w:id="663" w:author="User" w:date="2026-02-02T18:38:00Z">
              <w:rPr>
                <w:rFonts w:ascii="Times New Roman" w:hAnsi="Times New Roman" w:cs="Times New Roman"/>
                <w:color w:val="7B7B7B" w:themeColor="accent3" w:themeShade="BF"/>
              </w:rPr>
            </w:rPrChange>
          </w:rPr>
          <w:t xml:space="preserve">Post the lead assignment manager can assign the lead to another user if required. </w:t>
        </w:r>
      </w:ins>
    </w:p>
    <w:p w14:paraId="248B2E36" w14:textId="77777777" w:rsidR="00A118F2" w:rsidRPr="000C54C6" w:rsidRDefault="00A118F2" w:rsidP="00A118F2">
      <w:pPr>
        <w:pStyle w:val="ListParagraph"/>
        <w:numPr>
          <w:ilvl w:val="0"/>
          <w:numId w:val="69"/>
        </w:numPr>
        <w:tabs>
          <w:tab w:val="clear" w:pos="420"/>
          <w:tab w:val="left" w:pos="653"/>
        </w:tabs>
        <w:spacing w:before="4"/>
        <w:jc w:val="both"/>
        <w:rPr>
          <w:ins w:id="664" w:author="User" w:date="2026-01-22T15:02:00Z"/>
          <w:rFonts w:ascii="Times New Roman" w:hAnsi="Times New Roman" w:cs="Times New Roman"/>
        </w:rPr>
      </w:pPr>
      <w:ins w:id="665" w:author="User" w:date="2026-01-22T15:02:00Z">
        <w:r w:rsidRPr="000C54C6">
          <w:rPr>
            <w:rFonts w:ascii="Times New Roman" w:hAnsi="Times New Roman" w:cs="Times New Roman"/>
          </w:rPr>
          <w:t xml:space="preserve">System performs </w:t>
        </w:r>
        <w:r w:rsidRPr="000C54C6">
          <w:rPr>
            <w:rStyle w:val="Strong"/>
            <w:rFonts w:ascii="Times New Roman" w:hAnsi="Times New Roman" w:cs="Times New Roman"/>
          </w:rPr>
          <w:t>duplication check</w:t>
        </w:r>
        <w:r w:rsidRPr="000C54C6">
          <w:rPr>
            <w:rFonts w:ascii="Times New Roman" w:hAnsi="Times New Roman" w:cs="Times New Roman"/>
          </w:rPr>
          <w:t xml:space="preserve"> based on </w:t>
        </w:r>
        <w:r w:rsidRPr="000C54C6">
          <w:rPr>
            <w:rStyle w:val="Emphasis"/>
            <w:rFonts w:ascii="Times New Roman" w:hAnsi="Times New Roman" w:cs="Times New Roman"/>
            <w:i w:val="0"/>
            <w:iCs w:val="0"/>
          </w:rPr>
          <w:t>Primary Phone, Secondary Phone, Primary Email, Secondary Email and GST Number (If Available only)</w:t>
        </w:r>
        <w:r w:rsidRPr="000C54C6">
          <w:rPr>
            <w:rFonts w:ascii="Times New Roman" w:hAnsi="Times New Roman" w:cs="Times New Roman"/>
          </w:rPr>
          <w:t xml:space="preserve">. </w:t>
        </w:r>
      </w:ins>
    </w:p>
    <w:p w14:paraId="0A789254" w14:textId="77777777" w:rsidR="00A118F2" w:rsidRPr="000C54C6" w:rsidRDefault="00A118F2" w:rsidP="00A118F2">
      <w:pPr>
        <w:pStyle w:val="ListParagraph"/>
        <w:numPr>
          <w:ilvl w:val="0"/>
          <w:numId w:val="69"/>
        </w:numPr>
        <w:tabs>
          <w:tab w:val="clear" w:pos="420"/>
          <w:tab w:val="left" w:pos="653"/>
        </w:tabs>
        <w:spacing w:before="4"/>
        <w:jc w:val="both"/>
        <w:rPr>
          <w:ins w:id="666" w:author="User" w:date="2026-01-22T15:02:00Z"/>
          <w:rFonts w:ascii="Times New Roman" w:hAnsi="Times New Roman" w:cs="Times New Roman"/>
        </w:rPr>
      </w:pPr>
      <w:ins w:id="667" w:author="User" w:date="2026-01-22T15:02:00Z">
        <w:r w:rsidRPr="000C54C6">
          <w:rPr>
            <w:rFonts w:ascii="Times New Roman" w:hAnsi="Times New Roman" w:cs="Times New Roman"/>
          </w:rPr>
          <w:t>If no duplicate found, lead is created successfully; else, system restricts duplicate creation.</w:t>
        </w:r>
      </w:ins>
    </w:p>
    <w:p w14:paraId="4E9269A5" w14:textId="77777777" w:rsidR="00A118F2" w:rsidRPr="000C54C6" w:rsidRDefault="00A118F2" w:rsidP="00A118F2">
      <w:pPr>
        <w:pStyle w:val="ListParagraph"/>
        <w:numPr>
          <w:ilvl w:val="0"/>
          <w:numId w:val="69"/>
        </w:numPr>
        <w:tabs>
          <w:tab w:val="clear" w:pos="420"/>
          <w:tab w:val="left" w:pos="653"/>
        </w:tabs>
        <w:spacing w:before="4"/>
        <w:jc w:val="both"/>
        <w:rPr>
          <w:ins w:id="668" w:author="User" w:date="2026-01-22T15:02:00Z"/>
          <w:rFonts w:ascii="Times New Roman" w:hAnsi="Times New Roman" w:cs="Times New Roman"/>
        </w:rPr>
      </w:pPr>
      <w:ins w:id="669" w:author="User" w:date="2026-01-22T15:02:00Z">
        <w:r w:rsidRPr="000C54C6">
          <w:rPr>
            <w:rFonts w:ascii="Times New Roman" w:hAnsi="Times New Roman" w:cs="Times New Roman"/>
          </w:rPr>
          <w:t xml:space="preserve">System automatically updates </w:t>
        </w:r>
        <w:r w:rsidRPr="000C54C6">
          <w:rPr>
            <w:rStyle w:val="Strong"/>
            <w:rFonts w:ascii="Times New Roman" w:hAnsi="Times New Roman" w:cs="Times New Roman"/>
          </w:rPr>
          <w:t>country code</w:t>
        </w:r>
        <w:r w:rsidRPr="000C54C6">
          <w:rPr>
            <w:rFonts w:ascii="Times New Roman" w:hAnsi="Times New Roman" w:cs="Times New Roman"/>
          </w:rPr>
          <w:t xml:space="preserve"> based on selected Country.</w:t>
        </w:r>
      </w:ins>
    </w:p>
    <w:p w14:paraId="2CBA8FB5" w14:textId="77C3E4B6" w:rsidR="00A118F2" w:rsidRPr="00F26CBC" w:rsidRDefault="00A118F2" w:rsidP="00A118F2">
      <w:pPr>
        <w:pStyle w:val="ListParagraph"/>
        <w:numPr>
          <w:ilvl w:val="0"/>
          <w:numId w:val="69"/>
        </w:numPr>
        <w:tabs>
          <w:tab w:val="clear" w:pos="420"/>
          <w:tab w:val="left" w:pos="653"/>
        </w:tabs>
        <w:spacing w:before="4"/>
        <w:jc w:val="both"/>
        <w:rPr>
          <w:ins w:id="670" w:author="User" w:date="2026-01-22T15:02:00Z"/>
          <w:rFonts w:ascii="Times New Roman" w:hAnsi="Times New Roman" w:cs="Times New Roman"/>
          <w:rPrChange w:id="671" w:author="User" w:date="2026-02-06T13:12:00Z">
            <w:rPr>
              <w:ins w:id="672" w:author="User" w:date="2026-01-22T15:02:00Z"/>
            </w:rPr>
          </w:rPrChange>
        </w:rPr>
        <w:pPrChange w:id="673" w:author="User" w:date="2026-02-06T13:12:00Z">
          <w:pPr>
            <w:tabs>
              <w:tab w:val="left" w:pos="653"/>
            </w:tabs>
            <w:spacing w:before="4"/>
            <w:jc w:val="both"/>
          </w:pPr>
        </w:pPrChange>
      </w:pPr>
      <w:ins w:id="674" w:author="User" w:date="2026-01-22T15:02:00Z">
        <w:r w:rsidRPr="000C54C6">
          <w:rPr>
            <w:rStyle w:val="Strong"/>
            <w:rFonts w:ascii="Times New Roman" w:hAnsi="Times New Roman" w:cs="Times New Roman"/>
          </w:rPr>
          <w:t>Auto “Thank You” message</w:t>
        </w:r>
        <w:r w:rsidRPr="000C54C6">
          <w:rPr>
            <w:rFonts w:ascii="Times New Roman" w:hAnsi="Times New Roman" w:cs="Times New Roman"/>
          </w:rPr>
          <w:t xml:space="preserve"> is sent to customer post lead creation (content to be confirmed by client). </w:t>
        </w:r>
      </w:ins>
    </w:p>
    <w:p w14:paraId="0C27DA2A" w14:textId="77777777" w:rsidR="00A118F2" w:rsidRPr="000C54C6" w:rsidRDefault="00A118F2" w:rsidP="00A118F2">
      <w:pPr>
        <w:pStyle w:val="ListParagraph"/>
        <w:numPr>
          <w:ilvl w:val="0"/>
          <w:numId w:val="69"/>
        </w:numPr>
        <w:tabs>
          <w:tab w:val="clear" w:pos="420"/>
          <w:tab w:val="left" w:pos="653"/>
        </w:tabs>
        <w:spacing w:before="4"/>
        <w:jc w:val="both"/>
        <w:rPr>
          <w:ins w:id="675" w:author="User" w:date="2026-01-22T15:02:00Z"/>
          <w:rFonts w:ascii="Times New Roman" w:hAnsi="Times New Roman" w:cs="Times New Roman"/>
        </w:rPr>
      </w:pPr>
      <w:ins w:id="676" w:author="User" w:date="2026-01-22T15:02:00Z">
        <w:r w:rsidRPr="000C54C6">
          <w:rPr>
            <w:rFonts w:ascii="Times New Roman" w:hAnsi="Times New Roman" w:cs="Times New Roman"/>
          </w:rPr>
          <w:t xml:space="preserve">For </w:t>
        </w:r>
        <w:r w:rsidRPr="000C54C6">
          <w:rPr>
            <w:rStyle w:val="Strong"/>
            <w:rFonts w:ascii="Times New Roman" w:hAnsi="Times New Roman" w:cs="Times New Roman"/>
          </w:rPr>
          <w:t>Meta Leads</w:t>
        </w:r>
        <w:r w:rsidRPr="000C54C6">
          <w:rPr>
            <w:rFonts w:ascii="Times New Roman" w:hAnsi="Times New Roman" w:cs="Times New Roman"/>
          </w:rPr>
          <w:t>, lead capture is configured using Salesforce Lead Capture integration.</w:t>
        </w:r>
      </w:ins>
    </w:p>
    <w:p w14:paraId="6FE934B4" w14:textId="77777777" w:rsidR="00A118F2" w:rsidRPr="000C54C6" w:rsidRDefault="00A118F2" w:rsidP="00A118F2">
      <w:pPr>
        <w:pStyle w:val="ListParagraph"/>
        <w:numPr>
          <w:ilvl w:val="0"/>
          <w:numId w:val="69"/>
        </w:numPr>
        <w:tabs>
          <w:tab w:val="clear" w:pos="420"/>
          <w:tab w:val="left" w:pos="653"/>
        </w:tabs>
        <w:spacing w:before="4"/>
        <w:jc w:val="both"/>
        <w:rPr>
          <w:ins w:id="677" w:author="User" w:date="2026-01-22T15:02:00Z"/>
          <w:rFonts w:ascii="Times New Roman" w:hAnsi="Times New Roman" w:cs="Times New Roman"/>
        </w:rPr>
      </w:pPr>
      <w:ins w:id="678" w:author="User" w:date="2026-01-22T15:02:00Z">
        <w:r w:rsidRPr="000C54C6">
          <w:rPr>
            <w:rFonts w:ascii="Times New Roman" w:hAnsi="Times New Roman" w:cs="Times New Roman"/>
          </w:rPr>
          <w:t xml:space="preserve">For </w:t>
        </w:r>
        <w:r w:rsidRPr="000C54C6">
          <w:rPr>
            <w:rStyle w:val="Strong"/>
            <w:rFonts w:ascii="Times New Roman" w:hAnsi="Times New Roman" w:cs="Times New Roman"/>
          </w:rPr>
          <w:t>other digital sources</w:t>
        </w:r>
        <w:r w:rsidRPr="000C54C6">
          <w:rPr>
            <w:rFonts w:ascii="Times New Roman" w:hAnsi="Times New Roman" w:cs="Times New Roman"/>
          </w:rPr>
          <w:t xml:space="preserve">, one </w:t>
        </w:r>
        <w:r w:rsidRPr="000C54C6">
          <w:rPr>
            <w:rStyle w:val="Strong"/>
            <w:rFonts w:ascii="Times New Roman" w:hAnsi="Times New Roman" w:cs="Times New Roman"/>
          </w:rPr>
          <w:t>common custom API</w:t>
        </w:r>
        <w:r w:rsidRPr="000C54C6">
          <w:rPr>
            <w:rFonts w:ascii="Times New Roman" w:hAnsi="Times New Roman" w:cs="Times New Roman"/>
          </w:rPr>
          <w:t xml:space="preserve"> will be provided by Fingertip for integration.</w:t>
        </w:r>
      </w:ins>
    </w:p>
    <w:p w14:paraId="6097C71D" w14:textId="77777777" w:rsidR="00A118F2" w:rsidRPr="000C54C6" w:rsidRDefault="00A118F2" w:rsidP="00A118F2">
      <w:pPr>
        <w:pStyle w:val="ListParagraph"/>
        <w:numPr>
          <w:ilvl w:val="0"/>
          <w:numId w:val="69"/>
        </w:numPr>
        <w:tabs>
          <w:tab w:val="clear" w:pos="420"/>
          <w:tab w:val="left" w:pos="653"/>
        </w:tabs>
        <w:spacing w:before="4"/>
        <w:jc w:val="both"/>
        <w:rPr>
          <w:ins w:id="679" w:author="User" w:date="2026-01-22T15:02:00Z"/>
          <w:rFonts w:ascii="Times New Roman" w:hAnsi="Times New Roman" w:cs="Times New Roman"/>
        </w:rPr>
      </w:pPr>
      <w:ins w:id="680" w:author="User" w:date="2026-01-22T15:02:00Z">
        <w:r w:rsidRPr="000C54C6">
          <w:rPr>
            <w:rStyle w:val="Strong"/>
            <w:rFonts w:ascii="Times New Roman" w:hAnsi="Times New Roman" w:cs="Times New Roman"/>
          </w:rPr>
          <w:t>Campaign Mapping:</w:t>
        </w:r>
        <w:r w:rsidRPr="000C54C6">
          <w:rPr>
            <w:rFonts w:ascii="Times New Roman" w:hAnsi="Times New Roman" w:cs="Times New Roman"/>
          </w:rPr>
          <w:t xml:space="preserve"> Digital leads are automatically linked to campaigns using Campaign ID.</w:t>
        </w:r>
      </w:ins>
    </w:p>
    <w:p w14:paraId="39BE88C4" w14:textId="77777777" w:rsidR="00A118F2" w:rsidRPr="000C54C6" w:rsidRDefault="00A118F2" w:rsidP="00A118F2">
      <w:pPr>
        <w:pStyle w:val="ListParagraph"/>
        <w:numPr>
          <w:ilvl w:val="0"/>
          <w:numId w:val="69"/>
        </w:numPr>
        <w:tabs>
          <w:tab w:val="clear" w:pos="420"/>
          <w:tab w:val="left" w:pos="653"/>
        </w:tabs>
        <w:spacing w:before="4"/>
        <w:jc w:val="both"/>
        <w:rPr>
          <w:ins w:id="681" w:author="User" w:date="2026-01-22T15:02:00Z"/>
          <w:rFonts w:ascii="Times New Roman" w:hAnsi="Times New Roman" w:cs="Times New Roman"/>
        </w:rPr>
      </w:pPr>
      <w:ins w:id="682" w:author="User" w:date="2026-01-22T15:02:00Z">
        <w:r w:rsidRPr="000C54C6">
          <w:rPr>
            <w:rStyle w:val="Strong"/>
            <w:rFonts w:ascii="Times New Roman" w:hAnsi="Times New Roman" w:cs="Times New Roman"/>
          </w:rPr>
          <w:t>Einstein Activity Capture:</w:t>
        </w:r>
        <w:r w:rsidRPr="000C54C6">
          <w:rPr>
            <w:rFonts w:ascii="Times New Roman" w:hAnsi="Times New Roman" w:cs="Times New Roman"/>
          </w:rPr>
          <w:t xml:space="preserve"> Outlook integration enabled for automatic activity syncing.</w:t>
        </w:r>
      </w:ins>
    </w:p>
    <w:p w14:paraId="5D9189E3" w14:textId="77777777" w:rsidR="00A118F2" w:rsidRPr="000C54C6" w:rsidRDefault="00A118F2" w:rsidP="00A118F2">
      <w:pPr>
        <w:pStyle w:val="ListParagraph"/>
        <w:numPr>
          <w:ilvl w:val="0"/>
          <w:numId w:val="69"/>
        </w:numPr>
        <w:tabs>
          <w:tab w:val="clear" w:pos="420"/>
          <w:tab w:val="left" w:pos="653"/>
        </w:tabs>
        <w:spacing w:before="4"/>
        <w:jc w:val="both"/>
        <w:rPr>
          <w:ins w:id="683" w:author="User" w:date="2026-01-22T15:02:00Z"/>
          <w:rFonts w:ascii="Times New Roman" w:hAnsi="Times New Roman" w:cs="Times New Roman"/>
        </w:rPr>
      </w:pPr>
      <w:ins w:id="684" w:author="User" w:date="2026-01-22T15:02:00Z">
        <w:r w:rsidRPr="000C54C6">
          <w:rPr>
            <w:rStyle w:val="Strong"/>
            <w:rFonts w:ascii="Times New Roman" w:hAnsi="Times New Roman" w:cs="Times New Roman"/>
          </w:rPr>
          <w:t>Tasks and Reminders</w:t>
        </w:r>
        <w:r w:rsidRPr="000C54C6">
          <w:rPr>
            <w:rFonts w:ascii="Times New Roman" w:hAnsi="Times New Roman" w:cs="Times New Roman"/>
          </w:rPr>
          <w:t xml:space="preserve"> are enabled to allow users to follow up on leads.</w:t>
        </w:r>
      </w:ins>
    </w:p>
    <w:p w14:paraId="3363BCA1" w14:textId="423B27A7" w:rsidR="00A118F2" w:rsidRPr="000C54C6" w:rsidRDefault="00A118F2" w:rsidP="00A118F2">
      <w:pPr>
        <w:pStyle w:val="ListParagraph"/>
        <w:numPr>
          <w:ilvl w:val="0"/>
          <w:numId w:val="69"/>
        </w:numPr>
        <w:tabs>
          <w:tab w:val="clear" w:pos="420"/>
          <w:tab w:val="left" w:pos="653"/>
        </w:tabs>
        <w:spacing w:before="4"/>
        <w:jc w:val="both"/>
        <w:rPr>
          <w:ins w:id="685" w:author="User" w:date="2026-01-22T15:02:00Z"/>
          <w:rFonts w:ascii="Times New Roman" w:hAnsi="Times New Roman" w:cs="Times New Roman"/>
        </w:rPr>
      </w:pPr>
      <w:ins w:id="686" w:author="User" w:date="2026-01-22T15:02:00Z">
        <w:r w:rsidRPr="000C54C6">
          <w:rPr>
            <w:rFonts w:ascii="Times New Roman" w:hAnsi="Times New Roman" w:cs="Times New Roman"/>
          </w:rPr>
          <w:t xml:space="preserve">If all interest checkboxes are checked, </w:t>
        </w:r>
      </w:ins>
      <w:ins w:id="687" w:author="User" w:date="2026-02-06T13:12:00Z">
        <w:r w:rsidR="00F26CBC">
          <w:rPr>
            <w:rFonts w:ascii="Times New Roman" w:hAnsi="Times New Roman" w:cs="Times New Roman"/>
          </w:rPr>
          <w:t>user can co</w:t>
        </w:r>
      </w:ins>
      <w:ins w:id="688" w:author="User" w:date="2026-01-22T15:02:00Z">
        <w:r w:rsidR="00F26CBC">
          <w:rPr>
            <w:rFonts w:ascii="Times New Roman" w:hAnsi="Times New Roman" w:cs="Times New Roman"/>
          </w:rPr>
          <w:t>nvert</w:t>
        </w:r>
        <w:r w:rsidRPr="000C54C6">
          <w:rPr>
            <w:rFonts w:ascii="Times New Roman" w:hAnsi="Times New Roman" w:cs="Times New Roman"/>
          </w:rPr>
          <w:t xml:space="preserve"> the lead to an Opportunity</w:t>
        </w:r>
      </w:ins>
    </w:p>
    <w:p w14:paraId="14484D4C" w14:textId="77777777" w:rsidR="00A118F2" w:rsidRPr="000C54C6" w:rsidRDefault="00A118F2" w:rsidP="00A118F2">
      <w:pPr>
        <w:pStyle w:val="ListParagraph"/>
        <w:numPr>
          <w:ilvl w:val="0"/>
          <w:numId w:val="69"/>
        </w:numPr>
        <w:tabs>
          <w:tab w:val="clear" w:pos="420"/>
          <w:tab w:val="left" w:pos="653"/>
        </w:tabs>
        <w:spacing w:before="4"/>
        <w:jc w:val="both"/>
        <w:rPr>
          <w:ins w:id="689" w:author="User" w:date="2026-01-22T15:02:00Z"/>
          <w:rFonts w:ascii="Times New Roman" w:hAnsi="Times New Roman" w:cs="Times New Roman"/>
        </w:rPr>
      </w:pPr>
      <w:ins w:id="690" w:author="User" w:date="2026-01-22T15:02:00Z">
        <w:r w:rsidRPr="000C54C6">
          <w:rPr>
            <w:rStyle w:val="Strong"/>
            <w:rFonts w:ascii="Times New Roman" w:hAnsi="Times New Roman" w:cs="Times New Roman"/>
          </w:rPr>
          <w:t>Standard Lead Conversion:</w:t>
        </w:r>
        <w:r w:rsidRPr="000C54C6">
          <w:rPr>
            <w:rFonts w:ascii="Times New Roman" w:hAnsi="Times New Roman" w:cs="Times New Roman"/>
          </w:rPr>
          <w:t xml:space="preserve"> When lead is converted, system converts it to Account, Contact, and Opportunity automatically.</w:t>
        </w:r>
      </w:ins>
    </w:p>
    <w:p w14:paraId="34CA2A29" w14:textId="77777777" w:rsidR="00A118F2" w:rsidRPr="000C54C6" w:rsidRDefault="00A118F2">
      <w:pPr>
        <w:pStyle w:val="ListParagraph"/>
        <w:numPr>
          <w:ilvl w:val="0"/>
          <w:numId w:val="69"/>
        </w:numPr>
        <w:tabs>
          <w:tab w:val="clear" w:pos="420"/>
          <w:tab w:val="left" w:pos="653"/>
        </w:tabs>
        <w:spacing w:before="4"/>
        <w:jc w:val="both"/>
        <w:rPr>
          <w:ins w:id="691" w:author="User" w:date="2026-01-22T15:02:00Z"/>
          <w:rFonts w:ascii="Times New Roman" w:hAnsi="Times New Roman" w:cs="Times New Roman"/>
        </w:rPr>
        <w:pPrChange w:id="692" w:author="User" w:date="2026-01-23T22:56:00Z">
          <w:pPr>
            <w:tabs>
              <w:tab w:val="left" w:pos="653"/>
            </w:tabs>
            <w:spacing w:before="4"/>
            <w:jc w:val="both"/>
          </w:pPr>
        </w:pPrChange>
      </w:pPr>
      <w:ins w:id="693" w:author="User" w:date="2026-01-22T15:02:00Z">
        <w:r w:rsidRPr="000C54C6">
          <w:rPr>
            <w:rFonts w:ascii="Times New Roman" w:hAnsi="Times New Roman" w:cs="Times New Roman"/>
          </w:rPr>
          <w:t>Post-conversion, related data from the lead (custom fields, address, GST (if available, etc.) is mapped accordingly.</w:t>
        </w:r>
      </w:ins>
    </w:p>
    <w:p w14:paraId="4AC040A9" w14:textId="77777777" w:rsidR="00A118F2" w:rsidRPr="000C54C6" w:rsidRDefault="00A118F2" w:rsidP="00A118F2">
      <w:pPr>
        <w:widowControl/>
        <w:rPr>
          <w:ins w:id="694" w:author="User" w:date="2026-01-22T15:02:00Z"/>
          <w:rFonts w:ascii="Times New Roman" w:hAnsi="Times New Roman" w:cs="Times New Roman"/>
          <w:color w:val="44546A" w:themeColor="text2"/>
        </w:rPr>
      </w:pPr>
    </w:p>
    <w:p w14:paraId="4C7D5E19" w14:textId="77777777" w:rsidR="00A118F2" w:rsidRPr="000C54C6" w:rsidRDefault="00A118F2" w:rsidP="00A118F2">
      <w:pPr>
        <w:pStyle w:val="Heading2"/>
        <w:numPr>
          <w:ilvl w:val="0"/>
          <w:numId w:val="68"/>
        </w:numPr>
        <w:autoSpaceDE w:val="0"/>
        <w:autoSpaceDN w:val="0"/>
        <w:spacing w:beforeAutospacing="0" w:afterAutospacing="0"/>
        <w:ind w:left="359" w:hanging="359"/>
        <w:rPr>
          <w:ins w:id="695" w:author="User" w:date="2026-01-22T15:02:00Z"/>
          <w:rStyle w:val="Strong"/>
          <w:rFonts w:ascii="Times New Roman" w:hAnsi="Times New Roman" w:cs="Times New Roman" w:hint="default"/>
          <w:color w:val="44546A" w:themeColor="text2"/>
          <w:sz w:val="24"/>
          <w:szCs w:val="24"/>
          <w:rPrChange w:id="696" w:author="User" w:date="2026-02-02T18:38:00Z">
            <w:rPr>
              <w:ins w:id="697" w:author="User" w:date="2026-01-22T15:02:00Z"/>
              <w:rStyle w:val="Strong"/>
              <w:rFonts w:ascii="Times New Roman" w:eastAsia="Calibri" w:hAnsi="Times New Roman" w:cs="Times New Roman" w:hint="default"/>
              <w:b/>
              <w:bCs/>
              <w:color w:val="44546A" w:themeColor="text2"/>
              <w:sz w:val="24"/>
              <w:szCs w:val="24"/>
              <w:lang w:eastAsia="en-US" w:bidi="ar-SA"/>
            </w:rPr>
          </w:rPrChange>
        </w:rPr>
      </w:pPr>
      <w:ins w:id="698" w:author="User" w:date="2026-01-22T15:02:00Z">
        <w:r w:rsidRPr="000C54C6">
          <w:rPr>
            <w:rStyle w:val="Strong"/>
            <w:rFonts w:ascii="Times New Roman" w:hAnsi="Times New Roman" w:cs="Times New Roman" w:hint="default"/>
            <w:color w:val="44546A" w:themeColor="text2"/>
            <w:sz w:val="24"/>
            <w:szCs w:val="24"/>
          </w:rPr>
          <w:t>Automation</w:t>
        </w:r>
      </w:ins>
    </w:p>
    <w:p w14:paraId="008FC299" w14:textId="77777777" w:rsidR="00A118F2" w:rsidRPr="000C54C6" w:rsidRDefault="00A118F2" w:rsidP="00A118F2">
      <w:pPr>
        <w:pStyle w:val="Heading2"/>
        <w:numPr>
          <w:ilvl w:val="0"/>
          <w:numId w:val="69"/>
        </w:numPr>
        <w:autoSpaceDE w:val="0"/>
        <w:autoSpaceDN w:val="0"/>
        <w:spacing w:beforeAutospacing="0" w:afterAutospacing="0"/>
        <w:jc w:val="both"/>
        <w:rPr>
          <w:ins w:id="699" w:author="User" w:date="2026-01-22T15:02:00Z"/>
          <w:rFonts w:ascii="Times New Roman" w:hAnsi="Times New Roman" w:cs="Times New Roman" w:hint="default"/>
          <w:sz w:val="22"/>
          <w:szCs w:val="22"/>
        </w:rPr>
      </w:pPr>
      <w:ins w:id="700" w:author="User" w:date="2026-01-22T15:02:00Z">
        <w:r w:rsidRPr="000C54C6">
          <w:rPr>
            <w:rStyle w:val="Strong"/>
            <w:rFonts w:ascii="Times New Roman" w:hAnsi="Times New Roman" w:cs="Times New Roman" w:hint="default"/>
            <w:sz w:val="22"/>
            <w:szCs w:val="22"/>
          </w:rPr>
          <w:t>Duplication Check:</w:t>
        </w:r>
        <w:r w:rsidRPr="000C54C6">
          <w:rPr>
            <w:rFonts w:ascii="Times New Roman" w:hAnsi="Times New Roman" w:cs="Times New Roman" w:hint="default"/>
            <w:sz w:val="22"/>
            <w:szCs w:val="22"/>
          </w:rPr>
          <w:t xml:space="preserve"> System auto-checks for duplicates on Primary/Secondary Phone, Email, Secondary Email, and GST Number (If Available).</w:t>
        </w:r>
      </w:ins>
    </w:p>
    <w:p w14:paraId="26290F12" w14:textId="77777777" w:rsidR="00A118F2" w:rsidRPr="000C54C6" w:rsidRDefault="00A118F2" w:rsidP="00A118F2">
      <w:pPr>
        <w:pStyle w:val="Heading2"/>
        <w:numPr>
          <w:ilvl w:val="0"/>
          <w:numId w:val="69"/>
        </w:numPr>
        <w:autoSpaceDE w:val="0"/>
        <w:autoSpaceDN w:val="0"/>
        <w:spacing w:beforeAutospacing="0" w:afterAutospacing="0"/>
        <w:jc w:val="both"/>
        <w:rPr>
          <w:ins w:id="701" w:author="User" w:date="2026-01-22T15:02:00Z"/>
          <w:rFonts w:ascii="Times New Roman" w:hAnsi="Times New Roman" w:cs="Times New Roman" w:hint="default"/>
          <w:sz w:val="22"/>
          <w:szCs w:val="22"/>
        </w:rPr>
      </w:pPr>
      <w:ins w:id="702" w:author="User" w:date="2026-01-22T15:02:00Z">
        <w:r w:rsidRPr="000C54C6">
          <w:rPr>
            <w:rStyle w:val="Strong"/>
            <w:rFonts w:ascii="Times New Roman" w:hAnsi="Times New Roman" w:cs="Times New Roman" w:hint="default"/>
            <w:sz w:val="22"/>
            <w:szCs w:val="22"/>
          </w:rPr>
          <w:t>Country Code Update:</w:t>
        </w:r>
        <w:r w:rsidRPr="000C54C6">
          <w:rPr>
            <w:rFonts w:ascii="Times New Roman" w:hAnsi="Times New Roman" w:cs="Times New Roman" w:hint="default"/>
            <w:sz w:val="22"/>
            <w:szCs w:val="22"/>
          </w:rPr>
          <w:t xml:space="preserve"> Automatically updates when Country is selected or changed.</w:t>
        </w:r>
      </w:ins>
    </w:p>
    <w:p w14:paraId="1033F4D1" w14:textId="77777777" w:rsidR="00A118F2" w:rsidRPr="000C54C6" w:rsidRDefault="00A118F2" w:rsidP="00A118F2">
      <w:pPr>
        <w:pStyle w:val="Heading2"/>
        <w:numPr>
          <w:ilvl w:val="0"/>
          <w:numId w:val="69"/>
        </w:numPr>
        <w:autoSpaceDE w:val="0"/>
        <w:autoSpaceDN w:val="0"/>
        <w:spacing w:beforeAutospacing="0" w:afterAutospacing="0"/>
        <w:jc w:val="both"/>
        <w:rPr>
          <w:ins w:id="703" w:author="User" w:date="2026-01-22T15:02:00Z"/>
          <w:rFonts w:ascii="Times New Roman" w:hAnsi="Times New Roman" w:cs="Times New Roman" w:hint="default"/>
          <w:sz w:val="22"/>
          <w:szCs w:val="22"/>
        </w:rPr>
      </w:pPr>
      <w:ins w:id="704" w:author="User" w:date="2026-01-22T15:02:00Z">
        <w:r w:rsidRPr="000C54C6">
          <w:rPr>
            <w:rStyle w:val="Strong"/>
            <w:rFonts w:ascii="Times New Roman" w:hAnsi="Times New Roman" w:cs="Times New Roman" w:hint="default"/>
            <w:sz w:val="22"/>
            <w:szCs w:val="22"/>
          </w:rPr>
          <w:t>Auto Acknowledgment:</w:t>
        </w:r>
        <w:r w:rsidRPr="000C54C6">
          <w:rPr>
            <w:rFonts w:ascii="Times New Roman" w:hAnsi="Times New Roman" w:cs="Times New Roman" w:hint="default"/>
            <w:sz w:val="22"/>
            <w:szCs w:val="22"/>
          </w:rPr>
          <w:t xml:space="preserve"> System sends </w:t>
        </w:r>
        <w:r w:rsidRPr="000C54C6">
          <w:rPr>
            <w:rFonts w:ascii="Times New Roman" w:hAnsi="Times New Roman" w:cs="Times New Roman"/>
            <w:sz w:val="22"/>
            <w:szCs w:val="22"/>
          </w:rPr>
          <w:t>“</w:t>
        </w:r>
        <w:r w:rsidRPr="000C54C6">
          <w:rPr>
            <w:rFonts w:ascii="Times New Roman" w:hAnsi="Times New Roman" w:cs="Times New Roman" w:hint="default"/>
            <w:sz w:val="22"/>
            <w:szCs w:val="22"/>
          </w:rPr>
          <w:t>Thank You</w:t>
        </w:r>
        <w:r w:rsidRPr="000C54C6">
          <w:rPr>
            <w:rFonts w:ascii="Times New Roman" w:hAnsi="Times New Roman" w:cs="Times New Roman"/>
            <w:sz w:val="22"/>
            <w:szCs w:val="22"/>
          </w:rPr>
          <w:t>”</w:t>
        </w:r>
        <w:r w:rsidRPr="000C54C6">
          <w:rPr>
            <w:rFonts w:ascii="Times New Roman" w:hAnsi="Times New Roman" w:cs="Times New Roman" w:hint="default"/>
            <w:sz w:val="22"/>
            <w:szCs w:val="22"/>
          </w:rPr>
          <w:t xml:space="preserve"> message automatically after lead creation.</w:t>
        </w:r>
      </w:ins>
    </w:p>
    <w:p w14:paraId="3443BBA6" w14:textId="77777777" w:rsidR="00A118F2" w:rsidRPr="000C54C6" w:rsidRDefault="00A118F2" w:rsidP="00A118F2">
      <w:pPr>
        <w:pStyle w:val="Heading2"/>
        <w:numPr>
          <w:ilvl w:val="0"/>
          <w:numId w:val="69"/>
        </w:numPr>
        <w:autoSpaceDE w:val="0"/>
        <w:autoSpaceDN w:val="0"/>
        <w:spacing w:beforeAutospacing="0" w:afterAutospacing="0"/>
        <w:jc w:val="both"/>
        <w:rPr>
          <w:ins w:id="705" w:author="User" w:date="2026-01-22T15:02:00Z"/>
          <w:rFonts w:ascii="Times New Roman" w:hAnsi="Times New Roman" w:cs="Times New Roman" w:hint="default"/>
          <w:sz w:val="22"/>
          <w:szCs w:val="22"/>
        </w:rPr>
      </w:pPr>
      <w:ins w:id="706" w:author="User" w:date="2026-01-22T15:02:00Z">
        <w:r w:rsidRPr="000C54C6">
          <w:rPr>
            <w:rStyle w:val="Strong"/>
            <w:rFonts w:ascii="Times New Roman" w:hAnsi="Times New Roman" w:cs="Times New Roman" w:hint="default"/>
            <w:sz w:val="22"/>
            <w:szCs w:val="22"/>
          </w:rPr>
          <w:t>Lead Assignment Rules:</w:t>
        </w:r>
        <w:r w:rsidRPr="000C54C6">
          <w:rPr>
            <w:rFonts w:ascii="Times New Roman" w:hAnsi="Times New Roman" w:cs="Times New Roman" w:hint="default"/>
            <w:sz w:val="22"/>
            <w:szCs w:val="22"/>
          </w:rPr>
          <w:t xml:space="preserve"> Automatically assigns based on the standard assignment. </w:t>
        </w:r>
      </w:ins>
    </w:p>
    <w:p w14:paraId="2582969A" w14:textId="77777777" w:rsidR="00A118F2" w:rsidRPr="000C54C6" w:rsidRDefault="00A118F2" w:rsidP="00A118F2">
      <w:pPr>
        <w:pStyle w:val="Heading2"/>
        <w:numPr>
          <w:ilvl w:val="0"/>
          <w:numId w:val="69"/>
        </w:numPr>
        <w:autoSpaceDE w:val="0"/>
        <w:autoSpaceDN w:val="0"/>
        <w:spacing w:beforeAutospacing="0" w:afterAutospacing="0"/>
        <w:jc w:val="both"/>
        <w:rPr>
          <w:ins w:id="707" w:author="User" w:date="2026-01-22T15:02:00Z"/>
          <w:rFonts w:ascii="Times New Roman" w:hAnsi="Times New Roman" w:cs="Times New Roman" w:hint="default"/>
          <w:sz w:val="22"/>
          <w:szCs w:val="22"/>
        </w:rPr>
      </w:pPr>
      <w:ins w:id="708" w:author="User" w:date="2026-01-22T15:02:00Z">
        <w:r w:rsidRPr="000C54C6">
          <w:rPr>
            <w:rStyle w:val="Strong"/>
            <w:rFonts w:ascii="Times New Roman" w:hAnsi="Times New Roman" w:cs="Times New Roman" w:hint="default"/>
            <w:sz w:val="22"/>
            <w:szCs w:val="22"/>
          </w:rPr>
          <w:t>Interest Check Logic:</w:t>
        </w:r>
        <w:r w:rsidRPr="000C54C6">
          <w:rPr>
            <w:rFonts w:ascii="Times New Roman" w:hAnsi="Times New Roman" w:cs="Times New Roman" w:hint="default"/>
            <w:sz w:val="22"/>
            <w:szCs w:val="22"/>
          </w:rPr>
          <w:t xml:space="preserve"> If all interest checkboxes are selected manually by user</w:t>
        </w:r>
        <w:r w:rsidRPr="000C54C6">
          <w:rPr>
            <w:rFonts w:ascii="Times New Roman" w:hAnsi="Times New Roman" w:cs="Times New Roman"/>
            <w:sz w:val="22"/>
            <w:szCs w:val="22"/>
          </w:rPr>
          <w:t>→</w:t>
        </w:r>
        <w:r w:rsidRPr="000C54C6">
          <w:rPr>
            <w:rFonts w:ascii="Times New Roman" w:hAnsi="Times New Roman" w:cs="Times New Roman" w:hint="default"/>
            <w:sz w:val="22"/>
            <w:szCs w:val="22"/>
          </w:rPr>
          <w:t xml:space="preserve"> system prompts for Opportunity conversion.</w:t>
        </w:r>
      </w:ins>
    </w:p>
    <w:p w14:paraId="1DD85220" w14:textId="77777777" w:rsidR="00A118F2" w:rsidRPr="000C54C6" w:rsidRDefault="00A118F2" w:rsidP="00A118F2">
      <w:pPr>
        <w:pStyle w:val="Heading2"/>
        <w:numPr>
          <w:ilvl w:val="0"/>
          <w:numId w:val="69"/>
        </w:numPr>
        <w:autoSpaceDE w:val="0"/>
        <w:autoSpaceDN w:val="0"/>
        <w:spacing w:beforeAutospacing="0" w:afterAutospacing="0"/>
        <w:jc w:val="both"/>
        <w:rPr>
          <w:ins w:id="709" w:author="User" w:date="2026-01-22T15:02:00Z"/>
          <w:rFonts w:ascii="Times New Roman" w:hAnsi="Times New Roman" w:cs="Times New Roman" w:hint="default"/>
          <w:sz w:val="22"/>
          <w:szCs w:val="22"/>
        </w:rPr>
      </w:pPr>
      <w:ins w:id="710" w:author="User" w:date="2026-01-22T15:02:00Z">
        <w:r w:rsidRPr="000C54C6">
          <w:rPr>
            <w:rStyle w:val="Strong"/>
            <w:rFonts w:ascii="Times New Roman" w:hAnsi="Times New Roman" w:cs="Times New Roman" w:hint="default"/>
            <w:sz w:val="22"/>
            <w:szCs w:val="22"/>
          </w:rPr>
          <w:t>Lead Conversion Automation:</w:t>
        </w:r>
        <w:r w:rsidRPr="000C54C6">
          <w:rPr>
            <w:rFonts w:ascii="Times New Roman" w:hAnsi="Times New Roman" w:cs="Times New Roman" w:hint="default"/>
            <w:sz w:val="22"/>
            <w:szCs w:val="22"/>
          </w:rPr>
          <w:t xml:space="preserve"> On conversion, system auto-creates Account, Contact, and Opportunity.</w:t>
        </w:r>
      </w:ins>
    </w:p>
    <w:p w14:paraId="0ED34BFD" w14:textId="77777777" w:rsidR="00A118F2" w:rsidRPr="000C54C6" w:rsidRDefault="00A118F2" w:rsidP="00A118F2">
      <w:pPr>
        <w:pStyle w:val="Heading2"/>
        <w:numPr>
          <w:ilvl w:val="0"/>
          <w:numId w:val="69"/>
        </w:numPr>
        <w:autoSpaceDE w:val="0"/>
        <w:autoSpaceDN w:val="0"/>
        <w:spacing w:beforeAutospacing="0" w:afterAutospacing="0"/>
        <w:jc w:val="both"/>
        <w:rPr>
          <w:ins w:id="711" w:author="User" w:date="2026-01-22T15:02:00Z"/>
          <w:rFonts w:ascii="Times New Roman" w:hAnsi="Times New Roman" w:cs="Times New Roman" w:hint="default"/>
        </w:rPr>
      </w:pPr>
      <w:ins w:id="712" w:author="User" w:date="2026-01-22T15:02:00Z">
        <w:r w:rsidRPr="000C54C6">
          <w:rPr>
            <w:rStyle w:val="Strong"/>
            <w:rFonts w:ascii="Times New Roman" w:hAnsi="Times New Roman" w:cs="Times New Roman" w:hint="default"/>
            <w:sz w:val="22"/>
            <w:szCs w:val="22"/>
          </w:rPr>
          <w:t>Einstein Activity Capture:</w:t>
        </w:r>
        <w:r w:rsidRPr="000C54C6">
          <w:rPr>
            <w:rFonts w:ascii="Times New Roman" w:hAnsi="Times New Roman" w:cs="Times New Roman" w:hint="default"/>
            <w:sz w:val="22"/>
            <w:szCs w:val="22"/>
          </w:rPr>
          <w:t xml:space="preserve"> Auto-sync of emails between Salesforce and Outlook.</w:t>
        </w:r>
      </w:ins>
    </w:p>
    <w:p w14:paraId="5B16E723" w14:textId="77777777" w:rsidR="00A118F2" w:rsidRPr="000C54C6" w:rsidRDefault="00A118F2" w:rsidP="00A118F2">
      <w:pPr>
        <w:widowControl/>
        <w:rPr>
          <w:ins w:id="713" w:author="User" w:date="2026-01-22T15:02:00Z"/>
          <w:rFonts w:ascii="Times New Roman" w:hAnsi="Times New Roman" w:cs="Times New Roman"/>
        </w:rPr>
      </w:pPr>
    </w:p>
    <w:p w14:paraId="18AE1115" w14:textId="77777777" w:rsidR="00A118F2" w:rsidRPr="000C54C6" w:rsidRDefault="00A118F2" w:rsidP="00A118F2">
      <w:pPr>
        <w:pStyle w:val="Heading2"/>
        <w:numPr>
          <w:ilvl w:val="0"/>
          <w:numId w:val="68"/>
        </w:numPr>
        <w:autoSpaceDE w:val="0"/>
        <w:autoSpaceDN w:val="0"/>
        <w:spacing w:beforeAutospacing="0" w:afterAutospacing="0"/>
        <w:ind w:left="359" w:hanging="359"/>
        <w:rPr>
          <w:ins w:id="714" w:author="User" w:date="2026-01-22T15:02:00Z"/>
          <w:rFonts w:ascii="Times New Roman" w:hAnsi="Times New Roman" w:cs="Times New Roman" w:hint="default"/>
          <w:b w:val="0"/>
          <w:bCs w:val="0"/>
          <w:color w:val="44546A" w:themeColor="text2"/>
          <w:sz w:val="24"/>
          <w:szCs w:val="24"/>
        </w:rPr>
      </w:pPr>
      <w:ins w:id="715" w:author="User" w:date="2026-01-22T15:02:00Z">
        <w:r w:rsidRPr="000C54C6">
          <w:rPr>
            <w:rStyle w:val="Strong"/>
            <w:rFonts w:ascii="Times New Roman" w:hAnsi="Times New Roman" w:cs="Times New Roman" w:hint="default"/>
            <w:color w:val="44546A" w:themeColor="text2"/>
            <w:sz w:val="24"/>
            <w:szCs w:val="24"/>
          </w:rPr>
          <w:t>Validations</w:t>
        </w:r>
      </w:ins>
    </w:p>
    <w:p w14:paraId="68D208E0" w14:textId="77777777" w:rsidR="00A118F2" w:rsidRPr="000C54C6" w:rsidRDefault="00A118F2" w:rsidP="00A118F2">
      <w:pPr>
        <w:pStyle w:val="NormalWeb"/>
        <w:numPr>
          <w:ilvl w:val="0"/>
          <w:numId w:val="70"/>
        </w:numPr>
        <w:rPr>
          <w:ins w:id="716" w:author="User" w:date="2026-01-22T15:02:00Z"/>
          <w:color w:val="000000" w:themeColor="text1"/>
          <w:sz w:val="22"/>
          <w:szCs w:val="22"/>
          <w:rPrChange w:id="717" w:author="User" w:date="2026-02-02T18:38:00Z">
            <w:rPr>
              <w:ins w:id="718" w:author="User" w:date="2026-01-22T15:02:00Z"/>
              <w:sz w:val="22"/>
              <w:szCs w:val="22"/>
            </w:rPr>
          </w:rPrChange>
        </w:rPr>
      </w:pPr>
      <w:ins w:id="719" w:author="User" w:date="2026-01-22T15:02:00Z">
        <w:r w:rsidRPr="000C54C6">
          <w:rPr>
            <w:rStyle w:val="Strong"/>
            <w:sz w:val="22"/>
            <w:szCs w:val="22"/>
          </w:rPr>
          <w:t>Mandatory Fields:</w:t>
        </w:r>
        <w:r w:rsidRPr="000C54C6">
          <w:rPr>
            <w:sz w:val="22"/>
            <w:szCs w:val="22"/>
          </w:rPr>
          <w:t xml:space="preserve"> Lead Name,</w:t>
        </w:r>
        <w:r w:rsidRPr="000C54C6">
          <w:rPr>
            <w:color w:val="7B7B7B" w:themeColor="accent3" w:themeShade="BF"/>
            <w:sz w:val="22"/>
            <w:szCs w:val="22"/>
          </w:rPr>
          <w:t xml:space="preserve"> </w:t>
        </w:r>
        <w:r w:rsidRPr="000C54C6">
          <w:rPr>
            <w:sz w:val="22"/>
            <w:szCs w:val="22"/>
          </w:rPr>
          <w:t>Primary Phone, Lead Source, Country</w:t>
        </w:r>
      </w:ins>
      <w:ins w:id="720" w:author="User" w:date="2026-01-22T15:32:00Z">
        <w:r w:rsidR="000F7C63" w:rsidRPr="000C54C6">
          <w:rPr>
            <w:sz w:val="22"/>
            <w:szCs w:val="22"/>
          </w:rPr>
          <w:t xml:space="preserve">, </w:t>
        </w:r>
        <w:r w:rsidR="000F7C63" w:rsidRPr="000C54C6">
          <w:rPr>
            <w:color w:val="000000" w:themeColor="text1"/>
            <w:sz w:val="22"/>
            <w:szCs w:val="22"/>
            <w:rPrChange w:id="721" w:author="User" w:date="2026-02-02T18:38:00Z">
              <w:rPr>
                <w:color w:val="7B7B7B" w:themeColor="accent3" w:themeShade="BF"/>
                <w:sz w:val="22"/>
                <w:szCs w:val="22"/>
              </w:rPr>
            </w:rPrChange>
          </w:rPr>
          <w:t xml:space="preserve">Email (Not </w:t>
        </w:r>
        <w:commentRangeStart w:id="722"/>
        <w:r w:rsidR="000F7C63" w:rsidRPr="000C54C6">
          <w:rPr>
            <w:color w:val="000000" w:themeColor="text1"/>
            <w:sz w:val="22"/>
            <w:szCs w:val="22"/>
            <w:rPrChange w:id="723" w:author="User" w:date="2026-02-02T18:38:00Z">
              <w:rPr>
                <w:color w:val="7B7B7B" w:themeColor="accent3" w:themeShade="BF"/>
                <w:sz w:val="22"/>
                <w:szCs w:val="22"/>
              </w:rPr>
            </w:rPrChange>
          </w:rPr>
          <w:t>Mandatory</w:t>
        </w:r>
        <w:commentRangeEnd w:id="722"/>
        <w:r w:rsidR="000F7C63" w:rsidRPr="000C54C6">
          <w:rPr>
            <w:rStyle w:val="CommentReference"/>
            <w:color w:val="000000" w:themeColor="text1"/>
            <w:sz w:val="22"/>
            <w:szCs w:val="22"/>
            <w:rPrChange w:id="724" w:author="User" w:date="2026-02-02T18:38:00Z">
              <w:rPr>
                <w:rStyle w:val="CommentReference"/>
                <w:color w:val="7B7B7B" w:themeColor="accent3" w:themeShade="BF"/>
                <w:sz w:val="22"/>
                <w:szCs w:val="22"/>
              </w:rPr>
            </w:rPrChange>
          </w:rPr>
          <w:commentReference w:id="722"/>
        </w:r>
        <w:r w:rsidR="000F7C63" w:rsidRPr="000C54C6">
          <w:rPr>
            <w:color w:val="000000" w:themeColor="text1"/>
            <w:sz w:val="22"/>
            <w:szCs w:val="22"/>
            <w:rPrChange w:id="725" w:author="User" w:date="2026-02-02T18:38:00Z">
              <w:rPr>
                <w:color w:val="7B7B7B" w:themeColor="accent3" w:themeShade="BF"/>
                <w:sz w:val="22"/>
                <w:szCs w:val="22"/>
              </w:rPr>
            </w:rPrChange>
          </w:rPr>
          <w:t>)</w:t>
        </w:r>
      </w:ins>
    </w:p>
    <w:p w14:paraId="5CAB66B2" w14:textId="77777777" w:rsidR="00A118F2" w:rsidRPr="000C54C6" w:rsidRDefault="00A118F2" w:rsidP="00A118F2">
      <w:pPr>
        <w:pStyle w:val="NormalWeb"/>
        <w:numPr>
          <w:ilvl w:val="0"/>
          <w:numId w:val="70"/>
        </w:numPr>
        <w:rPr>
          <w:ins w:id="726" w:author="User" w:date="2026-01-22T15:02:00Z"/>
        </w:rPr>
      </w:pPr>
      <w:ins w:id="727" w:author="User" w:date="2026-01-22T15:02:00Z">
        <w:r w:rsidRPr="000C54C6">
          <w:rPr>
            <w:rStyle w:val="Strong"/>
            <w:sz w:val="22"/>
            <w:szCs w:val="22"/>
          </w:rPr>
          <w:t>GST Format Validation:</w:t>
        </w:r>
        <w:r w:rsidRPr="000C54C6">
          <w:rPr>
            <w:sz w:val="22"/>
            <w:szCs w:val="22"/>
          </w:rPr>
          <w:t xml:space="preserve"> (if applicable) Validates correct GST structure.</w:t>
        </w:r>
      </w:ins>
    </w:p>
    <w:p w14:paraId="368F9507" w14:textId="77777777" w:rsidR="00A118F2" w:rsidRPr="000C54C6" w:rsidRDefault="00A118F2" w:rsidP="00A118F2">
      <w:pPr>
        <w:pStyle w:val="Heading2"/>
        <w:numPr>
          <w:ilvl w:val="0"/>
          <w:numId w:val="68"/>
        </w:numPr>
        <w:autoSpaceDE w:val="0"/>
        <w:autoSpaceDN w:val="0"/>
        <w:spacing w:beforeAutospacing="0" w:afterAutospacing="0"/>
        <w:ind w:left="359" w:hanging="359"/>
        <w:rPr>
          <w:ins w:id="728" w:author="User" w:date="2026-01-22T15:02:00Z"/>
          <w:rFonts w:ascii="Times New Roman" w:hAnsi="Times New Roman" w:cs="Times New Roman" w:hint="default"/>
          <w:b w:val="0"/>
          <w:bCs w:val="0"/>
          <w:color w:val="44546A" w:themeColor="text2"/>
          <w:sz w:val="24"/>
          <w:szCs w:val="24"/>
        </w:rPr>
      </w:pPr>
      <w:ins w:id="729" w:author="User" w:date="2026-01-22T15:02:00Z">
        <w:r w:rsidRPr="000C54C6">
          <w:rPr>
            <w:rStyle w:val="Strong"/>
            <w:rFonts w:ascii="Times New Roman" w:hAnsi="Times New Roman" w:cs="Times New Roman" w:hint="default"/>
            <w:color w:val="44546A" w:themeColor="text2"/>
            <w:sz w:val="24"/>
            <w:szCs w:val="24"/>
          </w:rPr>
          <w:t>Notifications</w:t>
        </w:r>
      </w:ins>
    </w:p>
    <w:p w14:paraId="3D5509A1" w14:textId="77777777" w:rsidR="00A118F2" w:rsidRPr="000C54C6" w:rsidRDefault="00A118F2" w:rsidP="00A118F2">
      <w:pPr>
        <w:pStyle w:val="NormalWeb"/>
        <w:rPr>
          <w:ins w:id="730" w:author="User" w:date="2026-01-22T15:02:00Z"/>
          <w:sz w:val="22"/>
          <w:szCs w:val="22"/>
        </w:rPr>
      </w:pPr>
      <w:ins w:id="731" w:author="User" w:date="2026-01-22T15:02:00Z">
        <w:r w:rsidRPr="000C54C6">
          <w:rPr>
            <w:sz w:val="22"/>
            <w:szCs w:val="22"/>
          </w:rPr>
          <w:t>In-app notification when:</w:t>
        </w:r>
      </w:ins>
    </w:p>
    <w:p w14:paraId="025F4866" w14:textId="77777777" w:rsidR="00A118F2" w:rsidRPr="000C54C6" w:rsidRDefault="00A118F2" w:rsidP="00A118F2">
      <w:pPr>
        <w:pStyle w:val="NormalWeb"/>
        <w:numPr>
          <w:ilvl w:val="0"/>
          <w:numId w:val="71"/>
        </w:numPr>
        <w:rPr>
          <w:ins w:id="732" w:author="User" w:date="2026-01-22T15:02:00Z"/>
          <w:sz w:val="22"/>
          <w:szCs w:val="22"/>
        </w:rPr>
      </w:pPr>
      <w:ins w:id="733" w:author="User" w:date="2026-01-22T15:02:00Z">
        <w:r w:rsidRPr="000C54C6">
          <w:rPr>
            <w:sz w:val="22"/>
            <w:szCs w:val="22"/>
          </w:rPr>
          <w:t>New Lead is assigned to user.</w:t>
        </w:r>
      </w:ins>
    </w:p>
    <w:p w14:paraId="1C691B8B" w14:textId="77777777" w:rsidR="00A118F2" w:rsidRPr="000C54C6" w:rsidRDefault="00A118F2" w:rsidP="00A118F2">
      <w:pPr>
        <w:pStyle w:val="NormalWeb"/>
        <w:numPr>
          <w:ilvl w:val="0"/>
          <w:numId w:val="71"/>
        </w:numPr>
        <w:rPr>
          <w:ins w:id="734" w:author="User" w:date="2026-01-22T15:02:00Z"/>
          <w:sz w:val="22"/>
          <w:szCs w:val="22"/>
        </w:rPr>
      </w:pPr>
      <w:ins w:id="735" w:author="User" w:date="2026-01-22T15:02:00Z">
        <w:r w:rsidRPr="000C54C6">
          <w:rPr>
            <w:sz w:val="22"/>
            <w:szCs w:val="22"/>
          </w:rPr>
          <w:t>Lead is converted successfully.</w:t>
        </w:r>
      </w:ins>
    </w:p>
    <w:p w14:paraId="0752569A" w14:textId="6FF143A9" w:rsidR="00A118F2" w:rsidRPr="000C54C6" w:rsidRDefault="00A118F2" w:rsidP="00A118F2">
      <w:pPr>
        <w:pStyle w:val="NormalWeb"/>
        <w:numPr>
          <w:ilvl w:val="0"/>
          <w:numId w:val="71"/>
        </w:numPr>
        <w:rPr>
          <w:ins w:id="736" w:author="User" w:date="2026-01-22T15:02:00Z"/>
          <w:color w:val="000000" w:themeColor="text1"/>
          <w:sz w:val="22"/>
          <w:szCs w:val="22"/>
          <w:rPrChange w:id="737" w:author="User" w:date="2026-02-02T18:38:00Z">
            <w:rPr>
              <w:ins w:id="738" w:author="User" w:date="2026-01-22T15:02:00Z"/>
              <w:color w:val="EE0000"/>
              <w:sz w:val="22"/>
              <w:szCs w:val="22"/>
            </w:rPr>
          </w:rPrChange>
        </w:rPr>
      </w:pPr>
      <w:ins w:id="739" w:author="User" w:date="2026-01-22T15:02:00Z">
        <w:r w:rsidRPr="000C54C6">
          <w:rPr>
            <w:color w:val="000000" w:themeColor="text1"/>
            <w:sz w:val="22"/>
            <w:szCs w:val="22"/>
            <w:rPrChange w:id="740" w:author="User" w:date="2026-02-02T18:38:00Z">
              <w:rPr>
                <w:color w:val="EE0000"/>
                <w:sz w:val="22"/>
                <w:szCs w:val="22"/>
              </w:rPr>
            </w:rPrChange>
          </w:rPr>
          <w:t xml:space="preserve">24 hours Qualification if not escalate to </w:t>
        </w:r>
      </w:ins>
      <w:ins w:id="741" w:author="User" w:date="2026-02-06T13:13:00Z">
        <w:r w:rsidR="00EB3B3F" w:rsidRPr="00456764">
          <w:rPr>
            <w:color w:val="000000" w:themeColor="text1"/>
            <w:sz w:val="22"/>
            <w:szCs w:val="22"/>
          </w:rPr>
          <w:t>managers’</w:t>
        </w:r>
      </w:ins>
      <w:ins w:id="742" w:author="User" w:date="2026-01-22T15:02:00Z">
        <w:r w:rsidRPr="000C54C6">
          <w:rPr>
            <w:rStyle w:val="CommentReference"/>
            <w:color w:val="000000" w:themeColor="text1"/>
            <w:sz w:val="22"/>
            <w:szCs w:val="22"/>
            <w:rPrChange w:id="743" w:author="User" w:date="2026-02-02T18:38:00Z">
              <w:rPr>
                <w:rStyle w:val="CommentReference"/>
                <w:color w:val="EE0000"/>
                <w:sz w:val="22"/>
                <w:szCs w:val="22"/>
              </w:rPr>
            </w:rPrChange>
          </w:rPr>
          <w:commentReference w:id="744"/>
        </w:r>
      </w:ins>
      <w:ins w:id="745" w:author="User" w:date="2026-02-06T13:13:00Z">
        <w:r w:rsidR="00EB3B3F" w:rsidRPr="00EB3B3F">
          <w:rPr>
            <w:color w:val="000000" w:themeColor="text1"/>
            <w:sz w:val="22"/>
            <w:szCs w:val="22"/>
          </w:rPr>
          <w:sym w:font="Wingdings" w:char="F0E0"/>
        </w:r>
        <w:r w:rsidR="00EB3B3F">
          <w:rPr>
            <w:color w:val="000000" w:themeColor="text1"/>
            <w:sz w:val="22"/>
            <w:szCs w:val="22"/>
          </w:rPr>
          <w:t xml:space="preserve"> Report wil be provided</w:t>
        </w:r>
      </w:ins>
    </w:p>
    <w:p w14:paraId="7CD117C6" w14:textId="77777777" w:rsidR="00A118F2" w:rsidRDefault="00A118F2" w:rsidP="00A118F2">
      <w:pPr>
        <w:pStyle w:val="NormalWeb"/>
        <w:numPr>
          <w:ilvl w:val="0"/>
          <w:numId w:val="71"/>
        </w:numPr>
        <w:rPr>
          <w:ins w:id="746" w:author="User" w:date="2026-02-06T13:14:00Z"/>
          <w:color w:val="000000" w:themeColor="text1"/>
          <w:sz w:val="22"/>
          <w:szCs w:val="22"/>
        </w:rPr>
      </w:pPr>
      <w:ins w:id="747" w:author="User" w:date="2026-01-22T15:02:00Z">
        <w:r w:rsidRPr="000C54C6">
          <w:rPr>
            <w:color w:val="000000" w:themeColor="text1"/>
            <w:sz w:val="22"/>
            <w:szCs w:val="22"/>
            <w:rPrChange w:id="748" w:author="User" w:date="2026-02-02T18:38:00Z">
              <w:rPr>
                <w:color w:val="7B7B7B" w:themeColor="accent3" w:themeShade="BF"/>
                <w:sz w:val="22"/>
                <w:szCs w:val="22"/>
              </w:rPr>
            </w:rPrChange>
          </w:rPr>
          <w:t>Unqualified</w:t>
        </w:r>
      </w:ins>
      <w:ins w:id="749" w:author="User" w:date="2026-01-22T15:33:00Z">
        <w:r w:rsidR="000F7C63" w:rsidRPr="000C54C6">
          <w:rPr>
            <w:color w:val="000000" w:themeColor="text1"/>
            <w:sz w:val="22"/>
            <w:szCs w:val="22"/>
          </w:rPr>
          <w:t xml:space="preserve"> </w:t>
        </w:r>
      </w:ins>
      <w:ins w:id="750" w:author="User" w:date="2026-01-22T15:02:00Z">
        <w:r w:rsidRPr="000C54C6">
          <w:rPr>
            <w:color w:val="000000" w:themeColor="text1"/>
            <w:sz w:val="22"/>
            <w:szCs w:val="22"/>
            <w:rPrChange w:id="751" w:author="User" w:date="2026-02-02T18:38:00Z">
              <w:rPr>
                <w:color w:val="7B7B7B" w:themeColor="accent3" w:themeShade="BF"/>
                <w:sz w:val="22"/>
                <w:szCs w:val="22"/>
              </w:rPr>
            </w:rPrChange>
          </w:rPr>
          <w:t xml:space="preserve">Lead notification to </w:t>
        </w:r>
        <w:commentRangeStart w:id="752"/>
        <w:r w:rsidRPr="000C54C6">
          <w:rPr>
            <w:color w:val="000000" w:themeColor="text1"/>
            <w:sz w:val="22"/>
            <w:szCs w:val="22"/>
            <w:rPrChange w:id="753" w:author="User" w:date="2026-02-02T18:38:00Z">
              <w:rPr>
                <w:color w:val="7B7B7B" w:themeColor="accent3" w:themeShade="BF"/>
                <w:sz w:val="22"/>
                <w:szCs w:val="22"/>
              </w:rPr>
            </w:rPrChange>
          </w:rPr>
          <w:t>managers</w:t>
        </w:r>
        <w:commentRangeEnd w:id="752"/>
        <w:r w:rsidRPr="000C54C6">
          <w:rPr>
            <w:rStyle w:val="CommentReference"/>
            <w:color w:val="000000" w:themeColor="text1"/>
            <w:sz w:val="22"/>
            <w:szCs w:val="22"/>
            <w:rPrChange w:id="754" w:author="User" w:date="2026-02-02T18:38:00Z">
              <w:rPr>
                <w:rStyle w:val="CommentReference"/>
                <w:color w:val="7B7B7B" w:themeColor="accent3" w:themeShade="BF"/>
                <w:sz w:val="22"/>
                <w:szCs w:val="22"/>
              </w:rPr>
            </w:rPrChange>
          </w:rPr>
          <w:commentReference w:id="752"/>
        </w:r>
      </w:ins>
    </w:p>
    <w:p w14:paraId="13FE2EB7" w14:textId="77777777" w:rsidR="00EB3B3F" w:rsidRPr="000C54C6" w:rsidRDefault="00EB3B3F" w:rsidP="00EB3B3F">
      <w:pPr>
        <w:pStyle w:val="NormalWeb"/>
        <w:tabs>
          <w:tab w:val="left" w:pos="425"/>
        </w:tabs>
        <w:ind w:left="2405"/>
        <w:rPr>
          <w:ins w:id="755" w:author="User" w:date="2026-01-22T15:02:00Z"/>
          <w:color w:val="000000" w:themeColor="text1"/>
          <w:sz w:val="22"/>
          <w:szCs w:val="22"/>
          <w:rPrChange w:id="756" w:author="User" w:date="2026-02-02T18:38:00Z">
            <w:rPr>
              <w:ins w:id="757" w:author="User" w:date="2026-01-22T15:02:00Z"/>
              <w:color w:val="7B7B7B" w:themeColor="accent3" w:themeShade="BF"/>
              <w:sz w:val="22"/>
              <w:szCs w:val="22"/>
            </w:rPr>
          </w:rPrChange>
        </w:rPr>
        <w:pPrChange w:id="758" w:author="User" w:date="2026-02-06T13:14:00Z">
          <w:pPr>
            <w:pStyle w:val="NormalWeb"/>
            <w:numPr>
              <w:numId w:val="71"/>
            </w:numPr>
            <w:tabs>
              <w:tab w:val="left" w:pos="425"/>
            </w:tabs>
            <w:ind w:left="2405" w:hanging="425"/>
          </w:pPr>
        </w:pPrChange>
      </w:pPr>
    </w:p>
    <w:p w14:paraId="7C8A1238" w14:textId="77777777" w:rsidR="00A118F2" w:rsidRPr="000C54C6" w:rsidRDefault="00A118F2" w:rsidP="00A118F2">
      <w:pPr>
        <w:pStyle w:val="NormalWeb"/>
        <w:numPr>
          <w:ilvl w:val="0"/>
          <w:numId w:val="68"/>
        </w:numPr>
        <w:ind w:left="359" w:hanging="359"/>
        <w:rPr>
          <w:ins w:id="759" w:author="User" w:date="2026-01-22T15:02:00Z"/>
          <w:b/>
          <w:bCs/>
          <w:color w:val="44546A" w:themeColor="text2"/>
        </w:rPr>
      </w:pPr>
      <w:ins w:id="760" w:author="User" w:date="2026-01-22T15:02:00Z">
        <w:r w:rsidRPr="000C54C6">
          <w:rPr>
            <w:rStyle w:val="Strong"/>
            <w:color w:val="44546A" w:themeColor="text2"/>
          </w:rPr>
          <w:lastRenderedPageBreak/>
          <w:t>Integration</w:t>
        </w:r>
      </w:ins>
    </w:p>
    <w:p w14:paraId="57E9E1F5" w14:textId="77777777" w:rsidR="00A118F2" w:rsidRPr="000C54C6" w:rsidRDefault="00A118F2" w:rsidP="00A118F2">
      <w:pPr>
        <w:pStyle w:val="NormalWeb"/>
        <w:numPr>
          <w:ilvl w:val="0"/>
          <w:numId w:val="72"/>
        </w:numPr>
        <w:jc w:val="both"/>
        <w:rPr>
          <w:ins w:id="761" w:author="User" w:date="2026-01-22T15:02:00Z"/>
          <w:sz w:val="22"/>
          <w:szCs w:val="22"/>
        </w:rPr>
      </w:pPr>
      <w:ins w:id="762" w:author="User" w:date="2026-01-22T15:02:00Z">
        <w:r w:rsidRPr="000C54C6">
          <w:rPr>
            <w:rStyle w:val="Strong"/>
            <w:sz w:val="22"/>
            <w:szCs w:val="22"/>
          </w:rPr>
          <w:t>Meta Leads:</w:t>
        </w:r>
        <w:r w:rsidRPr="000C54C6">
          <w:rPr>
            <w:sz w:val="22"/>
            <w:szCs w:val="22"/>
          </w:rPr>
          <w:t xml:space="preserve"> Captured using standard Lead Capture configuration.</w:t>
        </w:r>
      </w:ins>
    </w:p>
    <w:p w14:paraId="69DF9708" w14:textId="7BB228C8" w:rsidR="00A118F2" w:rsidRPr="00456764" w:rsidRDefault="00A118F2" w:rsidP="00456764">
      <w:pPr>
        <w:pStyle w:val="NormalWeb"/>
        <w:numPr>
          <w:ilvl w:val="0"/>
          <w:numId w:val="72"/>
        </w:numPr>
        <w:jc w:val="both"/>
        <w:rPr>
          <w:ins w:id="763" w:author="User" w:date="2026-01-22T15:02:00Z"/>
          <w:sz w:val="22"/>
          <w:szCs w:val="22"/>
        </w:rPr>
      </w:pPr>
      <w:ins w:id="764" w:author="User" w:date="2026-01-22T15:02:00Z">
        <w:r w:rsidRPr="000C54C6">
          <w:rPr>
            <w:rStyle w:val="Strong"/>
            <w:sz w:val="22"/>
            <w:szCs w:val="22"/>
          </w:rPr>
          <w:t>WhatsApp Leads:</w:t>
        </w:r>
        <w:r w:rsidRPr="000C54C6">
          <w:rPr>
            <w:sz w:val="22"/>
            <w:szCs w:val="22"/>
          </w:rPr>
          <w:t xml:space="preserve"> Captured </w:t>
        </w:r>
      </w:ins>
      <w:ins w:id="765" w:author="User" w:date="2026-02-06T13:21:00Z">
        <w:r w:rsidR="001C62BF" w:rsidRPr="000C54C6">
          <w:rPr>
            <w:sz w:val="22"/>
            <w:szCs w:val="22"/>
          </w:rPr>
          <w:t xml:space="preserve">using </w:t>
        </w:r>
        <w:r w:rsidR="001C62BF" w:rsidRPr="000C54C6">
          <w:rPr>
            <w:rStyle w:val="Strong"/>
            <w:sz w:val="22"/>
            <w:szCs w:val="22"/>
          </w:rPr>
          <w:t>one common custom API</w:t>
        </w:r>
        <w:r w:rsidR="001C62BF" w:rsidRPr="000C54C6">
          <w:rPr>
            <w:sz w:val="22"/>
            <w:szCs w:val="22"/>
          </w:rPr>
          <w:t xml:space="preserve"> provided by Fingertip.</w:t>
        </w:r>
        <w:r w:rsidR="001C62BF" w:rsidRPr="000C54C6">
          <w:rPr>
            <w:sz w:val="22"/>
            <w:szCs w:val="22"/>
          </w:rPr>
          <w:t xml:space="preserve"> </w:t>
        </w:r>
      </w:ins>
      <w:ins w:id="766" w:author="User" w:date="2026-01-22T15:02:00Z">
        <w:r w:rsidRPr="000C54C6">
          <w:rPr>
            <w:sz w:val="22"/>
            <w:szCs w:val="22"/>
          </w:rPr>
          <w:t>(push from WhatsApp to Salesforce).</w:t>
        </w:r>
      </w:ins>
      <w:ins w:id="767" w:author="User" w:date="2026-02-06T13:21:00Z">
        <w:r w:rsidR="001C62BF">
          <w:rPr>
            <w:sz w:val="22"/>
            <w:szCs w:val="22"/>
          </w:rPr>
          <w:t xml:space="preserve"> </w:t>
        </w:r>
      </w:ins>
    </w:p>
    <w:p w14:paraId="41B20C29" w14:textId="77777777" w:rsidR="00A118F2" w:rsidRPr="000C54C6" w:rsidRDefault="00A118F2" w:rsidP="00A118F2">
      <w:pPr>
        <w:pStyle w:val="NormalWeb"/>
        <w:numPr>
          <w:ilvl w:val="0"/>
          <w:numId w:val="72"/>
        </w:numPr>
        <w:jc w:val="both"/>
        <w:rPr>
          <w:ins w:id="768" w:author="User" w:date="2026-01-22T15:02:00Z"/>
          <w:sz w:val="22"/>
          <w:szCs w:val="22"/>
        </w:rPr>
      </w:pPr>
      <w:ins w:id="769" w:author="User" w:date="2026-01-22T15:02:00Z">
        <w:r w:rsidRPr="000C54C6">
          <w:rPr>
            <w:rStyle w:val="Strong"/>
            <w:sz w:val="22"/>
            <w:szCs w:val="22"/>
          </w:rPr>
          <w:t>Other Digital Sources:</w:t>
        </w:r>
        <w:r w:rsidRPr="000C54C6">
          <w:rPr>
            <w:sz w:val="22"/>
            <w:szCs w:val="22"/>
          </w:rPr>
          <w:t xml:space="preserve"> Captured using </w:t>
        </w:r>
        <w:r w:rsidRPr="000C54C6">
          <w:rPr>
            <w:rStyle w:val="Strong"/>
            <w:sz w:val="22"/>
            <w:szCs w:val="22"/>
          </w:rPr>
          <w:t>one common custom API</w:t>
        </w:r>
        <w:r w:rsidRPr="000C54C6">
          <w:rPr>
            <w:sz w:val="22"/>
            <w:szCs w:val="22"/>
          </w:rPr>
          <w:t xml:space="preserve"> provided by Fingertip.</w:t>
        </w:r>
      </w:ins>
    </w:p>
    <w:p w14:paraId="66895D34" w14:textId="77777777" w:rsidR="00A118F2" w:rsidRPr="000C54C6" w:rsidRDefault="00A118F2" w:rsidP="00A118F2">
      <w:pPr>
        <w:pStyle w:val="NormalWeb"/>
        <w:numPr>
          <w:ilvl w:val="0"/>
          <w:numId w:val="68"/>
        </w:numPr>
        <w:ind w:left="359" w:hanging="359"/>
        <w:rPr>
          <w:ins w:id="770" w:author="User" w:date="2026-01-22T15:02:00Z"/>
          <w:b/>
          <w:bCs/>
          <w:color w:val="44546A" w:themeColor="text2"/>
        </w:rPr>
      </w:pPr>
      <w:ins w:id="771" w:author="User" w:date="2026-01-22T15:02:00Z">
        <w:r w:rsidRPr="000C54C6">
          <w:rPr>
            <w:b/>
            <w:bCs/>
            <w:color w:val="44546A" w:themeColor="text2"/>
            <w:shd w:val="clear" w:color="auto" w:fill="FFFFFF"/>
          </w:rPr>
          <w:t>Who Will Access</w:t>
        </w:r>
      </w:ins>
    </w:p>
    <w:p w14:paraId="3EC98BB4" w14:textId="77777777" w:rsidR="00A118F2" w:rsidRPr="000C54C6" w:rsidRDefault="00A118F2" w:rsidP="00A118F2">
      <w:pPr>
        <w:pStyle w:val="NormalWeb"/>
        <w:numPr>
          <w:ilvl w:val="0"/>
          <w:numId w:val="73"/>
        </w:numPr>
        <w:rPr>
          <w:ins w:id="772" w:author="User" w:date="2026-01-22T15:02:00Z"/>
        </w:rPr>
      </w:pPr>
      <w:ins w:id="773" w:author="User" w:date="2026-01-22T15:02:00Z">
        <w:r w:rsidRPr="000C54C6">
          <w:rPr>
            <w:rStyle w:val="Strong"/>
          </w:rPr>
          <w:t>Sales Executive:</w:t>
        </w:r>
        <w:r w:rsidRPr="000C54C6">
          <w:t xml:space="preserve"> Can create new leads, edit own leads </w:t>
        </w:r>
        <w:r w:rsidRPr="000C54C6">
          <w:rPr>
            <w:color w:val="7B7B7B" w:themeColor="accent3" w:themeShade="BF"/>
          </w:rPr>
          <w:t xml:space="preserve">(Not to delete), </w:t>
        </w:r>
        <w:r w:rsidRPr="000C54C6">
          <w:t>update status, and convert qualified leads.</w:t>
        </w:r>
      </w:ins>
    </w:p>
    <w:p w14:paraId="55013CE0" w14:textId="77777777" w:rsidR="00A118F2" w:rsidRPr="000C54C6" w:rsidRDefault="00A118F2" w:rsidP="00A118F2">
      <w:pPr>
        <w:pStyle w:val="NormalWeb"/>
        <w:numPr>
          <w:ilvl w:val="0"/>
          <w:numId w:val="73"/>
        </w:numPr>
        <w:rPr>
          <w:ins w:id="774" w:author="User" w:date="2026-01-22T15:02:00Z"/>
          <w:b/>
          <w:bCs/>
          <w:color w:val="000000" w:themeColor="text1"/>
          <w:rPrChange w:id="775" w:author="User" w:date="2026-02-02T18:38:00Z">
            <w:rPr>
              <w:ins w:id="776" w:author="User" w:date="2026-01-22T15:02:00Z"/>
              <w:b/>
              <w:bCs/>
              <w:color w:val="7B7B7B" w:themeColor="accent3" w:themeShade="BF"/>
            </w:rPr>
          </w:rPrChange>
        </w:rPr>
      </w:pPr>
      <w:ins w:id="777" w:author="User" w:date="2026-01-22T15:02:00Z">
        <w:r w:rsidRPr="000C54C6">
          <w:rPr>
            <w:rStyle w:val="Strong"/>
            <w:color w:val="000000" w:themeColor="text1"/>
            <w:rPrChange w:id="778" w:author="User" w:date="2026-02-02T18:38:00Z">
              <w:rPr>
                <w:rStyle w:val="Strong"/>
                <w:color w:val="7B7B7B" w:themeColor="accent3" w:themeShade="BF"/>
              </w:rPr>
            </w:rPrChange>
          </w:rPr>
          <w:t xml:space="preserve">Changes made by executive to be logged (Event log history of changes </w:t>
        </w:r>
        <w:commentRangeStart w:id="779"/>
        <w:r w:rsidRPr="000C54C6">
          <w:rPr>
            <w:rStyle w:val="Strong"/>
            <w:color w:val="000000" w:themeColor="text1"/>
            <w:rPrChange w:id="780" w:author="User" w:date="2026-02-02T18:38:00Z">
              <w:rPr>
                <w:rStyle w:val="Strong"/>
                <w:color w:val="7B7B7B" w:themeColor="accent3" w:themeShade="BF"/>
              </w:rPr>
            </w:rPrChange>
          </w:rPr>
          <w:t>made</w:t>
        </w:r>
        <w:commentRangeEnd w:id="779"/>
        <w:r w:rsidRPr="000C54C6">
          <w:rPr>
            <w:rStyle w:val="CommentReference"/>
            <w:color w:val="000000" w:themeColor="text1"/>
            <w:rPrChange w:id="781" w:author="User" w:date="2026-02-02T18:38:00Z">
              <w:rPr>
                <w:rStyle w:val="CommentReference"/>
                <w:color w:val="7B7B7B" w:themeColor="accent3" w:themeShade="BF"/>
              </w:rPr>
            </w:rPrChange>
          </w:rPr>
          <w:commentReference w:id="779"/>
        </w:r>
        <w:r w:rsidRPr="000C54C6">
          <w:rPr>
            <w:rStyle w:val="Strong"/>
            <w:color w:val="000000" w:themeColor="text1"/>
            <w:rPrChange w:id="782" w:author="User" w:date="2026-02-02T18:38:00Z">
              <w:rPr>
                <w:rStyle w:val="Strong"/>
                <w:color w:val="7B7B7B" w:themeColor="accent3" w:themeShade="BF"/>
              </w:rPr>
            </w:rPrChange>
          </w:rPr>
          <w:t>)</w:t>
        </w:r>
      </w:ins>
    </w:p>
    <w:p w14:paraId="2B8937F7" w14:textId="77777777" w:rsidR="00A118F2" w:rsidRPr="000C54C6" w:rsidRDefault="00A118F2" w:rsidP="00A118F2">
      <w:pPr>
        <w:pStyle w:val="NormalWeb"/>
        <w:numPr>
          <w:ilvl w:val="0"/>
          <w:numId w:val="73"/>
        </w:numPr>
        <w:rPr>
          <w:ins w:id="783" w:author="User" w:date="2026-01-22T15:02:00Z"/>
          <w:color w:val="7B7B7B" w:themeColor="accent3" w:themeShade="BF"/>
        </w:rPr>
      </w:pPr>
      <w:ins w:id="784" w:author="User" w:date="2026-01-22T15:02:00Z">
        <w:r w:rsidRPr="000C54C6">
          <w:rPr>
            <w:rStyle w:val="Strong"/>
            <w:color w:val="000000" w:themeColor="text1"/>
            <w:rPrChange w:id="785" w:author="User" w:date="2026-02-02T18:38:00Z">
              <w:rPr>
                <w:rStyle w:val="Strong"/>
                <w:color w:val="7B7B7B" w:themeColor="accent3" w:themeShade="BF"/>
              </w:rPr>
            </w:rPrChange>
          </w:rPr>
          <w:t>Front office executive:</w:t>
        </w:r>
        <w:r w:rsidRPr="000C54C6">
          <w:rPr>
            <w:color w:val="000000" w:themeColor="text1"/>
            <w:rPrChange w:id="786" w:author="User" w:date="2026-02-02T18:38:00Z">
              <w:rPr>
                <w:color w:val="7B7B7B" w:themeColor="accent3" w:themeShade="BF"/>
              </w:rPr>
            </w:rPrChange>
          </w:rPr>
          <w:t xml:space="preserve"> Can create new lead, Assign leads, Re Assign leads </w:t>
        </w:r>
      </w:ins>
    </w:p>
    <w:p w14:paraId="4A34C95C" w14:textId="77777777" w:rsidR="00A118F2" w:rsidRPr="000C54C6" w:rsidRDefault="00A118F2" w:rsidP="00A118F2">
      <w:pPr>
        <w:pStyle w:val="NormalWeb"/>
        <w:numPr>
          <w:ilvl w:val="0"/>
          <w:numId w:val="73"/>
        </w:numPr>
        <w:rPr>
          <w:ins w:id="787" w:author="User" w:date="2026-01-22T15:02:00Z"/>
        </w:rPr>
      </w:pPr>
      <w:ins w:id="788" w:author="User" w:date="2026-01-22T15:02:00Z">
        <w:r w:rsidRPr="000C54C6">
          <w:rPr>
            <w:rStyle w:val="Strong"/>
          </w:rPr>
          <w:t>Marketing Executive:</w:t>
        </w:r>
        <w:r w:rsidRPr="000C54C6">
          <w:t xml:space="preserve"> Can create and edit leads, map leads to Campaigns, and view digital leads captured from Meta, WhatsApp, and other platforms.</w:t>
        </w:r>
      </w:ins>
    </w:p>
    <w:p w14:paraId="661DA4F6" w14:textId="77777777" w:rsidR="00A118F2" w:rsidRPr="000C54C6" w:rsidRDefault="00A118F2" w:rsidP="00A118F2">
      <w:pPr>
        <w:pStyle w:val="NormalWeb"/>
        <w:numPr>
          <w:ilvl w:val="0"/>
          <w:numId w:val="73"/>
        </w:numPr>
        <w:rPr>
          <w:ins w:id="789" w:author="User" w:date="2026-01-22T15:02:00Z"/>
          <w:color w:val="FF0000"/>
          <w:rPrChange w:id="790" w:author="User" w:date="2026-02-02T18:38:00Z">
            <w:rPr>
              <w:ins w:id="791" w:author="User" w:date="2026-01-22T15:02:00Z"/>
              <w:color w:val="7B7B7B" w:themeColor="accent3" w:themeShade="BF"/>
            </w:rPr>
          </w:rPrChange>
        </w:rPr>
      </w:pPr>
      <w:ins w:id="792" w:author="User" w:date="2026-01-22T15:02:00Z">
        <w:r w:rsidRPr="000C54C6">
          <w:rPr>
            <w:rStyle w:val="Strong"/>
          </w:rPr>
          <w:t>Manager / Admin:</w:t>
        </w:r>
        <w:r w:rsidRPr="000C54C6">
          <w:t xml:space="preserve"> Can view all leads, reassign ownership, edit details, and perform lead conversion when required. </w:t>
        </w:r>
      </w:ins>
    </w:p>
    <w:p w14:paraId="1A4E69B4" w14:textId="77777777" w:rsidR="00A118F2" w:rsidRPr="000C54C6" w:rsidRDefault="00A118F2" w:rsidP="00A118F2">
      <w:pPr>
        <w:pStyle w:val="NormalWeb"/>
        <w:numPr>
          <w:ilvl w:val="0"/>
          <w:numId w:val="73"/>
        </w:numPr>
        <w:rPr>
          <w:ins w:id="793" w:author="User" w:date="2026-01-22T15:02:00Z"/>
          <w:b/>
          <w:bCs/>
          <w:color w:val="44546A" w:themeColor="text2"/>
        </w:rPr>
      </w:pPr>
      <w:ins w:id="794" w:author="User" w:date="2026-01-22T15:02:00Z">
        <w:r w:rsidRPr="000C54C6">
          <w:rPr>
            <w:rStyle w:val="Strong"/>
          </w:rPr>
          <w:t>All Users:</w:t>
        </w:r>
        <w:r w:rsidRPr="000C54C6">
          <w:t xml:space="preserve"> Have read-only access to view lead details, related activities, and conversion history after conversion.</w:t>
        </w:r>
      </w:ins>
    </w:p>
    <w:p w14:paraId="4D39ED4A" w14:textId="77777777" w:rsidR="00A118F2" w:rsidRPr="000C54C6" w:rsidRDefault="00A118F2" w:rsidP="00A118F2">
      <w:pPr>
        <w:pStyle w:val="Heading2"/>
        <w:numPr>
          <w:ilvl w:val="0"/>
          <w:numId w:val="68"/>
        </w:numPr>
        <w:autoSpaceDE w:val="0"/>
        <w:autoSpaceDN w:val="0"/>
        <w:spacing w:beforeAutospacing="0" w:afterAutospacing="0"/>
        <w:ind w:left="359" w:hanging="359"/>
        <w:rPr>
          <w:ins w:id="795" w:author="User" w:date="2026-01-22T15:02:00Z"/>
          <w:rFonts w:ascii="Times New Roman" w:hAnsi="Times New Roman" w:cs="Times New Roman" w:hint="default"/>
          <w:b w:val="0"/>
          <w:bCs w:val="0"/>
          <w:color w:val="44546A" w:themeColor="text2"/>
          <w:sz w:val="24"/>
          <w:szCs w:val="24"/>
        </w:rPr>
      </w:pPr>
      <w:ins w:id="796" w:author="User" w:date="2026-01-22T15:02:00Z">
        <w:r w:rsidRPr="000C54C6">
          <w:rPr>
            <w:rStyle w:val="Strong"/>
            <w:rFonts w:ascii="Times New Roman" w:hAnsi="Times New Roman" w:cs="Times New Roman" w:hint="default"/>
            <w:color w:val="44546A" w:themeColor="text2"/>
            <w:sz w:val="24"/>
            <w:szCs w:val="24"/>
          </w:rPr>
          <w:t>Acceptance Criteria</w:t>
        </w:r>
      </w:ins>
    </w:p>
    <w:p w14:paraId="425113FD" w14:textId="77777777" w:rsidR="00A118F2" w:rsidRPr="000C54C6" w:rsidRDefault="00A118F2" w:rsidP="00A118F2">
      <w:pPr>
        <w:pStyle w:val="NormalWeb"/>
        <w:numPr>
          <w:ilvl w:val="0"/>
          <w:numId w:val="74"/>
        </w:numPr>
        <w:rPr>
          <w:ins w:id="797" w:author="User" w:date="2026-01-22T15:02:00Z"/>
          <w:sz w:val="22"/>
          <w:szCs w:val="22"/>
        </w:rPr>
      </w:pPr>
      <w:ins w:id="798" w:author="User" w:date="2026-01-22T15:02:00Z">
        <w:r w:rsidRPr="000C54C6">
          <w:rPr>
            <w:sz w:val="22"/>
            <w:szCs w:val="22"/>
          </w:rPr>
          <w:t>Duplicate leads are prevented based on phone, email, and GST number.</w:t>
        </w:r>
      </w:ins>
    </w:p>
    <w:p w14:paraId="3B789E29" w14:textId="77777777" w:rsidR="00A118F2" w:rsidRPr="000C54C6" w:rsidRDefault="00A118F2" w:rsidP="00A118F2">
      <w:pPr>
        <w:pStyle w:val="NormalWeb"/>
        <w:numPr>
          <w:ilvl w:val="0"/>
          <w:numId w:val="74"/>
        </w:numPr>
        <w:rPr>
          <w:ins w:id="799" w:author="User" w:date="2026-01-22T15:02:00Z"/>
          <w:sz w:val="22"/>
          <w:szCs w:val="22"/>
        </w:rPr>
      </w:pPr>
      <w:ins w:id="800" w:author="User" w:date="2026-01-22T15:02:00Z">
        <w:r w:rsidRPr="000C54C6">
          <w:rPr>
            <w:sz w:val="22"/>
            <w:szCs w:val="22"/>
          </w:rPr>
          <w:t>Country code changes automatically when country is changed.</w:t>
        </w:r>
      </w:ins>
    </w:p>
    <w:p w14:paraId="1D586F27" w14:textId="77777777" w:rsidR="00A118F2" w:rsidRPr="000C54C6" w:rsidRDefault="00A118F2" w:rsidP="00A118F2">
      <w:pPr>
        <w:pStyle w:val="NormalWeb"/>
        <w:numPr>
          <w:ilvl w:val="0"/>
          <w:numId w:val="74"/>
        </w:numPr>
        <w:rPr>
          <w:ins w:id="801" w:author="User" w:date="2026-01-22T15:02:00Z"/>
          <w:sz w:val="22"/>
          <w:szCs w:val="22"/>
        </w:rPr>
      </w:pPr>
      <w:ins w:id="802" w:author="User" w:date="2026-01-22T15:02:00Z">
        <w:r w:rsidRPr="000C54C6">
          <w:rPr>
            <w:sz w:val="22"/>
            <w:szCs w:val="22"/>
          </w:rPr>
          <w:t>Auto “Thank You” message sent post lead creation.</w:t>
        </w:r>
      </w:ins>
    </w:p>
    <w:p w14:paraId="64ACDFFE" w14:textId="77777777" w:rsidR="00A118F2" w:rsidRPr="000C54C6" w:rsidRDefault="00A118F2" w:rsidP="00A118F2">
      <w:pPr>
        <w:pStyle w:val="NormalWeb"/>
        <w:numPr>
          <w:ilvl w:val="0"/>
          <w:numId w:val="74"/>
        </w:numPr>
        <w:rPr>
          <w:ins w:id="803" w:author="User" w:date="2026-01-22T15:02:00Z"/>
          <w:sz w:val="22"/>
          <w:szCs w:val="22"/>
        </w:rPr>
      </w:pPr>
      <w:ins w:id="804" w:author="User" w:date="2026-01-22T15:02:00Z">
        <w:r w:rsidRPr="000C54C6">
          <w:rPr>
            <w:sz w:val="22"/>
            <w:szCs w:val="22"/>
          </w:rPr>
          <w:t>Einstein Activity Capture works for Outlook and Gmail.</w:t>
        </w:r>
      </w:ins>
    </w:p>
    <w:p w14:paraId="5719EF49" w14:textId="77777777" w:rsidR="00A118F2" w:rsidRPr="000C54C6" w:rsidRDefault="00A118F2" w:rsidP="00A118F2">
      <w:pPr>
        <w:pStyle w:val="NormalWeb"/>
        <w:numPr>
          <w:ilvl w:val="0"/>
          <w:numId w:val="74"/>
        </w:numPr>
        <w:rPr>
          <w:ins w:id="805" w:author="User" w:date="2026-01-22T15:02:00Z"/>
          <w:sz w:val="22"/>
          <w:szCs w:val="22"/>
        </w:rPr>
      </w:pPr>
      <w:ins w:id="806" w:author="User" w:date="2026-01-22T15:02:00Z">
        <w:r w:rsidRPr="000C54C6">
          <w:rPr>
            <w:sz w:val="22"/>
            <w:szCs w:val="22"/>
          </w:rPr>
          <w:t>Leads correctly mapped to Campaign ID and auto-tagged.</w:t>
        </w:r>
      </w:ins>
    </w:p>
    <w:p w14:paraId="18FD9F76" w14:textId="77777777" w:rsidR="00A118F2" w:rsidRPr="000C54C6" w:rsidRDefault="00A118F2" w:rsidP="00A118F2">
      <w:pPr>
        <w:pStyle w:val="NormalWeb"/>
        <w:numPr>
          <w:ilvl w:val="0"/>
          <w:numId w:val="74"/>
        </w:numPr>
        <w:rPr>
          <w:ins w:id="807" w:author="User" w:date="2026-01-22T15:02:00Z"/>
          <w:sz w:val="22"/>
          <w:szCs w:val="22"/>
        </w:rPr>
      </w:pPr>
      <w:ins w:id="808" w:author="User" w:date="2026-01-22T15:02:00Z">
        <w:r w:rsidRPr="000C54C6">
          <w:rPr>
            <w:sz w:val="22"/>
            <w:szCs w:val="22"/>
          </w:rPr>
          <w:t>Conversion to Opportunity happens only after checkbox conditions met.</w:t>
        </w:r>
      </w:ins>
    </w:p>
    <w:p w14:paraId="54DB2079" w14:textId="77777777" w:rsidR="00A118F2" w:rsidRPr="000C54C6" w:rsidRDefault="00A118F2" w:rsidP="00A118F2">
      <w:pPr>
        <w:pStyle w:val="NormalWeb"/>
        <w:numPr>
          <w:ilvl w:val="0"/>
          <w:numId w:val="74"/>
        </w:numPr>
        <w:rPr>
          <w:ins w:id="809" w:author="User" w:date="2026-01-22T15:02:00Z"/>
          <w:sz w:val="22"/>
          <w:szCs w:val="22"/>
        </w:rPr>
      </w:pPr>
      <w:ins w:id="810" w:author="User" w:date="2026-01-22T15:02:00Z">
        <w:r w:rsidRPr="000C54C6">
          <w:rPr>
            <w:sz w:val="22"/>
            <w:szCs w:val="22"/>
          </w:rPr>
          <w:t>On conversion, system automatically creates Account, Contact, and Opportunity.</w:t>
        </w:r>
      </w:ins>
    </w:p>
    <w:p w14:paraId="75799B0B" w14:textId="77777777" w:rsidR="00A118F2" w:rsidRPr="000C54C6" w:rsidRDefault="00A118F2" w:rsidP="00A118F2">
      <w:pPr>
        <w:pStyle w:val="NormalWeb"/>
        <w:numPr>
          <w:ilvl w:val="0"/>
          <w:numId w:val="74"/>
        </w:numPr>
        <w:rPr>
          <w:ins w:id="811" w:author="User" w:date="2026-01-22T15:02:00Z"/>
          <w:b/>
          <w:bCs/>
          <w:color w:val="44546A" w:themeColor="text2"/>
          <w:sz w:val="22"/>
          <w:szCs w:val="22"/>
        </w:rPr>
      </w:pPr>
      <w:ins w:id="812" w:author="User" w:date="2026-01-22T15:02:00Z">
        <w:r w:rsidRPr="000C54C6">
          <w:rPr>
            <w:sz w:val="22"/>
            <w:szCs w:val="22"/>
          </w:rPr>
          <w:t>All related fields (custom and standard) mapped correctly during conversion.</w:t>
        </w:r>
      </w:ins>
    </w:p>
    <w:p w14:paraId="553DF413" w14:textId="77777777" w:rsidR="00A118F2" w:rsidRPr="000C54C6" w:rsidRDefault="00A118F2">
      <w:pPr>
        <w:widowControl/>
        <w:numPr>
          <w:ilvl w:val="0"/>
          <w:numId w:val="68"/>
        </w:numPr>
        <w:ind w:left="359" w:hanging="359"/>
        <w:rPr>
          <w:ins w:id="813" w:author="User" w:date="2026-01-22T15:02:00Z"/>
          <w:rFonts w:ascii="Times New Roman" w:eastAsia="Times New Roman" w:hAnsi="Times New Roman" w:cs="Times New Roman"/>
          <w:b/>
          <w:bCs/>
          <w:color w:val="44546A" w:themeColor="text2"/>
          <w:sz w:val="24"/>
          <w:szCs w:val="24"/>
          <w:rPrChange w:id="814" w:author="User" w:date="2026-02-02T18:38:00Z">
            <w:rPr>
              <w:ins w:id="815" w:author="User" w:date="2026-01-22T15:02:00Z"/>
              <w:rFonts w:ascii="Times New Roman" w:hAnsi="Times New Roman" w:cs="Times New Roman" w:hint="default"/>
              <w:b w:val="0"/>
              <w:bCs w:val="0"/>
              <w:color w:val="44546A" w:themeColor="text2"/>
            </w:rPr>
          </w:rPrChange>
        </w:rPr>
        <w:pPrChange w:id="816" w:author="User" w:date="2026-01-23T08:34:00Z">
          <w:pPr>
            <w:pStyle w:val="Heading2"/>
            <w:numPr>
              <w:numId w:val="68"/>
            </w:numPr>
            <w:autoSpaceDE w:val="0"/>
            <w:autoSpaceDN w:val="0"/>
            <w:spacing w:beforeAutospacing="0" w:afterAutospacing="0"/>
            <w:ind w:left="359" w:hanging="359"/>
          </w:pPr>
        </w:pPrChange>
      </w:pPr>
      <w:ins w:id="817" w:author="User" w:date="2026-01-22T15:02:00Z">
        <w:r w:rsidRPr="000C54C6">
          <w:rPr>
            <w:rFonts w:eastAsia="Times New Roman"/>
            <w:rPrChange w:id="818" w:author="User" w:date="2026-02-02T18:38:00Z">
              <w:rPr>
                <w:rStyle w:val="Strong"/>
                <w:rFonts w:ascii="Times New Roman" w:hAnsi="Times New Roman" w:cs="Times New Roman"/>
                <w:b/>
                <w:bCs/>
                <w:color w:val="44546A" w:themeColor="text2"/>
                <w:sz w:val="24"/>
                <w:szCs w:val="24"/>
              </w:rPr>
            </w:rPrChange>
          </w:rPr>
          <w:t>Reports</w:t>
        </w:r>
      </w:ins>
    </w:p>
    <w:p w14:paraId="44C95924" w14:textId="77777777" w:rsidR="00A118F2" w:rsidRPr="000C54C6" w:rsidRDefault="00A118F2" w:rsidP="00A118F2">
      <w:pPr>
        <w:pStyle w:val="Heading2"/>
        <w:numPr>
          <w:ilvl w:val="0"/>
          <w:numId w:val="75"/>
        </w:numPr>
        <w:autoSpaceDE w:val="0"/>
        <w:autoSpaceDN w:val="0"/>
        <w:spacing w:beforeAutospacing="0" w:afterAutospacing="0"/>
        <w:rPr>
          <w:ins w:id="819" w:author="User" w:date="2026-01-22T15:02:00Z"/>
          <w:rFonts w:ascii="Times New Roman" w:hAnsi="Times New Roman" w:cs="Times New Roman" w:hint="default"/>
          <w:sz w:val="22"/>
          <w:szCs w:val="22"/>
        </w:rPr>
      </w:pPr>
      <w:ins w:id="820" w:author="User" w:date="2026-01-22T15:02:00Z">
        <w:r w:rsidRPr="000C54C6">
          <w:rPr>
            <w:rStyle w:val="Strong"/>
            <w:rFonts w:ascii="Times New Roman" w:hAnsi="Times New Roman" w:cs="Times New Roman" w:hint="default"/>
            <w:sz w:val="22"/>
            <w:szCs w:val="22"/>
          </w:rPr>
          <w:t>Lead Source Report:</w:t>
        </w:r>
        <w:r w:rsidRPr="000C54C6">
          <w:rPr>
            <w:rFonts w:ascii="Times New Roman" w:hAnsi="Times New Roman" w:cs="Times New Roman" w:hint="default"/>
            <w:sz w:val="22"/>
            <w:szCs w:val="22"/>
          </w:rPr>
          <w:t xml:space="preserve"> Leads by source (Meta, WhatsApp, Website, etc.).</w:t>
        </w:r>
      </w:ins>
    </w:p>
    <w:p w14:paraId="7B6D848E" w14:textId="77777777" w:rsidR="00A118F2" w:rsidRPr="000C54C6" w:rsidRDefault="002B4D08" w:rsidP="00A118F2">
      <w:pPr>
        <w:pStyle w:val="Heading2"/>
        <w:numPr>
          <w:ilvl w:val="0"/>
          <w:numId w:val="75"/>
        </w:numPr>
        <w:autoSpaceDE w:val="0"/>
        <w:autoSpaceDN w:val="0"/>
        <w:spacing w:beforeAutospacing="0" w:afterAutospacing="0"/>
        <w:rPr>
          <w:ins w:id="821" w:author="User" w:date="2026-01-22T15:02:00Z"/>
          <w:rStyle w:val="Strong"/>
          <w:rFonts w:ascii="Times New Roman" w:hAnsi="Times New Roman" w:cs="Times New Roman" w:hint="default"/>
          <w:b/>
          <w:bCs/>
          <w:color w:val="000000" w:themeColor="text1"/>
          <w:sz w:val="22"/>
          <w:szCs w:val="22"/>
          <w:rPrChange w:id="822" w:author="User" w:date="2026-02-02T18:38:00Z">
            <w:rPr>
              <w:ins w:id="823" w:author="User" w:date="2026-01-22T15:02:00Z"/>
              <w:rStyle w:val="Strong"/>
              <w:rFonts w:ascii="Times New Roman" w:hAnsi="Times New Roman" w:cs="Times New Roman" w:hint="default"/>
              <w:b/>
              <w:bCs/>
              <w:color w:val="7B7B7B" w:themeColor="accent3" w:themeShade="BF"/>
              <w:sz w:val="22"/>
              <w:szCs w:val="22"/>
            </w:rPr>
          </w:rPrChange>
        </w:rPr>
      </w:pPr>
      <w:ins w:id="824" w:author="User" w:date="2026-01-22T15:02:00Z">
        <w:r w:rsidRPr="000C54C6">
          <w:rPr>
            <w:rStyle w:val="Strong"/>
            <w:rFonts w:ascii="Times New Roman" w:hAnsi="Times New Roman" w:cs="Times New Roman" w:hint="default"/>
            <w:color w:val="000000" w:themeColor="text1"/>
            <w:sz w:val="22"/>
            <w:szCs w:val="22"/>
            <w:rPrChange w:id="825" w:author="User" w:date="2026-02-02T18:38:00Z">
              <w:rPr>
                <w:rStyle w:val="Strong"/>
                <w:rFonts w:ascii="Times New Roman" w:hAnsi="Times New Roman" w:cs="Times New Roman" w:hint="default"/>
                <w:color w:val="7B7B7B" w:themeColor="accent3" w:themeShade="BF"/>
                <w:sz w:val="22"/>
                <w:szCs w:val="22"/>
              </w:rPr>
            </w:rPrChange>
          </w:rPr>
          <w:t>Lead Report (</w:t>
        </w:r>
        <w:r w:rsidR="00A118F2" w:rsidRPr="000C54C6">
          <w:rPr>
            <w:rStyle w:val="Strong"/>
            <w:rFonts w:ascii="Times New Roman" w:hAnsi="Times New Roman" w:cs="Times New Roman" w:hint="default"/>
            <w:color w:val="000000" w:themeColor="text1"/>
            <w:sz w:val="22"/>
            <w:szCs w:val="22"/>
            <w:rPrChange w:id="826" w:author="User" w:date="2026-02-02T18:38:00Z">
              <w:rPr>
                <w:rStyle w:val="Strong"/>
                <w:rFonts w:ascii="Times New Roman" w:hAnsi="Times New Roman" w:cs="Times New Roman" w:hint="default"/>
                <w:color w:val="7B7B7B" w:themeColor="accent3" w:themeShade="BF"/>
                <w:sz w:val="22"/>
                <w:szCs w:val="22"/>
              </w:rPr>
            </w:rPrChange>
          </w:rPr>
          <w:t xml:space="preserve">Daily, Weekly, </w:t>
        </w:r>
        <w:r w:rsidRPr="000C54C6">
          <w:rPr>
            <w:rStyle w:val="Strong"/>
            <w:rFonts w:ascii="Times New Roman" w:hAnsi="Times New Roman" w:cs="Times New Roman" w:hint="default"/>
            <w:color w:val="000000" w:themeColor="text1"/>
            <w:sz w:val="22"/>
            <w:szCs w:val="22"/>
            <w:rPrChange w:id="827" w:author="User" w:date="2026-02-02T18:38:00Z">
              <w:rPr>
                <w:rStyle w:val="Strong"/>
                <w:rFonts w:ascii="Times New Roman" w:hAnsi="Times New Roman" w:cs="Times New Roman" w:hint="default"/>
                <w:color w:val="7B7B7B" w:themeColor="accent3" w:themeShade="BF"/>
                <w:sz w:val="22"/>
                <w:szCs w:val="22"/>
              </w:rPr>
            </w:rPrChange>
          </w:rPr>
          <w:t>Monthly, Custom</w:t>
        </w:r>
        <w:r w:rsidR="00A118F2" w:rsidRPr="000C54C6">
          <w:rPr>
            <w:rStyle w:val="Strong"/>
            <w:rFonts w:ascii="Times New Roman" w:hAnsi="Times New Roman" w:cs="Times New Roman" w:hint="default"/>
            <w:color w:val="000000" w:themeColor="text1"/>
            <w:sz w:val="22"/>
            <w:szCs w:val="22"/>
            <w:rPrChange w:id="828" w:author="User" w:date="2026-02-02T18:38:00Z">
              <w:rPr>
                <w:rStyle w:val="Strong"/>
                <w:rFonts w:ascii="Times New Roman" w:hAnsi="Times New Roman" w:cs="Times New Roman" w:hint="default"/>
                <w:color w:val="7B7B7B" w:themeColor="accent3" w:themeShade="BF"/>
                <w:sz w:val="22"/>
                <w:szCs w:val="22"/>
              </w:rPr>
            </w:rPrChange>
          </w:rPr>
          <w:t>)</w:t>
        </w:r>
      </w:ins>
    </w:p>
    <w:p w14:paraId="33832A8E" w14:textId="77777777" w:rsidR="00A118F2" w:rsidRPr="000C54C6" w:rsidRDefault="00A118F2" w:rsidP="00A118F2">
      <w:pPr>
        <w:pStyle w:val="Heading2"/>
        <w:numPr>
          <w:ilvl w:val="0"/>
          <w:numId w:val="75"/>
        </w:numPr>
        <w:autoSpaceDE w:val="0"/>
        <w:autoSpaceDN w:val="0"/>
        <w:spacing w:beforeAutospacing="0" w:afterAutospacing="0"/>
        <w:rPr>
          <w:ins w:id="829" w:author="User" w:date="2026-01-22T15:02:00Z"/>
          <w:rFonts w:ascii="Times New Roman" w:hAnsi="Times New Roman" w:cs="Times New Roman" w:hint="default"/>
          <w:color w:val="000000" w:themeColor="text1"/>
          <w:sz w:val="22"/>
          <w:szCs w:val="22"/>
          <w:rPrChange w:id="830" w:author="User" w:date="2026-02-02T18:38:00Z">
            <w:rPr>
              <w:ins w:id="831" w:author="User" w:date="2026-01-22T15:02:00Z"/>
              <w:rFonts w:ascii="Times New Roman" w:hAnsi="Times New Roman" w:cs="Times New Roman" w:hint="default"/>
              <w:color w:val="7B7B7B" w:themeColor="accent3" w:themeShade="BF"/>
              <w:sz w:val="22"/>
              <w:szCs w:val="22"/>
            </w:rPr>
          </w:rPrChange>
        </w:rPr>
      </w:pPr>
      <w:ins w:id="832" w:author="User" w:date="2026-01-22T15:02:00Z">
        <w:r w:rsidRPr="000C54C6">
          <w:rPr>
            <w:rStyle w:val="Strong"/>
            <w:rFonts w:ascii="Times New Roman" w:hAnsi="Times New Roman" w:cs="Times New Roman" w:hint="default"/>
            <w:color w:val="000000" w:themeColor="text1"/>
            <w:sz w:val="22"/>
            <w:szCs w:val="22"/>
            <w:rPrChange w:id="833" w:author="User" w:date="2026-02-02T18:38:00Z">
              <w:rPr>
                <w:rStyle w:val="Strong"/>
                <w:rFonts w:ascii="Times New Roman" w:hAnsi="Times New Roman" w:cs="Times New Roman" w:hint="default"/>
                <w:color w:val="7B7B7B" w:themeColor="accent3" w:themeShade="BF"/>
                <w:sz w:val="22"/>
                <w:szCs w:val="22"/>
              </w:rPr>
            </w:rPrChange>
          </w:rPr>
          <w:t>Lead Category wise report ( Bathing Solutions, HO etc )</w:t>
        </w:r>
      </w:ins>
    </w:p>
    <w:p w14:paraId="4A0463E0" w14:textId="77777777" w:rsidR="00A118F2" w:rsidRPr="000C54C6" w:rsidRDefault="00A118F2" w:rsidP="00A118F2">
      <w:pPr>
        <w:pStyle w:val="Heading2"/>
        <w:numPr>
          <w:ilvl w:val="0"/>
          <w:numId w:val="76"/>
        </w:numPr>
        <w:autoSpaceDE w:val="0"/>
        <w:autoSpaceDN w:val="0"/>
        <w:spacing w:beforeAutospacing="0" w:afterAutospacing="0"/>
        <w:rPr>
          <w:ins w:id="834" w:author="User" w:date="2026-01-22T15:02:00Z"/>
          <w:rFonts w:ascii="Times New Roman" w:hAnsi="Times New Roman" w:cs="Times New Roman" w:hint="default"/>
          <w:sz w:val="22"/>
          <w:szCs w:val="22"/>
        </w:rPr>
      </w:pPr>
      <w:ins w:id="835" w:author="User" w:date="2026-01-22T15:02:00Z">
        <w:r w:rsidRPr="000C54C6">
          <w:rPr>
            <w:rStyle w:val="Strong"/>
            <w:rFonts w:ascii="Times New Roman" w:hAnsi="Times New Roman" w:cs="Times New Roman" w:hint="default"/>
            <w:sz w:val="22"/>
            <w:szCs w:val="22"/>
          </w:rPr>
          <w:t>Lead Conversion Report:</w:t>
        </w:r>
        <w:r w:rsidRPr="000C54C6">
          <w:rPr>
            <w:rFonts w:ascii="Times New Roman" w:hAnsi="Times New Roman" w:cs="Times New Roman" w:hint="default"/>
            <w:sz w:val="22"/>
            <w:szCs w:val="22"/>
          </w:rPr>
          <w:t xml:space="preserve"> Total converted vs. total created leads.</w:t>
        </w:r>
      </w:ins>
    </w:p>
    <w:p w14:paraId="25785D7F" w14:textId="77777777" w:rsidR="00A118F2" w:rsidRPr="000C54C6" w:rsidRDefault="00A118F2">
      <w:pPr>
        <w:pStyle w:val="Heading2"/>
        <w:numPr>
          <w:ilvl w:val="0"/>
          <w:numId w:val="76"/>
        </w:numPr>
        <w:autoSpaceDE w:val="0"/>
        <w:autoSpaceDN w:val="0"/>
        <w:spacing w:beforeAutospacing="0" w:afterAutospacing="0"/>
        <w:rPr>
          <w:ins w:id="836" w:author="User" w:date="2026-01-22T15:02:00Z"/>
          <w:rFonts w:ascii="Times New Roman" w:hAnsi="Times New Roman" w:cs="Times New Roman" w:hint="default"/>
          <w:sz w:val="22"/>
          <w:szCs w:val="22"/>
        </w:rPr>
        <w:pPrChange w:id="837" w:author="User" w:date="2026-01-23T13:48:00Z">
          <w:pPr>
            <w:pStyle w:val="Heading2"/>
          </w:pPr>
        </w:pPrChange>
      </w:pPr>
      <w:ins w:id="838" w:author="User" w:date="2026-01-22T15:02:00Z">
        <w:r w:rsidRPr="000C54C6">
          <w:rPr>
            <w:rStyle w:val="Strong"/>
            <w:rFonts w:ascii="Times New Roman" w:hAnsi="Times New Roman" w:cs="Times New Roman" w:hint="default"/>
            <w:sz w:val="22"/>
            <w:szCs w:val="22"/>
          </w:rPr>
          <w:t>Activity Report:</w:t>
        </w:r>
        <w:r w:rsidRPr="000C54C6">
          <w:rPr>
            <w:rFonts w:ascii="Times New Roman" w:hAnsi="Times New Roman" w:cs="Times New Roman" w:hint="default"/>
            <w:sz w:val="22"/>
            <w:szCs w:val="22"/>
          </w:rPr>
          <w:t xml:space="preserve"> Emails captured through Einstein Activity Capture.</w:t>
        </w:r>
      </w:ins>
    </w:p>
    <w:p w14:paraId="15A791CE" w14:textId="77777777" w:rsidR="00A118F2" w:rsidRPr="000C54C6" w:rsidRDefault="00A118F2" w:rsidP="00A118F2">
      <w:pPr>
        <w:widowControl/>
        <w:rPr>
          <w:ins w:id="839" w:author="User" w:date="2026-01-22T15:02:00Z"/>
          <w:rFonts w:ascii="Times New Roman" w:hAnsi="Times New Roman" w:cs="Times New Roman"/>
        </w:rPr>
      </w:pPr>
    </w:p>
    <w:p w14:paraId="589135F2" w14:textId="77777777" w:rsidR="00A118F2" w:rsidRPr="000C54C6" w:rsidRDefault="00A118F2" w:rsidP="00A118F2">
      <w:pPr>
        <w:widowControl/>
        <w:numPr>
          <w:ilvl w:val="0"/>
          <w:numId w:val="68"/>
        </w:numPr>
        <w:ind w:left="359" w:hanging="359"/>
        <w:rPr>
          <w:ins w:id="840" w:author="User" w:date="2026-01-22T15:02:00Z"/>
          <w:rFonts w:ascii="Times New Roman" w:hAnsi="Times New Roman" w:cs="Times New Roman"/>
          <w:b/>
          <w:bCs/>
          <w:color w:val="44546A" w:themeColor="text2"/>
          <w:sz w:val="24"/>
          <w:szCs w:val="24"/>
        </w:rPr>
      </w:pPr>
      <w:ins w:id="841" w:author="User" w:date="2026-01-22T15:02:00Z">
        <w:r w:rsidRPr="000C54C6">
          <w:rPr>
            <w:rFonts w:ascii="Times New Roman" w:eastAsia="Times New Roman" w:hAnsi="Times New Roman" w:cs="Times New Roman"/>
            <w:b/>
            <w:bCs/>
            <w:color w:val="44546A" w:themeColor="text2"/>
            <w:sz w:val="24"/>
            <w:szCs w:val="24"/>
          </w:rPr>
          <w:t xml:space="preserve">Client Dependency </w:t>
        </w:r>
        <w:r w:rsidRPr="000C54C6">
          <w:rPr>
            <w:rStyle w:val="Strong"/>
            <w:rFonts w:ascii="Times New Roman" w:hAnsi="Times New Roman" w:cs="Times New Roman"/>
            <w:color w:val="44546A" w:themeColor="text2"/>
            <w:sz w:val="24"/>
            <w:szCs w:val="24"/>
          </w:rPr>
          <w:t>(from Le marble)</w:t>
        </w:r>
      </w:ins>
    </w:p>
    <w:p w14:paraId="55CF61E6" w14:textId="77777777" w:rsidR="00A118F2" w:rsidRPr="000C54C6" w:rsidRDefault="00A118F2" w:rsidP="00A118F2">
      <w:pPr>
        <w:widowControl/>
        <w:numPr>
          <w:ilvl w:val="0"/>
          <w:numId w:val="77"/>
        </w:numPr>
        <w:rPr>
          <w:ins w:id="842" w:author="User" w:date="2026-01-22T15:02:00Z"/>
          <w:rFonts w:ascii="Times New Roman" w:hAnsi="Times New Roman" w:cs="Times New Roman"/>
        </w:rPr>
      </w:pPr>
      <w:ins w:id="843" w:author="User" w:date="2026-01-22T15:02:00Z">
        <w:r w:rsidRPr="000C54C6">
          <w:rPr>
            <w:rFonts w:ascii="Times New Roman" w:hAnsi="Times New Roman" w:cs="Times New Roman"/>
          </w:rPr>
          <w:t xml:space="preserve">Checklist fields for </w:t>
        </w:r>
        <w:r w:rsidRPr="000C54C6">
          <w:rPr>
            <w:rStyle w:val="Strong"/>
            <w:rFonts w:ascii="Times New Roman" w:hAnsi="Times New Roman" w:cs="Times New Roman"/>
          </w:rPr>
          <w:t>Interest/Requirement</w:t>
        </w:r>
        <w:r w:rsidRPr="000C54C6">
          <w:rPr>
            <w:rFonts w:ascii="Times New Roman" w:hAnsi="Times New Roman" w:cs="Times New Roman"/>
          </w:rPr>
          <w:t xml:space="preserve"> (to be provided by Le Marble).</w:t>
        </w:r>
      </w:ins>
    </w:p>
    <w:p w14:paraId="0FEB9E5B" w14:textId="77777777" w:rsidR="00A118F2" w:rsidRPr="000C54C6" w:rsidRDefault="00A118F2" w:rsidP="00A118F2">
      <w:pPr>
        <w:widowControl/>
        <w:numPr>
          <w:ilvl w:val="0"/>
          <w:numId w:val="77"/>
        </w:numPr>
        <w:rPr>
          <w:ins w:id="844" w:author="User" w:date="2026-01-22T15:02:00Z"/>
          <w:rFonts w:ascii="Times New Roman" w:hAnsi="Times New Roman" w:cs="Times New Roman"/>
          <w:color w:val="000000" w:themeColor="text1"/>
          <w:rPrChange w:id="845" w:author="User" w:date="2026-02-02T18:38:00Z">
            <w:rPr>
              <w:ins w:id="846" w:author="User" w:date="2026-01-22T15:02:00Z"/>
              <w:rFonts w:ascii="Times New Roman" w:hAnsi="Times New Roman" w:cs="Times New Roman"/>
              <w:color w:val="538135" w:themeColor="accent6" w:themeShade="BF"/>
            </w:rPr>
          </w:rPrChange>
        </w:rPr>
      </w:pPr>
      <w:ins w:id="847" w:author="User" w:date="2026-01-22T15:02:00Z">
        <w:r w:rsidRPr="000C54C6">
          <w:rPr>
            <w:rFonts w:ascii="Times New Roman" w:hAnsi="Times New Roman" w:cs="Times New Roman"/>
            <w:color w:val="000000" w:themeColor="text1"/>
            <w:rPrChange w:id="848" w:author="User" w:date="2026-02-02T18:38:00Z">
              <w:rPr>
                <w:rFonts w:ascii="Times New Roman" w:hAnsi="Times New Roman" w:cs="Times New Roman"/>
              </w:rPr>
            </w:rPrChange>
          </w:rPr>
          <w:t xml:space="preserve">Final list: </w:t>
        </w:r>
        <w:r w:rsidRPr="000C54C6">
          <w:rPr>
            <w:rStyle w:val="Strong"/>
            <w:rFonts w:ascii="Times New Roman" w:hAnsi="Times New Roman" w:cs="Times New Roman"/>
            <w:color w:val="000000" w:themeColor="text1"/>
            <w:rPrChange w:id="849" w:author="User" w:date="2026-02-02T18:38:00Z">
              <w:rPr>
                <w:rStyle w:val="Strong"/>
                <w:rFonts w:ascii="Times New Roman" w:hAnsi="Times New Roman" w:cs="Times New Roman"/>
              </w:rPr>
            </w:rPrChange>
          </w:rPr>
          <w:t xml:space="preserve">Country, State, District, </w:t>
        </w:r>
        <w:r w:rsidRPr="000C54C6">
          <w:rPr>
            <w:rStyle w:val="Strong"/>
            <w:rFonts w:ascii="Times New Roman" w:hAnsi="Times New Roman" w:cs="Times New Roman"/>
            <w:color w:val="000000" w:themeColor="text1"/>
            <w:rPrChange w:id="850" w:author="User" w:date="2026-02-02T18:38:00Z">
              <w:rPr>
                <w:rStyle w:val="Strong"/>
                <w:rFonts w:ascii="Times New Roman" w:hAnsi="Times New Roman" w:cs="Times New Roman"/>
                <w:color w:val="538135" w:themeColor="accent6" w:themeShade="BF"/>
              </w:rPr>
            </w:rPrChange>
          </w:rPr>
          <w:t xml:space="preserve">Panchayath, Municipality, Village </w:t>
        </w:r>
      </w:ins>
    </w:p>
    <w:p w14:paraId="5D26CED1" w14:textId="77777777" w:rsidR="00A118F2" w:rsidRPr="000C54C6" w:rsidRDefault="00A118F2">
      <w:pPr>
        <w:widowControl/>
        <w:numPr>
          <w:ilvl w:val="0"/>
          <w:numId w:val="77"/>
        </w:numPr>
        <w:rPr>
          <w:ins w:id="851" w:author="User" w:date="2026-01-22T15:02:00Z"/>
          <w:rStyle w:val="Strong"/>
          <w:rFonts w:ascii="Times New Roman" w:hAnsi="Times New Roman" w:cs="Times New Roman"/>
          <w:b w:val="0"/>
          <w:bCs w:val="0"/>
          <w:rPrChange w:id="852" w:author="User" w:date="2026-02-02T18:38:00Z">
            <w:rPr>
              <w:ins w:id="853" w:author="User" w:date="2026-01-22T15:02:00Z"/>
              <w:rStyle w:val="Strong"/>
              <w:rFonts w:ascii="Times New Roman" w:eastAsia="SimSun" w:hAnsi="Times New Roman" w:cs="Times New Roman"/>
              <w:color w:val="222A35" w:themeColor="text2" w:themeShade="80"/>
              <w:sz w:val="28"/>
              <w:szCs w:val="28"/>
            </w:rPr>
          </w:rPrChange>
        </w:rPr>
        <w:pPrChange w:id="854" w:author="User" w:date="2026-01-23T22:57:00Z">
          <w:pPr/>
        </w:pPrChange>
      </w:pPr>
      <w:ins w:id="855" w:author="User" w:date="2026-01-22T15:02:00Z">
        <w:r w:rsidRPr="000C54C6">
          <w:rPr>
            <w:rFonts w:ascii="Times New Roman" w:hAnsi="Times New Roman" w:cs="Times New Roman"/>
            <w:color w:val="000000" w:themeColor="text1"/>
            <w:rPrChange w:id="856" w:author="User" w:date="2026-02-02T18:38:00Z">
              <w:rPr>
                <w:rFonts w:ascii="Times New Roman" w:hAnsi="Times New Roman" w:cs="Times New Roman"/>
                <w:b/>
                <w:bCs/>
              </w:rPr>
            </w:rPrChange>
          </w:rPr>
          <w:t xml:space="preserve">Content for </w:t>
        </w:r>
        <w:r w:rsidRPr="000C54C6">
          <w:rPr>
            <w:rStyle w:val="Strong"/>
            <w:rFonts w:ascii="Times New Roman" w:hAnsi="Times New Roman" w:cs="Times New Roman"/>
            <w:color w:val="000000" w:themeColor="text1"/>
            <w:rPrChange w:id="857" w:author="User" w:date="2026-02-02T18:38:00Z">
              <w:rPr>
                <w:rStyle w:val="Strong"/>
                <w:rFonts w:ascii="Times New Roman" w:hAnsi="Times New Roman" w:cs="Times New Roman"/>
              </w:rPr>
            </w:rPrChange>
          </w:rPr>
          <w:t>Auto “Thank You” message</w:t>
        </w:r>
        <w:r w:rsidRPr="000C54C6">
          <w:rPr>
            <w:rFonts w:ascii="Times New Roman" w:hAnsi="Times New Roman" w:cs="Times New Roman"/>
            <w:color w:val="000000" w:themeColor="text1"/>
            <w:rPrChange w:id="858" w:author="User" w:date="2026-02-02T18:38:00Z">
              <w:rPr>
                <w:rFonts w:ascii="Times New Roman" w:hAnsi="Times New Roman" w:cs="Times New Roman"/>
              </w:rPr>
            </w:rPrChange>
          </w:rPr>
          <w:t>.</w:t>
        </w:r>
        <w:r w:rsidRPr="000C54C6">
          <w:rPr>
            <w:rStyle w:val="Strong"/>
            <w:rFonts w:ascii="Times New Roman" w:eastAsia="SimSun" w:hAnsi="Times New Roman" w:cs="Times New Roman"/>
            <w:color w:val="222A35" w:themeColor="text2" w:themeShade="80"/>
            <w:sz w:val="28"/>
            <w:szCs w:val="28"/>
          </w:rPr>
          <w:br w:type="page"/>
        </w:r>
      </w:ins>
    </w:p>
    <w:p w14:paraId="34D905E3" w14:textId="77777777" w:rsidR="00A118F2" w:rsidRPr="000C54C6" w:rsidRDefault="00A118F2" w:rsidP="00A118F2">
      <w:pPr>
        <w:pStyle w:val="ListParagraph"/>
        <w:tabs>
          <w:tab w:val="left" w:pos="653"/>
        </w:tabs>
        <w:spacing w:before="4"/>
        <w:ind w:left="0" w:firstLine="0"/>
        <w:rPr>
          <w:ins w:id="859" w:author="User" w:date="2026-01-22T15:02:00Z"/>
          <w:rStyle w:val="Strong"/>
          <w:rFonts w:ascii="Times New Roman" w:eastAsia="SimSun" w:hAnsi="Times New Roman" w:cs="Times New Roman"/>
          <w:color w:val="222A35" w:themeColor="text2" w:themeShade="80"/>
          <w:sz w:val="28"/>
          <w:szCs w:val="28"/>
        </w:rPr>
      </w:pPr>
      <w:ins w:id="860" w:author="User" w:date="2026-01-22T15:02:00Z">
        <w:r w:rsidRPr="000C54C6">
          <w:rPr>
            <w:rStyle w:val="Strong"/>
            <w:rFonts w:ascii="Times New Roman" w:eastAsia="SimSun" w:hAnsi="Times New Roman" w:cs="Times New Roman"/>
            <w:color w:val="222A35" w:themeColor="text2" w:themeShade="80"/>
            <w:sz w:val="28"/>
            <w:szCs w:val="28"/>
          </w:rPr>
          <w:lastRenderedPageBreak/>
          <w:t>Module 2</w:t>
        </w:r>
      </w:ins>
    </w:p>
    <w:p w14:paraId="04C3A6C4" w14:textId="77777777" w:rsidR="00A118F2" w:rsidRPr="000C54C6" w:rsidRDefault="00A118F2" w:rsidP="00A118F2">
      <w:pPr>
        <w:pStyle w:val="ListParagraph"/>
        <w:tabs>
          <w:tab w:val="left" w:pos="653"/>
        </w:tabs>
        <w:spacing w:before="4"/>
        <w:ind w:left="0" w:firstLine="0"/>
        <w:rPr>
          <w:ins w:id="861" w:author="User" w:date="2026-01-22T15:02:00Z"/>
          <w:rStyle w:val="Strong"/>
          <w:rFonts w:ascii="Times New Roman" w:eastAsia="SimSun" w:hAnsi="Times New Roman" w:cs="Times New Roman"/>
          <w:color w:val="222A35" w:themeColor="text2" w:themeShade="80"/>
          <w:sz w:val="28"/>
          <w:szCs w:val="28"/>
        </w:rPr>
      </w:pPr>
    </w:p>
    <w:p w14:paraId="60E163C0" w14:textId="77777777" w:rsidR="00A118F2" w:rsidRPr="000C54C6" w:rsidRDefault="00A118F2" w:rsidP="00A118F2">
      <w:pPr>
        <w:pStyle w:val="ListParagraph"/>
        <w:tabs>
          <w:tab w:val="left" w:pos="653"/>
        </w:tabs>
        <w:spacing w:before="4"/>
        <w:ind w:left="0" w:firstLine="0"/>
        <w:rPr>
          <w:ins w:id="862" w:author="User" w:date="2026-01-22T15:02:00Z"/>
          <w:rFonts w:ascii="Times New Roman" w:eastAsia="SimSun" w:hAnsi="Times New Roman" w:cs="Times New Roman"/>
          <w:b/>
          <w:bCs/>
          <w:color w:val="222A35" w:themeColor="text2" w:themeShade="80"/>
          <w:sz w:val="28"/>
          <w:szCs w:val="28"/>
        </w:rPr>
      </w:pPr>
      <w:ins w:id="863" w:author="User" w:date="2026-01-22T15:02:00Z">
        <w:r w:rsidRPr="000C54C6">
          <w:rPr>
            <w:rFonts w:ascii="Times New Roman" w:eastAsia="SimSun" w:hAnsi="Times New Roman" w:cs="Times New Roman"/>
            <w:b/>
            <w:bCs/>
            <w:color w:val="222A35" w:themeColor="text2" w:themeShade="80"/>
            <w:sz w:val="28"/>
            <w:szCs w:val="28"/>
          </w:rPr>
          <w:t>Account Management</w:t>
        </w:r>
      </w:ins>
      <w:ins w:id="864" w:author="User" w:date="2026-01-22T18:36:00Z">
        <w:r w:rsidR="00192EEF" w:rsidRPr="000C54C6">
          <w:rPr>
            <w:rFonts w:ascii="Times New Roman" w:eastAsia="SimSun" w:hAnsi="Times New Roman" w:cs="Times New Roman"/>
            <w:b/>
            <w:bCs/>
            <w:color w:val="222A35" w:themeColor="text2" w:themeShade="80"/>
            <w:sz w:val="28"/>
            <w:szCs w:val="28"/>
          </w:rPr>
          <w:t xml:space="preserve"> </w:t>
        </w:r>
      </w:ins>
    </w:p>
    <w:p w14:paraId="41BC9F95" w14:textId="77777777" w:rsidR="00A118F2" w:rsidRPr="000C54C6" w:rsidRDefault="00A118F2" w:rsidP="00A118F2">
      <w:pPr>
        <w:pStyle w:val="ListParagraph"/>
        <w:tabs>
          <w:tab w:val="left" w:pos="653"/>
        </w:tabs>
        <w:spacing w:before="4"/>
        <w:ind w:left="0" w:firstLine="0"/>
        <w:rPr>
          <w:ins w:id="865" w:author="User" w:date="2026-01-22T15:02:00Z"/>
          <w:rFonts w:ascii="Times New Roman" w:eastAsia="SimSun" w:hAnsi="Times New Roman" w:cs="Times New Roman"/>
          <w:b/>
          <w:bCs/>
          <w:color w:val="44546A" w:themeColor="text2"/>
          <w:sz w:val="28"/>
          <w:szCs w:val="28"/>
        </w:rPr>
      </w:pPr>
    </w:p>
    <w:p w14:paraId="7C42E101" w14:textId="77777777" w:rsidR="00A118F2" w:rsidRPr="000C54C6" w:rsidRDefault="00A118F2" w:rsidP="00A118F2">
      <w:pPr>
        <w:pStyle w:val="ListParagraph"/>
        <w:numPr>
          <w:ilvl w:val="0"/>
          <w:numId w:val="78"/>
        </w:numPr>
        <w:tabs>
          <w:tab w:val="left" w:pos="653"/>
        </w:tabs>
        <w:spacing w:before="4"/>
        <w:ind w:left="359"/>
        <w:rPr>
          <w:ins w:id="866" w:author="User" w:date="2026-01-22T15:02:00Z"/>
          <w:rFonts w:ascii="Times New Roman" w:eastAsia="SimSun" w:hAnsi="Times New Roman" w:cs="Times New Roman"/>
          <w:b/>
          <w:bCs/>
          <w:color w:val="44546A" w:themeColor="text2"/>
          <w:sz w:val="28"/>
          <w:szCs w:val="28"/>
        </w:rPr>
      </w:pPr>
      <w:ins w:id="867" w:author="User" w:date="2026-01-22T15:02:00Z">
        <w:r w:rsidRPr="000C54C6">
          <w:rPr>
            <w:rFonts w:ascii="Times New Roman" w:eastAsia="SimSun" w:hAnsi="Times New Roman" w:cs="Times New Roman"/>
            <w:b/>
            <w:bCs/>
            <w:color w:val="44546A" w:themeColor="text2"/>
            <w:sz w:val="24"/>
            <w:szCs w:val="24"/>
          </w:rPr>
          <w:t>Fields</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440"/>
        <w:gridCol w:w="1995"/>
        <w:gridCol w:w="1343"/>
        <w:gridCol w:w="1309"/>
        <w:gridCol w:w="2209"/>
      </w:tblGrid>
      <w:tr w:rsidR="00A118F2" w:rsidRPr="000C54C6" w14:paraId="215B06F0" w14:textId="77777777" w:rsidTr="001A18D9">
        <w:trPr>
          <w:tblHeader/>
          <w:ins w:id="868" w:author="User" w:date="2026-01-22T15:02:00Z"/>
        </w:trPr>
        <w:tc>
          <w:tcPr>
            <w:tcW w:w="0" w:type="auto"/>
            <w:tcBorders>
              <w:tl2br w:val="nil"/>
              <w:tr2bl w:val="nil"/>
            </w:tcBorders>
            <w:vAlign w:val="center"/>
          </w:tcPr>
          <w:p w14:paraId="2CBEE750" w14:textId="77777777" w:rsidR="00A118F2" w:rsidRPr="000C54C6" w:rsidRDefault="00A118F2" w:rsidP="001A18D9">
            <w:pPr>
              <w:widowControl/>
              <w:jc w:val="center"/>
              <w:rPr>
                <w:ins w:id="869" w:author="User" w:date="2026-01-22T15:02:00Z"/>
                <w:rFonts w:ascii="Times New Roman" w:hAnsi="Times New Roman" w:cs="Times New Roman"/>
                <w:b/>
                <w:bCs/>
              </w:rPr>
            </w:pPr>
            <w:ins w:id="870" w:author="User" w:date="2026-01-22T15:02:00Z">
              <w:r w:rsidRPr="000C54C6">
                <w:rPr>
                  <w:rStyle w:val="Strong"/>
                  <w:rFonts w:ascii="Times New Roman" w:eastAsia="SimSun" w:hAnsi="Times New Roman" w:cs="Times New Roman"/>
                  <w:lang w:eastAsia="zh-CN" w:bidi="ar"/>
                </w:rPr>
                <w:t>Field Name</w:t>
              </w:r>
            </w:ins>
          </w:p>
        </w:tc>
        <w:tc>
          <w:tcPr>
            <w:tcW w:w="0" w:type="auto"/>
            <w:tcBorders>
              <w:tl2br w:val="nil"/>
              <w:tr2bl w:val="nil"/>
            </w:tcBorders>
            <w:vAlign w:val="center"/>
          </w:tcPr>
          <w:p w14:paraId="32BCBCF5" w14:textId="77777777" w:rsidR="00A118F2" w:rsidRPr="000C54C6" w:rsidRDefault="00A118F2" w:rsidP="001A18D9">
            <w:pPr>
              <w:widowControl/>
              <w:jc w:val="center"/>
              <w:rPr>
                <w:ins w:id="871" w:author="User" w:date="2026-01-22T15:02:00Z"/>
                <w:rFonts w:ascii="Times New Roman" w:hAnsi="Times New Roman" w:cs="Times New Roman"/>
                <w:b/>
                <w:bCs/>
              </w:rPr>
            </w:pPr>
            <w:ins w:id="872" w:author="User" w:date="2026-01-22T15:02:00Z">
              <w:r w:rsidRPr="000C54C6">
                <w:rPr>
                  <w:rStyle w:val="Strong"/>
                  <w:rFonts w:ascii="Times New Roman" w:eastAsia="SimSun" w:hAnsi="Times New Roman" w:cs="Times New Roman"/>
                  <w:lang w:eastAsia="zh-CN" w:bidi="ar"/>
                </w:rPr>
                <w:t>Type</w:t>
              </w:r>
            </w:ins>
          </w:p>
        </w:tc>
        <w:tc>
          <w:tcPr>
            <w:tcW w:w="0" w:type="auto"/>
            <w:tcBorders>
              <w:tl2br w:val="nil"/>
              <w:tr2bl w:val="nil"/>
            </w:tcBorders>
            <w:vAlign w:val="center"/>
          </w:tcPr>
          <w:p w14:paraId="0DA9D521" w14:textId="77777777" w:rsidR="00A118F2" w:rsidRPr="000C54C6" w:rsidRDefault="00A118F2" w:rsidP="001A18D9">
            <w:pPr>
              <w:widowControl/>
              <w:jc w:val="center"/>
              <w:rPr>
                <w:ins w:id="873" w:author="User" w:date="2026-01-22T15:02:00Z"/>
                <w:rFonts w:ascii="Times New Roman" w:hAnsi="Times New Roman" w:cs="Times New Roman"/>
                <w:b/>
                <w:bCs/>
              </w:rPr>
            </w:pPr>
            <w:ins w:id="874" w:author="User" w:date="2026-01-22T15:02:00Z">
              <w:r w:rsidRPr="000C54C6">
                <w:rPr>
                  <w:rStyle w:val="Strong"/>
                  <w:rFonts w:ascii="Times New Roman" w:eastAsia="SimSun" w:hAnsi="Times New Roman" w:cs="Times New Roman"/>
                  <w:lang w:eastAsia="zh-CN" w:bidi="ar"/>
                </w:rPr>
                <w:t>Optional / Mandatory</w:t>
              </w:r>
            </w:ins>
          </w:p>
        </w:tc>
        <w:tc>
          <w:tcPr>
            <w:tcW w:w="0" w:type="auto"/>
            <w:tcBorders>
              <w:tl2br w:val="nil"/>
              <w:tr2bl w:val="nil"/>
            </w:tcBorders>
            <w:vAlign w:val="center"/>
          </w:tcPr>
          <w:p w14:paraId="47620976" w14:textId="77777777" w:rsidR="00A118F2" w:rsidRPr="000C54C6" w:rsidRDefault="00A118F2" w:rsidP="001A18D9">
            <w:pPr>
              <w:widowControl/>
              <w:jc w:val="center"/>
              <w:rPr>
                <w:ins w:id="875" w:author="User" w:date="2026-01-22T15:02:00Z"/>
                <w:rFonts w:ascii="Times New Roman" w:hAnsi="Times New Roman" w:cs="Times New Roman"/>
                <w:b/>
                <w:bCs/>
              </w:rPr>
            </w:pPr>
            <w:ins w:id="876" w:author="User" w:date="2026-01-22T15:02:00Z">
              <w:r w:rsidRPr="000C54C6">
                <w:rPr>
                  <w:rStyle w:val="Strong"/>
                  <w:rFonts w:ascii="Times New Roman" w:eastAsia="SimSun" w:hAnsi="Times New Roman" w:cs="Times New Roman"/>
                  <w:lang w:eastAsia="zh-CN" w:bidi="ar"/>
                </w:rPr>
                <w:t>Picklist Values</w:t>
              </w:r>
            </w:ins>
          </w:p>
        </w:tc>
        <w:tc>
          <w:tcPr>
            <w:tcW w:w="0" w:type="auto"/>
            <w:tcBorders>
              <w:tl2br w:val="nil"/>
              <w:tr2bl w:val="nil"/>
            </w:tcBorders>
            <w:vAlign w:val="center"/>
          </w:tcPr>
          <w:p w14:paraId="1711CFBB" w14:textId="77777777" w:rsidR="00A118F2" w:rsidRPr="000C54C6" w:rsidRDefault="00A118F2" w:rsidP="001A18D9">
            <w:pPr>
              <w:widowControl/>
              <w:jc w:val="center"/>
              <w:rPr>
                <w:ins w:id="877" w:author="User" w:date="2026-01-22T15:02:00Z"/>
                <w:rFonts w:ascii="Times New Roman" w:hAnsi="Times New Roman" w:cs="Times New Roman"/>
                <w:b/>
                <w:bCs/>
              </w:rPr>
            </w:pPr>
            <w:ins w:id="878" w:author="User" w:date="2026-01-22T15:02:00Z">
              <w:r w:rsidRPr="000C54C6">
                <w:rPr>
                  <w:rStyle w:val="Strong"/>
                  <w:rFonts w:ascii="Times New Roman" w:eastAsia="SimSun" w:hAnsi="Times New Roman" w:cs="Times New Roman"/>
                  <w:lang w:eastAsia="zh-CN" w:bidi="ar"/>
                </w:rPr>
                <w:t>Comments</w:t>
              </w:r>
            </w:ins>
          </w:p>
        </w:tc>
      </w:tr>
      <w:tr w:rsidR="00A118F2" w:rsidRPr="000C54C6" w14:paraId="7F08252C" w14:textId="77777777" w:rsidTr="001A18D9">
        <w:trPr>
          <w:ins w:id="879" w:author="User" w:date="2026-01-22T15:02:00Z"/>
        </w:trPr>
        <w:tc>
          <w:tcPr>
            <w:tcW w:w="0" w:type="auto"/>
            <w:tcBorders>
              <w:tl2br w:val="nil"/>
              <w:tr2bl w:val="nil"/>
            </w:tcBorders>
            <w:vAlign w:val="center"/>
          </w:tcPr>
          <w:p w14:paraId="3C25DC09" w14:textId="77777777" w:rsidR="00A118F2" w:rsidRPr="000C54C6" w:rsidRDefault="00A118F2" w:rsidP="001A18D9">
            <w:pPr>
              <w:widowControl/>
              <w:jc w:val="center"/>
              <w:rPr>
                <w:ins w:id="880" w:author="User" w:date="2026-01-22T15:02:00Z"/>
                <w:rFonts w:ascii="Times New Roman" w:hAnsi="Times New Roman" w:cs="Times New Roman"/>
              </w:rPr>
            </w:pPr>
            <w:ins w:id="881" w:author="User" w:date="2026-01-22T15:02:00Z">
              <w:r w:rsidRPr="000C54C6">
                <w:rPr>
                  <w:rFonts w:ascii="Times New Roman" w:eastAsia="SimSun" w:hAnsi="Times New Roman" w:cs="Times New Roman"/>
                  <w:lang w:eastAsia="zh-CN" w:bidi="ar"/>
                </w:rPr>
                <w:t>Account Name</w:t>
              </w:r>
            </w:ins>
          </w:p>
        </w:tc>
        <w:tc>
          <w:tcPr>
            <w:tcW w:w="0" w:type="auto"/>
            <w:tcBorders>
              <w:tl2br w:val="nil"/>
              <w:tr2bl w:val="nil"/>
            </w:tcBorders>
            <w:vAlign w:val="center"/>
          </w:tcPr>
          <w:p w14:paraId="13771D9D" w14:textId="77777777" w:rsidR="00A118F2" w:rsidRPr="000C54C6" w:rsidRDefault="00A118F2" w:rsidP="001A18D9">
            <w:pPr>
              <w:widowControl/>
              <w:jc w:val="center"/>
              <w:rPr>
                <w:ins w:id="882" w:author="User" w:date="2026-01-22T15:02:00Z"/>
                <w:rFonts w:ascii="Times New Roman" w:hAnsi="Times New Roman" w:cs="Times New Roman"/>
              </w:rPr>
            </w:pPr>
            <w:ins w:id="883"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5BB7C96E" w14:textId="77777777" w:rsidR="00A118F2" w:rsidRPr="000C54C6" w:rsidRDefault="00A118F2" w:rsidP="001A18D9">
            <w:pPr>
              <w:widowControl/>
              <w:jc w:val="center"/>
              <w:rPr>
                <w:ins w:id="884" w:author="User" w:date="2026-01-22T15:02:00Z"/>
                <w:rFonts w:ascii="Times New Roman" w:hAnsi="Times New Roman" w:cs="Times New Roman"/>
              </w:rPr>
            </w:pPr>
            <w:ins w:id="885"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34B7600C" w14:textId="77777777" w:rsidR="00A118F2" w:rsidRPr="000C54C6" w:rsidRDefault="00A118F2" w:rsidP="001A18D9">
            <w:pPr>
              <w:widowControl/>
              <w:jc w:val="center"/>
              <w:rPr>
                <w:ins w:id="886" w:author="User" w:date="2026-01-22T15:02:00Z"/>
                <w:rFonts w:ascii="Times New Roman" w:hAnsi="Times New Roman" w:cs="Times New Roman"/>
              </w:rPr>
            </w:pPr>
            <w:ins w:id="887"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79EC7317" w14:textId="77777777" w:rsidR="00A118F2" w:rsidRPr="000C54C6" w:rsidRDefault="00A118F2" w:rsidP="001A18D9">
            <w:pPr>
              <w:widowControl/>
              <w:rPr>
                <w:ins w:id="888" w:author="User" w:date="2026-01-22T15:02:00Z"/>
                <w:rFonts w:ascii="Times New Roman" w:hAnsi="Times New Roman" w:cs="Times New Roman"/>
              </w:rPr>
            </w:pPr>
            <w:ins w:id="889" w:author="User" w:date="2026-01-22T15:02:00Z">
              <w:r w:rsidRPr="000C54C6">
                <w:rPr>
                  <w:rFonts w:ascii="Times New Roman" w:eastAsia="SimSun" w:hAnsi="Times New Roman" w:cs="Times New Roman"/>
                  <w:lang w:eastAsia="zh-CN" w:bidi="ar"/>
                </w:rPr>
                <w:t>Name of the customer or organization.</w:t>
              </w:r>
            </w:ins>
          </w:p>
        </w:tc>
      </w:tr>
      <w:tr w:rsidR="00A118F2" w:rsidRPr="000C54C6" w14:paraId="29F717C1" w14:textId="77777777" w:rsidTr="001A18D9">
        <w:trPr>
          <w:ins w:id="890" w:author="User" w:date="2026-01-22T15:02:00Z"/>
        </w:trPr>
        <w:tc>
          <w:tcPr>
            <w:tcW w:w="0" w:type="auto"/>
            <w:tcBorders>
              <w:tl2br w:val="nil"/>
              <w:tr2bl w:val="nil"/>
            </w:tcBorders>
            <w:vAlign w:val="center"/>
          </w:tcPr>
          <w:p w14:paraId="768717DF" w14:textId="77777777" w:rsidR="00A118F2" w:rsidRPr="000C54C6" w:rsidRDefault="00A118F2" w:rsidP="001A18D9">
            <w:pPr>
              <w:widowControl/>
              <w:jc w:val="center"/>
              <w:rPr>
                <w:ins w:id="891" w:author="User" w:date="2026-01-22T15:02:00Z"/>
                <w:rFonts w:ascii="Times New Roman" w:hAnsi="Times New Roman" w:cs="Times New Roman"/>
              </w:rPr>
            </w:pPr>
            <w:ins w:id="892" w:author="User" w:date="2026-01-22T15:02:00Z">
              <w:r w:rsidRPr="000C54C6">
                <w:rPr>
                  <w:rFonts w:ascii="Times New Roman" w:eastAsia="SimSun" w:hAnsi="Times New Roman" w:cs="Times New Roman"/>
                  <w:lang w:eastAsia="zh-CN" w:bidi="ar"/>
                </w:rPr>
                <w:t>Customer Code</w:t>
              </w:r>
            </w:ins>
          </w:p>
        </w:tc>
        <w:tc>
          <w:tcPr>
            <w:tcW w:w="0" w:type="auto"/>
            <w:tcBorders>
              <w:tl2br w:val="nil"/>
              <w:tr2bl w:val="nil"/>
            </w:tcBorders>
            <w:vAlign w:val="center"/>
          </w:tcPr>
          <w:p w14:paraId="37ABAED6" w14:textId="77777777" w:rsidR="00A118F2" w:rsidRPr="000C54C6" w:rsidRDefault="00A118F2" w:rsidP="001A18D9">
            <w:pPr>
              <w:widowControl/>
              <w:jc w:val="center"/>
              <w:rPr>
                <w:ins w:id="893" w:author="User" w:date="2026-01-22T15:02:00Z"/>
                <w:rFonts w:ascii="Times New Roman" w:hAnsi="Times New Roman" w:cs="Times New Roman"/>
              </w:rPr>
            </w:pPr>
            <w:ins w:id="894" w:author="User" w:date="2026-01-22T15:02:00Z">
              <w:r w:rsidRPr="000C54C6">
                <w:rPr>
                  <w:rFonts w:ascii="Times New Roman" w:eastAsia="SimSun" w:hAnsi="Times New Roman" w:cs="Times New Roman"/>
                  <w:lang w:eastAsia="zh-CN" w:bidi="ar"/>
                </w:rPr>
                <w:t>Auto-generated</w:t>
              </w:r>
            </w:ins>
          </w:p>
        </w:tc>
        <w:tc>
          <w:tcPr>
            <w:tcW w:w="0" w:type="auto"/>
            <w:tcBorders>
              <w:tl2br w:val="nil"/>
              <w:tr2bl w:val="nil"/>
            </w:tcBorders>
            <w:vAlign w:val="center"/>
          </w:tcPr>
          <w:p w14:paraId="505F2614" w14:textId="77777777" w:rsidR="00A118F2" w:rsidRPr="000C54C6" w:rsidRDefault="00A118F2" w:rsidP="001A18D9">
            <w:pPr>
              <w:widowControl/>
              <w:jc w:val="center"/>
              <w:rPr>
                <w:ins w:id="895" w:author="User" w:date="2026-01-22T15:02:00Z"/>
                <w:rFonts w:ascii="Times New Roman" w:hAnsi="Times New Roman" w:cs="Times New Roman"/>
              </w:rPr>
            </w:pPr>
            <w:ins w:id="896"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6D449B0A" w14:textId="77777777" w:rsidR="00A118F2" w:rsidRPr="000C54C6" w:rsidRDefault="00A118F2" w:rsidP="001A18D9">
            <w:pPr>
              <w:widowControl/>
              <w:jc w:val="center"/>
              <w:rPr>
                <w:ins w:id="897" w:author="User" w:date="2026-01-22T15:02:00Z"/>
                <w:rFonts w:ascii="Times New Roman" w:hAnsi="Times New Roman" w:cs="Times New Roman"/>
              </w:rPr>
            </w:pPr>
            <w:ins w:id="898"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7BFCBD4C" w14:textId="77777777" w:rsidR="00A118F2" w:rsidRPr="000C54C6" w:rsidRDefault="00A118F2" w:rsidP="001A18D9">
            <w:pPr>
              <w:widowControl/>
              <w:rPr>
                <w:ins w:id="899" w:author="User" w:date="2026-01-22T15:02:00Z"/>
                <w:rFonts w:ascii="Times New Roman" w:hAnsi="Times New Roman" w:cs="Times New Roman"/>
              </w:rPr>
            </w:pPr>
            <w:ins w:id="900" w:author="User" w:date="2026-01-22T15:02:00Z">
              <w:r w:rsidRPr="000C54C6">
                <w:rPr>
                  <w:rFonts w:ascii="Times New Roman" w:eastAsia="SimSun" w:hAnsi="Times New Roman" w:cs="Times New Roman"/>
                  <w:lang w:eastAsia="zh-CN" w:bidi="ar"/>
                </w:rPr>
                <w:t>Unique system-generated ID for every Account.</w:t>
              </w:r>
            </w:ins>
          </w:p>
        </w:tc>
      </w:tr>
      <w:tr w:rsidR="00A118F2" w:rsidRPr="000C54C6" w14:paraId="61A82203" w14:textId="77777777" w:rsidTr="001A18D9">
        <w:trPr>
          <w:ins w:id="901" w:author="User" w:date="2026-01-22T15:02:00Z"/>
        </w:trPr>
        <w:tc>
          <w:tcPr>
            <w:tcW w:w="0" w:type="auto"/>
            <w:tcBorders>
              <w:tl2br w:val="nil"/>
              <w:tr2bl w:val="nil"/>
            </w:tcBorders>
            <w:vAlign w:val="center"/>
          </w:tcPr>
          <w:p w14:paraId="0757066E" w14:textId="77777777" w:rsidR="00A118F2" w:rsidRPr="000C54C6" w:rsidRDefault="00A118F2" w:rsidP="001A18D9">
            <w:pPr>
              <w:widowControl/>
              <w:jc w:val="center"/>
              <w:rPr>
                <w:ins w:id="902" w:author="User" w:date="2026-01-22T15:02:00Z"/>
                <w:rFonts w:ascii="Times New Roman" w:hAnsi="Times New Roman" w:cs="Times New Roman"/>
              </w:rPr>
            </w:pPr>
            <w:ins w:id="903" w:author="User" w:date="2026-01-22T15:02:00Z">
              <w:r w:rsidRPr="000C54C6">
                <w:rPr>
                  <w:rFonts w:ascii="Times New Roman" w:eastAsia="SimSun" w:hAnsi="Times New Roman" w:cs="Times New Roman"/>
                  <w:lang w:eastAsia="zh-CN" w:bidi="ar"/>
                </w:rPr>
                <w:t>Phone Number (Primary)</w:t>
              </w:r>
            </w:ins>
          </w:p>
        </w:tc>
        <w:tc>
          <w:tcPr>
            <w:tcW w:w="0" w:type="auto"/>
            <w:tcBorders>
              <w:tl2br w:val="nil"/>
              <w:tr2bl w:val="nil"/>
            </w:tcBorders>
            <w:vAlign w:val="center"/>
          </w:tcPr>
          <w:p w14:paraId="309E7018" w14:textId="77777777" w:rsidR="00A118F2" w:rsidRPr="000C54C6" w:rsidRDefault="00A118F2" w:rsidP="001A18D9">
            <w:pPr>
              <w:widowControl/>
              <w:jc w:val="center"/>
              <w:rPr>
                <w:ins w:id="904" w:author="User" w:date="2026-01-22T15:02:00Z"/>
                <w:rFonts w:ascii="Times New Roman" w:hAnsi="Times New Roman" w:cs="Times New Roman"/>
              </w:rPr>
            </w:pPr>
            <w:ins w:id="905" w:author="User" w:date="2026-01-22T15:02:00Z">
              <w:r w:rsidRPr="000C54C6">
                <w:rPr>
                  <w:rFonts w:ascii="Times New Roman" w:eastAsia="SimSun" w:hAnsi="Times New Roman" w:cs="Times New Roman"/>
                  <w:lang w:eastAsia="zh-CN" w:bidi="ar"/>
                </w:rPr>
                <w:t>Phone</w:t>
              </w:r>
            </w:ins>
          </w:p>
        </w:tc>
        <w:tc>
          <w:tcPr>
            <w:tcW w:w="0" w:type="auto"/>
            <w:tcBorders>
              <w:tl2br w:val="nil"/>
              <w:tr2bl w:val="nil"/>
            </w:tcBorders>
            <w:vAlign w:val="center"/>
          </w:tcPr>
          <w:p w14:paraId="493F2328" w14:textId="77777777" w:rsidR="00A118F2" w:rsidRPr="000C54C6" w:rsidRDefault="00A118F2" w:rsidP="001A18D9">
            <w:pPr>
              <w:widowControl/>
              <w:jc w:val="center"/>
              <w:rPr>
                <w:ins w:id="906" w:author="User" w:date="2026-01-22T15:02:00Z"/>
                <w:rFonts w:ascii="Times New Roman" w:hAnsi="Times New Roman" w:cs="Times New Roman"/>
              </w:rPr>
            </w:pPr>
            <w:ins w:id="907"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16349897" w14:textId="77777777" w:rsidR="00A118F2" w:rsidRPr="000C54C6" w:rsidRDefault="00A118F2" w:rsidP="001A18D9">
            <w:pPr>
              <w:widowControl/>
              <w:jc w:val="center"/>
              <w:rPr>
                <w:ins w:id="908" w:author="User" w:date="2026-01-22T15:02:00Z"/>
                <w:rFonts w:ascii="Times New Roman" w:hAnsi="Times New Roman" w:cs="Times New Roman"/>
              </w:rPr>
            </w:pPr>
            <w:ins w:id="909"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7ACE9146" w14:textId="77777777" w:rsidR="00A118F2" w:rsidRPr="000C54C6" w:rsidRDefault="00A118F2" w:rsidP="001A18D9">
            <w:pPr>
              <w:widowControl/>
              <w:rPr>
                <w:ins w:id="910" w:author="User" w:date="2026-01-22T15:02:00Z"/>
                <w:rFonts w:ascii="Times New Roman" w:hAnsi="Times New Roman" w:cs="Times New Roman"/>
              </w:rPr>
            </w:pPr>
            <w:ins w:id="911" w:author="User" w:date="2026-01-22T15:02:00Z">
              <w:r w:rsidRPr="000C54C6">
                <w:rPr>
                  <w:rFonts w:ascii="Times New Roman" w:eastAsia="SimSun" w:hAnsi="Times New Roman" w:cs="Times New Roman"/>
                  <w:lang w:eastAsia="zh-CN" w:bidi="ar"/>
                </w:rPr>
                <w:t>Used for customer contact and duplication validation.</w:t>
              </w:r>
            </w:ins>
          </w:p>
        </w:tc>
      </w:tr>
      <w:tr w:rsidR="00A118F2" w:rsidRPr="000C54C6" w14:paraId="4BBA804E" w14:textId="77777777" w:rsidTr="001A18D9">
        <w:trPr>
          <w:ins w:id="912" w:author="User" w:date="2026-01-22T15:02:00Z"/>
        </w:trPr>
        <w:tc>
          <w:tcPr>
            <w:tcW w:w="0" w:type="auto"/>
            <w:tcBorders>
              <w:tl2br w:val="nil"/>
              <w:tr2bl w:val="nil"/>
            </w:tcBorders>
            <w:vAlign w:val="center"/>
          </w:tcPr>
          <w:p w14:paraId="0A2DC966" w14:textId="77777777" w:rsidR="00A118F2" w:rsidRPr="000C54C6" w:rsidRDefault="00A118F2" w:rsidP="001A18D9">
            <w:pPr>
              <w:widowControl/>
              <w:jc w:val="center"/>
              <w:rPr>
                <w:ins w:id="913" w:author="User" w:date="2026-01-22T15:02:00Z"/>
                <w:rFonts w:ascii="Times New Roman" w:hAnsi="Times New Roman" w:cs="Times New Roman"/>
              </w:rPr>
            </w:pPr>
            <w:ins w:id="914" w:author="User" w:date="2026-01-22T15:02:00Z">
              <w:r w:rsidRPr="000C54C6">
                <w:rPr>
                  <w:rFonts w:ascii="Times New Roman" w:eastAsia="SimSun" w:hAnsi="Times New Roman" w:cs="Times New Roman"/>
                  <w:lang w:eastAsia="zh-CN" w:bidi="ar"/>
                </w:rPr>
                <w:t>Secondary Phone Number</w:t>
              </w:r>
            </w:ins>
          </w:p>
        </w:tc>
        <w:tc>
          <w:tcPr>
            <w:tcW w:w="0" w:type="auto"/>
            <w:tcBorders>
              <w:tl2br w:val="nil"/>
              <w:tr2bl w:val="nil"/>
            </w:tcBorders>
            <w:vAlign w:val="center"/>
          </w:tcPr>
          <w:p w14:paraId="19940EA5" w14:textId="77777777" w:rsidR="00A118F2" w:rsidRPr="000C54C6" w:rsidRDefault="00A118F2" w:rsidP="001A18D9">
            <w:pPr>
              <w:widowControl/>
              <w:jc w:val="center"/>
              <w:rPr>
                <w:ins w:id="915" w:author="User" w:date="2026-01-22T15:02:00Z"/>
                <w:rFonts w:ascii="Times New Roman" w:hAnsi="Times New Roman" w:cs="Times New Roman"/>
              </w:rPr>
            </w:pPr>
            <w:ins w:id="916" w:author="User" w:date="2026-01-22T15:02:00Z">
              <w:r w:rsidRPr="000C54C6">
                <w:rPr>
                  <w:rFonts w:ascii="Times New Roman" w:eastAsia="SimSun" w:hAnsi="Times New Roman" w:cs="Times New Roman"/>
                  <w:lang w:eastAsia="zh-CN" w:bidi="ar"/>
                </w:rPr>
                <w:t>Phone</w:t>
              </w:r>
            </w:ins>
          </w:p>
        </w:tc>
        <w:tc>
          <w:tcPr>
            <w:tcW w:w="0" w:type="auto"/>
            <w:tcBorders>
              <w:tl2br w:val="nil"/>
              <w:tr2bl w:val="nil"/>
            </w:tcBorders>
            <w:vAlign w:val="center"/>
          </w:tcPr>
          <w:p w14:paraId="60029972" w14:textId="77777777" w:rsidR="00A118F2" w:rsidRPr="000C54C6" w:rsidRDefault="00A118F2" w:rsidP="001A18D9">
            <w:pPr>
              <w:widowControl/>
              <w:jc w:val="center"/>
              <w:rPr>
                <w:ins w:id="917" w:author="User" w:date="2026-01-22T15:02:00Z"/>
                <w:rFonts w:ascii="Times New Roman" w:hAnsi="Times New Roman" w:cs="Times New Roman"/>
              </w:rPr>
            </w:pPr>
            <w:ins w:id="918"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5EC58B85" w14:textId="77777777" w:rsidR="00A118F2" w:rsidRPr="000C54C6" w:rsidRDefault="00A118F2" w:rsidP="001A18D9">
            <w:pPr>
              <w:widowControl/>
              <w:jc w:val="center"/>
              <w:rPr>
                <w:ins w:id="919" w:author="User" w:date="2026-01-22T15:02:00Z"/>
                <w:rFonts w:ascii="Times New Roman" w:hAnsi="Times New Roman" w:cs="Times New Roman"/>
              </w:rPr>
            </w:pPr>
            <w:ins w:id="920"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5B8656BD" w14:textId="77777777" w:rsidR="00A118F2" w:rsidRPr="000C54C6" w:rsidRDefault="00A118F2" w:rsidP="001A18D9">
            <w:pPr>
              <w:widowControl/>
              <w:rPr>
                <w:ins w:id="921" w:author="User" w:date="2026-01-22T15:02:00Z"/>
                <w:rFonts w:ascii="Times New Roman" w:hAnsi="Times New Roman" w:cs="Times New Roman"/>
              </w:rPr>
            </w:pPr>
            <w:ins w:id="922" w:author="User" w:date="2026-01-22T15:02:00Z">
              <w:r w:rsidRPr="000C54C6">
                <w:rPr>
                  <w:rFonts w:ascii="Times New Roman" w:eastAsia="SimSun" w:hAnsi="Times New Roman" w:cs="Times New Roman"/>
                  <w:lang w:eastAsia="zh-CN" w:bidi="ar"/>
                </w:rPr>
                <w:t>Alternate contact number. Used for duplication check.</w:t>
              </w:r>
            </w:ins>
          </w:p>
        </w:tc>
      </w:tr>
      <w:tr w:rsidR="00A118F2" w:rsidRPr="000C54C6" w14:paraId="44AB9B6F" w14:textId="77777777" w:rsidTr="001A18D9">
        <w:trPr>
          <w:ins w:id="923" w:author="User" w:date="2026-01-22T15:02:00Z"/>
        </w:trPr>
        <w:tc>
          <w:tcPr>
            <w:tcW w:w="0" w:type="auto"/>
            <w:tcBorders>
              <w:tl2br w:val="nil"/>
              <w:tr2bl w:val="nil"/>
            </w:tcBorders>
            <w:vAlign w:val="center"/>
          </w:tcPr>
          <w:p w14:paraId="4CD8FC8A" w14:textId="77777777" w:rsidR="00A118F2" w:rsidRPr="000C54C6" w:rsidRDefault="00A118F2" w:rsidP="001A18D9">
            <w:pPr>
              <w:widowControl/>
              <w:jc w:val="center"/>
              <w:rPr>
                <w:ins w:id="924" w:author="User" w:date="2026-01-22T15:02:00Z"/>
                <w:rFonts w:ascii="Times New Roman" w:hAnsi="Times New Roman" w:cs="Times New Roman"/>
              </w:rPr>
            </w:pPr>
            <w:ins w:id="925" w:author="User" w:date="2026-01-22T15:02:00Z">
              <w:r w:rsidRPr="000C54C6">
                <w:rPr>
                  <w:rFonts w:ascii="Times New Roman" w:eastAsia="SimSun" w:hAnsi="Times New Roman" w:cs="Times New Roman"/>
                  <w:lang w:eastAsia="zh-CN" w:bidi="ar"/>
                </w:rPr>
                <w:t>Email</w:t>
              </w:r>
            </w:ins>
          </w:p>
        </w:tc>
        <w:tc>
          <w:tcPr>
            <w:tcW w:w="0" w:type="auto"/>
            <w:tcBorders>
              <w:tl2br w:val="nil"/>
              <w:tr2bl w:val="nil"/>
            </w:tcBorders>
            <w:vAlign w:val="center"/>
          </w:tcPr>
          <w:p w14:paraId="3B5D098F" w14:textId="77777777" w:rsidR="00A118F2" w:rsidRPr="000C54C6" w:rsidRDefault="00A118F2" w:rsidP="001A18D9">
            <w:pPr>
              <w:widowControl/>
              <w:jc w:val="center"/>
              <w:rPr>
                <w:ins w:id="926" w:author="User" w:date="2026-01-22T15:02:00Z"/>
                <w:rFonts w:ascii="Times New Roman" w:hAnsi="Times New Roman" w:cs="Times New Roman"/>
              </w:rPr>
            </w:pPr>
            <w:ins w:id="927" w:author="User" w:date="2026-01-22T15:02:00Z">
              <w:r w:rsidRPr="000C54C6">
                <w:rPr>
                  <w:rFonts w:ascii="Times New Roman" w:eastAsia="SimSun" w:hAnsi="Times New Roman" w:cs="Times New Roman"/>
                  <w:lang w:eastAsia="zh-CN" w:bidi="ar"/>
                </w:rPr>
                <w:t>Email</w:t>
              </w:r>
            </w:ins>
          </w:p>
        </w:tc>
        <w:tc>
          <w:tcPr>
            <w:tcW w:w="0" w:type="auto"/>
            <w:tcBorders>
              <w:tl2br w:val="nil"/>
              <w:tr2bl w:val="nil"/>
            </w:tcBorders>
            <w:vAlign w:val="center"/>
          </w:tcPr>
          <w:p w14:paraId="7B447B1A" w14:textId="77777777" w:rsidR="00A118F2" w:rsidRPr="000C54C6" w:rsidRDefault="00A118F2" w:rsidP="001A18D9">
            <w:pPr>
              <w:widowControl/>
              <w:jc w:val="center"/>
              <w:rPr>
                <w:ins w:id="928" w:author="User" w:date="2026-01-22T15:02:00Z"/>
                <w:rFonts w:ascii="Times New Roman" w:hAnsi="Times New Roman" w:cs="Times New Roman"/>
              </w:rPr>
            </w:pPr>
            <w:ins w:id="929"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0D339194" w14:textId="77777777" w:rsidR="00A118F2" w:rsidRPr="000C54C6" w:rsidRDefault="00A118F2" w:rsidP="001A18D9">
            <w:pPr>
              <w:widowControl/>
              <w:jc w:val="center"/>
              <w:rPr>
                <w:ins w:id="930" w:author="User" w:date="2026-01-22T15:02:00Z"/>
                <w:rFonts w:ascii="Times New Roman" w:hAnsi="Times New Roman" w:cs="Times New Roman"/>
              </w:rPr>
            </w:pPr>
            <w:ins w:id="931"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0E649B6F" w14:textId="77777777" w:rsidR="00A118F2" w:rsidRPr="000C54C6" w:rsidRDefault="00A118F2" w:rsidP="001A18D9">
            <w:pPr>
              <w:widowControl/>
              <w:rPr>
                <w:ins w:id="932" w:author="User" w:date="2026-01-22T15:02:00Z"/>
                <w:rFonts w:ascii="Times New Roman" w:hAnsi="Times New Roman" w:cs="Times New Roman"/>
              </w:rPr>
            </w:pPr>
            <w:ins w:id="933" w:author="User" w:date="2026-01-22T15:02:00Z">
              <w:r w:rsidRPr="000C54C6">
                <w:rPr>
                  <w:rFonts w:ascii="Times New Roman" w:eastAsia="SimSun" w:hAnsi="Times New Roman" w:cs="Times New Roman"/>
                  <w:lang w:eastAsia="zh-CN" w:bidi="ar"/>
                </w:rPr>
                <w:t>Customer’s official email address.</w:t>
              </w:r>
            </w:ins>
          </w:p>
        </w:tc>
      </w:tr>
      <w:tr w:rsidR="00A118F2" w:rsidRPr="000C54C6" w14:paraId="37DBDCF5" w14:textId="77777777" w:rsidTr="001A18D9">
        <w:trPr>
          <w:ins w:id="934" w:author="User" w:date="2026-01-22T15:02:00Z"/>
        </w:trPr>
        <w:tc>
          <w:tcPr>
            <w:tcW w:w="0" w:type="auto"/>
            <w:tcBorders>
              <w:tl2br w:val="nil"/>
              <w:tr2bl w:val="nil"/>
            </w:tcBorders>
            <w:vAlign w:val="center"/>
          </w:tcPr>
          <w:p w14:paraId="0676CE50" w14:textId="77777777" w:rsidR="00A118F2" w:rsidRPr="000C54C6" w:rsidRDefault="00A118F2" w:rsidP="001A18D9">
            <w:pPr>
              <w:widowControl/>
              <w:jc w:val="center"/>
              <w:rPr>
                <w:ins w:id="935" w:author="User" w:date="2026-01-22T15:02:00Z"/>
                <w:rFonts w:ascii="Times New Roman" w:hAnsi="Times New Roman" w:cs="Times New Roman"/>
              </w:rPr>
            </w:pPr>
            <w:ins w:id="936" w:author="User" w:date="2026-01-22T15:02:00Z">
              <w:r w:rsidRPr="000C54C6">
                <w:rPr>
                  <w:rFonts w:ascii="Times New Roman" w:eastAsia="SimSun" w:hAnsi="Times New Roman" w:cs="Times New Roman"/>
                  <w:lang w:eastAsia="zh-CN" w:bidi="ar"/>
                </w:rPr>
                <w:t>Secondary Email</w:t>
              </w:r>
            </w:ins>
          </w:p>
        </w:tc>
        <w:tc>
          <w:tcPr>
            <w:tcW w:w="0" w:type="auto"/>
            <w:tcBorders>
              <w:tl2br w:val="nil"/>
              <w:tr2bl w:val="nil"/>
            </w:tcBorders>
            <w:vAlign w:val="center"/>
          </w:tcPr>
          <w:p w14:paraId="16D59680" w14:textId="77777777" w:rsidR="00A118F2" w:rsidRPr="000C54C6" w:rsidRDefault="00A118F2" w:rsidP="001A18D9">
            <w:pPr>
              <w:widowControl/>
              <w:jc w:val="center"/>
              <w:rPr>
                <w:ins w:id="937" w:author="User" w:date="2026-01-22T15:02:00Z"/>
                <w:rFonts w:ascii="Times New Roman" w:hAnsi="Times New Roman" w:cs="Times New Roman"/>
              </w:rPr>
            </w:pPr>
            <w:ins w:id="938" w:author="User" w:date="2026-01-22T15:02:00Z">
              <w:r w:rsidRPr="000C54C6">
                <w:rPr>
                  <w:rFonts w:ascii="Times New Roman" w:eastAsia="SimSun" w:hAnsi="Times New Roman" w:cs="Times New Roman"/>
                  <w:lang w:eastAsia="zh-CN" w:bidi="ar"/>
                </w:rPr>
                <w:t>Email</w:t>
              </w:r>
            </w:ins>
          </w:p>
        </w:tc>
        <w:tc>
          <w:tcPr>
            <w:tcW w:w="0" w:type="auto"/>
            <w:tcBorders>
              <w:tl2br w:val="nil"/>
              <w:tr2bl w:val="nil"/>
            </w:tcBorders>
            <w:vAlign w:val="center"/>
          </w:tcPr>
          <w:p w14:paraId="1AFB7243" w14:textId="77777777" w:rsidR="00A118F2" w:rsidRPr="000C54C6" w:rsidRDefault="00A118F2" w:rsidP="001A18D9">
            <w:pPr>
              <w:widowControl/>
              <w:jc w:val="center"/>
              <w:rPr>
                <w:ins w:id="939" w:author="User" w:date="2026-01-22T15:02:00Z"/>
                <w:rFonts w:ascii="Times New Roman" w:hAnsi="Times New Roman" w:cs="Times New Roman"/>
              </w:rPr>
            </w:pPr>
            <w:ins w:id="940"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3B5B2BF0" w14:textId="77777777" w:rsidR="00A118F2" w:rsidRPr="000C54C6" w:rsidRDefault="00A118F2" w:rsidP="001A18D9">
            <w:pPr>
              <w:widowControl/>
              <w:jc w:val="center"/>
              <w:rPr>
                <w:ins w:id="941" w:author="User" w:date="2026-01-22T15:02:00Z"/>
                <w:rFonts w:ascii="Times New Roman" w:hAnsi="Times New Roman" w:cs="Times New Roman"/>
              </w:rPr>
            </w:pPr>
            <w:ins w:id="942"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33B1677C" w14:textId="77777777" w:rsidR="00A118F2" w:rsidRPr="000C54C6" w:rsidRDefault="00A118F2" w:rsidP="001A18D9">
            <w:pPr>
              <w:widowControl/>
              <w:rPr>
                <w:ins w:id="943" w:author="User" w:date="2026-01-22T15:02:00Z"/>
                <w:rFonts w:ascii="Times New Roman" w:hAnsi="Times New Roman" w:cs="Times New Roman"/>
              </w:rPr>
            </w:pPr>
            <w:ins w:id="944" w:author="User" w:date="2026-01-22T15:02:00Z">
              <w:r w:rsidRPr="000C54C6">
                <w:rPr>
                  <w:rFonts w:ascii="Times New Roman" w:eastAsia="SimSun" w:hAnsi="Times New Roman" w:cs="Times New Roman"/>
                  <w:lang w:eastAsia="zh-CN" w:bidi="ar"/>
                </w:rPr>
                <w:t>Customer’s sec. email address.</w:t>
              </w:r>
            </w:ins>
          </w:p>
        </w:tc>
      </w:tr>
      <w:tr w:rsidR="00A118F2" w:rsidRPr="000C54C6" w14:paraId="0E9585C0" w14:textId="77777777" w:rsidTr="001A18D9">
        <w:trPr>
          <w:ins w:id="945" w:author="User" w:date="2026-01-22T15:02:00Z"/>
        </w:trPr>
        <w:tc>
          <w:tcPr>
            <w:tcW w:w="0" w:type="auto"/>
            <w:tcBorders>
              <w:tl2br w:val="nil"/>
              <w:tr2bl w:val="nil"/>
            </w:tcBorders>
            <w:vAlign w:val="center"/>
          </w:tcPr>
          <w:p w14:paraId="08B885D7" w14:textId="77777777" w:rsidR="00A118F2" w:rsidRPr="000C54C6" w:rsidRDefault="00A118F2" w:rsidP="001A18D9">
            <w:pPr>
              <w:widowControl/>
              <w:jc w:val="center"/>
              <w:rPr>
                <w:ins w:id="946" w:author="User" w:date="2026-01-22T15:02:00Z"/>
                <w:rFonts w:ascii="Times New Roman" w:hAnsi="Times New Roman" w:cs="Times New Roman"/>
              </w:rPr>
            </w:pPr>
            <w:ins w:id="947" w:author="User" w:date="2026-01-22T15:02:00Z">
              <w:r w:rsidRPr="000C54C6">
                <w:rPr>
                  <w:rFonts w:ascii="Times New Roman" w:eastAsia="SimSun" w:hAnsi="Times New Roman" w:cs="Times New Roman"/>
                  <w:lang w:eastAsia="zh-CN" w:bidi="ar"/>
                </w:rPr>
                <w:t>PAN Number</w:t>
              </w:r>
            </w:ins>
          </w:p>
        </w:tc>
        <w:tc>
          <w:tcPr>
            <w:tcW w:w="0" w:type="auto"/>
            <w:tcBorders>
              <w:tl2br w:val="nil"/>
              <w:tr2bl w:val="nil"/>
            </w:tcBorders>
            <w:vAlign w:val="center"/>
          </w:tcPr>
          <w:p w14:paraId="29F32CA0" w14:textId="77777777" w:rsidR="00A118F2" w:rsidRPr="000C54C6" w:rsidRDefault="00A118F2" w:rsidP="001A18D9">
            <w:pPr>
              <w:widowControl/>
              <w:jc w:val="center"/>
              <w:rPr>
                <w:ins w:id="948" w:author="User" w:date="2026-01-22T15:02:00Z"/>
                <w:rFonts w:ascii="Times New Roman" w:hAnsi="Times New Roman" w:cs="Times New Roman"/>
              </w:rPr>
            </w:pPr>
            <w:ins w:id="949"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7103AD58" w14:textId="77777777" w:rsidR="00A118F2" w:rsidRPr="000C54C6" w:rsidRDefault="00A118F2" w:rsidP="001A18D9">
            <w:pPr>
              <w:widowControl/>
              <w:jc w:val="center"/>
              <w:rPr>
                <w:ins w:id="950" w:author="User" w:date="2026-01-22T15:02:00Z"/>
                <w:rFonts w:ascii="Times New Roman" w:hAnsi="Times New Roman" w:cs="Times New Roman"/>
              </w:rPr>
            </w:pPr>
            <w:ins w:id="951"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351E0427" w14:textId="77777777" w:rsidR="00A118F2" w:rsidRPr="000C54C6" w:rsidRDefault="00A118F2" w:rsidP="001A18D9">
            <w:pPr>
              <w:widowControl/>
              <w:jc w:val="center"/>
              <w:rPr>
                <w:ins w:id="952" w:author="User" w:date="2026-01-22T15:02:00Z"/>
                <w:rFonts w:ascii="Times New Roman" w:hAnsi="Times New Roman" w:cs="Times New Roman"/>
              </w:rPr>
            </w:pPr>
            <w:ins w:id="953"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5B921752" w14:textId="77777777" w:rsidR="00A118F2" w:rsidRPr="000C54C6" w:rsidRDefault="00A118F2" w:rsidP="001A18D9">
            <w:pPr>
              <w:widowControl/>
              <w:rPr>
                <w:ins w:id="954" w:author="User" w:date="2026-01-22T15:02:00Z"/>
                <w:rFonts w:ascii="Times New Roman" w:hAnsi="Times New Roman" w:cs="Times New Roman"/>
              </w:rPr>
            </w:pPr>
            <w:ins w:id="955" w:author="User" w:date="2026-01-22T15:02:00Z">
              <w:r w:rsidRPr="000C54C6">
                <w:rPr>
                  <w:rFonts w:ascii="Times New Roman" w:eastAsia="SimSun" w:hAnsi="Times New Roman" w:cs="Times New Roman"/>
                  <w:lang w:eastAsia="zh-CN" w:bidi="ar"/>
                </w:rPr>
                <w:t>Permanent Account Number used for duplication validation.</w:t>
              </w:r>
            </w:ins>
          </w:p>
        </w:tc>
      </w:tr>
      <w:tr w:rsidR="00A118F2" w:rsidRPr="000C54C6" w14:paraId="22986B4F" w14:textId="77777777" w:rsidTr="001A18D9">
        <w:trPr>
          <w:ins w:id="956" w:author="User" w:date="2026-01-22T15:02:00Z"/>
        </w:trPr>
        <w:tc>
          <w:tcPr>
            <w:tcW w:w="0" w:type="auto"/>
            <w:tcBorders>
              <w:tl2br w:val="nil"/>
              <w:tr2bl w:val="nil"/>
            </w:tcBorders>
            <w:vAlign w:val="center"/>
          </w:tcPr>
          <w:p w14:paraId="1938CBE0" w14:textId="77777777" w:rsidR="00A118F2" w:rsidRPr="000C54C6" w:rsidRDefault="00A118F2" w:rsidP="001A18D9">
            <w:pPr>
              <w:widowControl/>
              <w:jc w:val="center"/>
              <w:rPr>
                <w:ins w:id="957" w:author="User" w:date="2026-01-22T15:02:00Z"/>
                <w:rFonts w:ascii="Times New Roman" w:eastAsia="SimSun" w:hAnsi="Times New Roman" w:cs="Times New Roman"/>
                <w:lang w:eastAsia="zh-CN" w:bidi="ar"/>
              </w:rPr>
            </w:pPr>
            <w:ins w:id="958" w:author="User" w:date="2026-01-22T15:02:00Z">
              <w:r w:rsidRPr="000C54C6">
                <w:rPr>
                  <w:rFonts w:ascii="Times New Roman" w:eastAsia="SimSun" w:hAnsi="Times New Roman" w:cs="Times New Roman"/>
                  <w:lang w:eastAsia="zh-CN" w:bidi="ar"/>
                </w:rPr>
                <w:t>Customer Type</w:t>
              </w:r>
            </w:ins>
          </w:p>
        </w:tc>
        <w:tc>
          <w:tcPr>
            <w:tcW w:w="0" w:type="auto"/>
            <w:tcBorders>
              <w:tl2br w:val="nil"/>
              <w:tr2bl w:val="nil"/>
            </w:tcBorders>
            <w:vAlign w:val="center"/>
          </w:tcPr>
          <w:p w14:paraId="32F221E6" w14:textId="77777777" w:rsidR="00A118F2" w:rsidRPr="000C54C6" w:rsidRDefault="00A118F2" w:rsidP="001A18D9">
            <w:pPr>
              <w:widowControl/>
              <w:jc w:val="center"/>
              <w:rPr>
                <w:ins w:id="959" w:author="User" w:date="2026-01-22T15:02:00Z"/>
                <w:rFonts w:ascii="Times New Roman" w:eastAsia="SimSun" w:hAnsi="Times New Roman" w:cs="Times New Roman"/>
                <w:lang w:eastAsia="zh-CN" w:bidi="ar"/>
              </w:rPr>
            </w:pPr>
            <w:ins w:id="960"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0E0B4003" w14:textId="77777777" w:rsidR="00A118F2" w:rsidRPr="000C54C6" w:rsidRDefault="00A118F2" w:rsidP="001A18D9">
            <w:pPr>
              <w:widowControl/>
              <w:jc w:val="center"/>
              <w:rPr>
                <w:ins w:id="961" w:author="User" w:date="2026-01-22T15:02:00Z"/>
                <w:rFonts w:ascii="Times New Roman" w:eastAsia="SimSun" w:hAnsi="Times New Roman" w:cs="Times New Roman"/>
                <w:lang w:eastAsia="zh-CN" w:bidi="ar"/>
              </w:rPr>
            </w:pPr>
            <w:ins w:id="962"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60A36331" w14:textId="77777777" w:rsidR="00A118F2" w:rsidRPr="000C54C6" w:rsidRDefault="00A118F2" w:rsidP="001A18D9">
            <w:pPr>
              <w:widowControl/>
              <w:jc w:val="center"/>
              <w:rPr>
                <w:ins w:id="963" w:author="User" w:date="2026-01-22T15:02:00Z"/>
                <w:rFonts w:ascii="Times New Roman" w:eastAsia="SimSun" w:hAnsi="Times New Roman" w:cs="Times New Roman"/>
                <w:lang w:eastAsia="zh-CN" w:bidi="ar"/>
              </w:rPr>
            </w:pPr>
            <w:ins w:id="964" w:author="User" w:date="2026-01-22T15:02:00Z">
              <w:r w:rsidRPr="000C54C6">
                <w:rPr>
                  <w:rFonts w:ascii="Times New Roman" w:eastAsia="SimSun" w:hAnsi="Times New Roman" w:cs="Times New Roman"/>
                  <w:lang w:eastAsia="zh-CN" w:bidi="ar"/>
                </w:rPr>
                <w:t>B2B, B2C</w:t>
              </w:r>
            </w:ins>
          </w:p>
        </w:tc>
        <w:tc>
          <w:tcPr>
            <w:tcW w:w="0" w:type="auto"/>
            <w:tcBorders>
              <w:tl2br w:val="nil"/>
              <w:tr2bl w:val="nil"/>
            </w:tcBorders>
            <w:vAlign w:val="center"/>
          </w:tcPr>
          <w:p w14:paraId="7721402A" w14:textId="77777777" w:rsidR="00A118F2" w:rsidRPr="000C54C6" w:rsidRDefault="00A118F2" w:rsidP="001A18D9">
            <w:pPr>
              <w:widowControl/>
              <w:rPr>
                <w:ins w:id="965" w:author="User" w:date="2026-01-22T15:02:00Z"/>
                <w:rFonts w:ascii="Times New Roman" w:eastAsia="SimSun" w:hAnsi="Times New Roman" w:cs="Times New Roman"/>
                <w:lang w:eastAsia="zh-CN" w:bidi="ar"/>
              </w:rPr>
            </w:pPr>
            <w:ins w:id="966" w:author="User" w:date="2026-01-22T15:02:00Z">
              <w:r w:rsidRPr="000C54C6">
                <w:rPr>
                  <w:rFonts w:ascii="Times New Roman" w:eastAsia="SimSun" w:hAnsi="Times New Roman" w:cs="Times New Roman"/>
                  <w:lang w:eastAsia="zh-CN" w:bidi="ar"/>
                </w:rPr>
                <w:t>If B2B is selected GST number is mandatory</w:t>
              </w:r>
            </w:ins>
          </w:p>
          <w:p w14:paraId="51A784A4" w14:textId="77777777" w:rsidR="00A118F2" w:rsidRPr="000C54C6" w:rsidRDefault="00A118F2" w:rsidP="001A18D9">
            <w:pPr>
              <w:widowControl/>
              <w:rPr>
                <w:ins w:id="967" w:author="User" w:date="2026-01-22T15:02:00Z"/>
                <w:rFonts w:ascii="Times New Roman" w:eastAsia="SimSun" w:hAnsi="Times New Roman" w:cs="Times New Roman"/>
                <w:lang w:eastAsia="zh-CN" w:bidi="ar"/>
              </w:rPr>
            </w:pPr>
            <w:ins w:id="968" w:author="User" w:date="2026-01-22T15:02:00Z">
              <w:r w:rsidRPr="000C54C6">
                <w:rPr>
                  <w:rFonts w:ascii="Times New Roman" w:eastAsia="SimSun" w:hAnsi="Times New Roman" w:cs="Times New Roman"/>
                  <w:lang w:eastAsia="zh-CN" w:bidi="ar"/>
                </w:rPr>
                <w:t>If B2C is selected GST number is optional</w:t>
              </w:r>
            </w:ins>
          </w:p>
        </w:tc>
      </w:tr>
      <w:tr w:rsidR="00A118F2" w:rsidRPr="000C54C6" w14:paraId="33259016" w14:textId="77777777" w:rsidTr="001A18D9">
        <w:trPr>
          <w:ins w:id="969" w:author="User" w:date="2026-01-22T15:02:00Z"/>
        </w:trPr>
        <w:tc>
          <w:tcPr>
            <w:tcW w:w="0" w:type="auto"/>
            <w:tcBorders>
              <w:tl2br w:val="nil"/>
              <w:tr2bl w:val="nil"/>
            </w:tcBorders>
            <w:vAlign w:val="center"/>
          </w:tcPr>
          <w:p w14:paraId="4C598679" w14:textId="77777777" w:rsidR="00A118F2" w:rsidRPr="000C54C6" w:rsidRDefault="00A118F2" w:rsidP="001A18D9">
            <w:pPr>
              <w:widowControl/>
              <w:jc w:val="center"/>
              <w:rPr>
                <w:ins w:id="970" w:author="User" w:date="2026-01-22T15:02:00Z"/>
                <w:rFonts w:ascii="Times New Roman" w:hAnsi="Times New Roman" w:cs="Times New Roman"/>
              </w:rPr>
            </w:pPr>
            <w:ins w:id="971" w:author="User" w:date="2026-01-22T15:02:00Z">
              <w:r w:rsidRPr="000C54C6">
                <w:rPr>
                  <w:rFonts w:ascii="Times New Roman" w:eastAsia="SimSun" w:hAnsi="Times New Roman" w:cs="Times New Roman"/>
                  <w:lang w:eastAsia="zh-CN" w:bidi="ar"/>
                </w:rPr>
                <w:t>GST Number</w:t>
              </w:r>
              <w:r w:rsidRPr="000C54C6">
                <w:rPr>
                  <w:rFonts w:ascii="Times New Roman" w:eastAsia="SimSun" w:hAnsi="Times New Roman" w:cs="Times New Roman"/>
                  <w:lang w:eastAsia="zh-CN" w:bidi="ar"/>
                </w:rPr>
                <w:br/>
              </w:r>
            </w:ins>
          </w:p>
        </w:tc>
        <w:tc>
          <w:tcPr>
            <w:tcW w:w="0" w:type="auto"/>
            <w:tcBorders>
              <w:tl2br w:val="nil"/>
              <w:tr2bl w:val="nil"/>
            </w:tcBorders>
            <w:vAlign w:val="center"/>
          </w:tcPr>
          <w:p w14:paraId="2188A275" w14:textId="77777777" w:rsidR="00A118F2" w:rsidRPr="000C54C6" w:rsidRDefault="00A118F2" w:rsidP="001A18D9">
            <w:pPr>
              <w:widowControl/>
              <w:jc w:val="center"/>
              <w:rPr>
                <w:ins w:id="972" w:author="User" w:date="2026-01-22T15:02:00Z"/>
                <w:rFonts w:ascii="Times New Roman" w:hAnsi="Times New Roman" w:cs="Times New Roman"/>
              </w:rPr>
            </w:pPr>
            <w:ins w:id="973"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11CD1575" w14:textId="77777777" w:rsidR="00A118F2" w:rsidRPr="000C54C6" w:rsidRDefault="00A118F2" w:rsidP="001A18D9">
            <w:pPr>
              <w:widowControl/>
              <w:rPr>
                <w:ins w:id="974" w:author="User" w:date="2026-01-22T15:02:00Z"/>
                <w:rFonts w:ascii="Times New Roman" w:hAnsi="Times New Roman" w:cs="Times New Roman"/>
              </w:rPr>
            </w:pPr>
            <w:ins w:id="975"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03BCF0C4" w14:textId="77777777" w:rsidR="00A118F2" w:rsidRPr="000C54C6" w:rsidRDefault="00A118F2" w:rsidP="001A18D9">
            <w:pPr>
              <w:widowControl/>
              <w:jc w:val="center"/>
              <w:rPr>
                <w:ins w:id="976" w:author="User" w:date="2026-01-22T15:02:00Z"/>
                <w:rFonts w:ascii="Times New Roman" w:hAnsi="Times New Roman" w:cs="Times New Roman"/>
              </w:rPr>
            </w:pPr>
            <w:ins w:id="977"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026D38B8" w14:textId="77777777" w:rsidR="00A118F2" w:rsidRPr="000C54C6" w:rsidRDefault="00A118F2" w:rsidP="001A18D9">
            <w:pPr>
              <w:widowControl/>
              <w:rPr>
                <w:ins w:id="978" w:author="User" w:date="2026-01-22T15:02:00Z"/>
                <w:rFonts w:ascii="Times New Roman" w:hAnsi="Times New Roman" w:cs="Times New Roman"/>
              </w:rPr>
            </w:pPr>
            <w:ins w:id="979" w:author="User" w:date="2026-01-22T15:02:00Z">
              <w:r w:rsidRPr="000C54C6">
                <w:rPr>
                  <w:rFonts w:ascii="Times New Roman" w:eastAsia="SimSun" w:hAnsi="Times New Roman" w:cs="Times New Roman"/>
                  <w:lang w:eastAsia="zh-CN" w:bidi="ar"/>
                </w:rPr>
                <w:t>GST Number used for duplication validation and SAP sync.</w:t>
              </w:r>
            </w:ins>
          </w:p>
        </w:tc>
      </w:tr>
      <w:tr w:rsidR="00A118F2" w:rsidRPr="000C54C6" w14:paraId="6D37C743" w14:textId="77777777" w:rsidTr="001A18D9">
        <w:trPr>
          <w:ins w:id="980" w:author="User" w:date="2026-01-22T15:02:00Z"/>
        </w:trPr>
        <w:tc>
          <w:tcPr>
            <w:tcW w:w="0" w:type="auto"/>
            <w:tcBorders>
              <w:tl2br w:val="nil"/>
              <w:tr2bl w:val="nil"/>
            </w:tcBorders>
            <w:vAlign w:val="center"/>
          </w:tcPr>
          <w:p w14:paraId="43155A09" w14:textId="77777777" w:rsidR="00A118F2" w:rsidRPr="000C54C6" w:rsidRDefault="00A118F2" w:rsidP="001A18D9">
            <w:pPr>
              <w:widowControl/>
              <w:jc w:val="center"/>
              <w:rPr>
                <w:ins w:id="981" w:author="User" w:date="2026-01-22T15:02:00Z"/>
                <w:rFonts w:ascii="Times New Roman" w:eastAsia="SimSun" w:hAnsi="Times New Roman" w:cs="Times New Roman"/>
                <w:lang w:eastAsia="zh-CN" w:bidi="ar"/>
              </w:rPr>
            </w:pPr>
            <w:ins w:id="982" w:author="User" w:date="2026-01-22T15:02:00Z">
              <w:r w:rsidRPr="000C54C6">
                <w:rPr>
                  <w:rFonts w:ascii="Times New Roman" w:eastAsia="SimSun" w:hAnsi="Times New Roman" w:cs="Times New Roman"/>
                  <w:lang w:eastAsia="zh-CN" w:bidi="ar"/>
                </w:rPr>
                <w:t>GST Type</w:t>
              </w:r>
            </w:ins>
          </w:p>
        </w:tc>
        <w:tc>
          <w:tcPr>
            <w:tcW w:w="0" w:type="auto"/>
            <w:tcBorders>
              <w:tl2br w:val="nil"/>
              <w:tr2bl w:val="nil"/>
            </w:tcBorders>
            <w:vAlign w:val="center"/>
          </w:tcPr>
          <w:p w14:paraId="252BE509" w14:textId="77777777" w:rsidR="00A118F2" w:rsidRPr="000C54C6" w:rsidRDefault="00A118F2" w:rsidP="001A18D9">
            <w:pPr>
              <w:widowControl/>
              <w:jc w:val="center"/>
              <w:rPr>
                <w:ins w:id="983" w:author="User" w:date="2026-01-22T15:02:00Z"/>
                <w:rFonts w:ascii="Times New Roman" w:eastAsia="SimSun" w:hAnsi="Times New Roman" w:cs="Times New Roman"/>
                <w:lang w:eastAsia="zh-CN" w:bidi="ar"/>
              </w:rPr>
            </w:pPr>
            <w:ins w:id="984"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1FFE54FA" w14:textId="77777777" w:rsidR="00A118F2" w:rsidRPr="000C54C6" w:rsidRDefault="00A118F2" w:rsidP="001A18D9">
            <w:pPr>
              <w:widowControl/>
              <w:rPr>
                <w:ins w:id="985" w:author="User" w:date="2026-01-22T15:02:00Z"/>
                <w:rFonts w:ascii="Times New Roman" w:eastAsia="SimSun" w:hAnsi="Times New Roman" w:cs="Times New Roman"/>
                <w:lang w:eastAsia="zh-CN" w:bidi="ar"/>
              </w:rPr>
            </w:pPr>
            <w:ins w:id="986"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7B0EB1F7" w14:textId="77777777" w:rsidR="00A118F2" w:rsidRPr="000C54C6" w:rsidRDefault="00A118F2" w:rsidP="001A18D9">
            <w:pPr>
              <w:widowControl/>
              <w:jc w:val="center"/>
              <w:rPr>
                <w:ins w:id="987"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7DCE44F1" w14:textId="77777777" w:rsidR="00A118F2" w:rsidRPr="000C54C6" w:rsidRDefault="00A118F2" w:rsidP="001A18D9">
            <w:pPr>
              <w:widowControl/>
              <w:rPr>
                <w:ins w:id="988" w:author="User" w:date="2026-01-22T15:02:00Z"/>
                <w:rFonts w:ascii="Times New Roman" w:eastAsia="SimSun" w:hAnsi="Times New Roman" w:cs="Times New Roman"/>
                <w:lang w:eastAsia="zh-CN" w:bidi="ar"/>
              </w:rPr>
            </w:pPr>
          </w:p>
        </w:tc>
      </w:tr>
      <w:tr w:rsidR="00A118F2" w:rsidRPr="000C54C6" w14:paraId="75A658BE" w14:textId="77777777" w:rsidTr="001A18D9">
        <w:trPr>
          <w:ins w:id="989" w:author="User" w:date="2026-01-22T15:02:00Z"/>
        </w:trPr>
        <w:tc>
          <w:tcPr>
            <w:tcW w:w="0" w:type="auto"/>
            <w:tcBorders>
              <w:tl2br w:val="nil"/>
              <w:tr2bl w:val="nil"/>
            </w:tcBorders>
            <w:vAlign w:val="center"/>
          </w:tcPr>
          <w:p w14:paraId="0FE43CF8" w14:textId="77777777" w:rsidR="00A118F2" w:rsidRPr="000C54C6" w:rsidRDefault="00A118F2" w:rsidP="001A18D9">
            <w:pPr>
              <w:widowControl/>
              <w:jc w:val="center"/>
              <w:rPr>
                <w:ins w:id="990" w:author="User" w:date="2026-01-22T15:02:00Z"/>
                <w:rFonts w:ascii="Times New Roman" w:hAnsi="Times New Roman" w:cs="Times New Roman"/>
              </w:rPr>
            </w:pPr>
            <w:ins w:id="991" w:author="User" w:date="2026-01-22T15:02:00Z">
              <w:r w:rsidRPr="000C54C6">
                <w:rPr>
                  <w:rFonts w:ascii="Times New Roman" w:eastAsia="SimSun" w:hAnsi="Times New Roman" w:cs="Times New Roman"/>
                  <w:lang w:eastAsia="zh-CN" w:bidi="ar"/>
                </w:rPr>
                <w:t>Account Type</w:t>
              </w:r>
            </w:ins>
          </w:p>
        </w:tc>
        <w:tc>
          <w:tcPr>
            <w:tcW w:w="0" w:type="auto"/>
            <w:tcBorders>
              <w:tl2br w:val="nil"/>
              <w:tr2bl w:val="nil"/>
            </w:tcBorders>
            <w:vAlign w:val="center"/>
          </w:tcPr>
          <w:p w14:paraId="4203B1A9" w14:textId="77777777" w:rsidR="00A118F2" w:rsidRPr="000C54C6" w:rsidRDefault="00A118F2" w:rsidP="001A18D9">
            <w:pPr>
              <w:widowControl/>
              <w:jc w:val="center"/>
              <w:rPr>
                <w:ins w:id="992" w:author="User" w:date="2026-01-22T15:02:00Z"/>
                <w:rFonts w:ascii="Times New Roman" w:hAnsi="Times New Roman" w:cs="Times New Roman"/>
              </w:rPr>
            </w:pPr>
            <w:ins w:id="993"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22C389BF" w14:textId="77777777" w:rsidR="00A118F2" w:rsidRPr="000C54C6" w:rsidRDefault="00A118F2" w:rsidP="001A18D9">
            <w:pPr>
              <w:widowControl/>
              <w:jc w:val="center"/>
              <w:rPr>
                <w:ins w:id="994" w:author="User" w:date="2026-01-22T15:02:00Z"/>
                <w:rFonts w:ascii="Times New Roman" w:hAnsi="Times New Roman" w:cs="Times New Roman"/>
              </w:rPr>
            </w:pPr>
            <w:ins w:id="995"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428826B3" w14:textId="77777777" w:rsidR="00A118F2" w:rsidRPr="000C54C6" w:rsidRDefault="00A118F2" w:rsidP="001A18D9">
            <w:pPr>
              <w:widowControl/>
              <w:jc w:val="center"/>
              <w:rPr>
                <w:ins w:id="996" w:author="User" w:date="2026-01-22T15:02:00Z"/>
                <w:rFonts w:ascii="Times New Roman" w:hAnsi="Times New Roman" w:cs="Times New Roman"/>
              </w:rPr>
            </w:pPr>
            <w:ins w:id="997" w:author="User" w:date="2026-01-22T15:02:00Z">
              <w:r w:rsidRPr="000C54C6">
                <w:rPr>
                  <w:rFonts w:ascii="Times New Roman" w:eastAsia="SimSun" w:hAnsi="Times New Roman" w:cs="Times New Roman"/>
                  <w:lang w:eastAsia="zh-CN" w:bidi="ar"/>
                </w:rPr>
                <w:t>Retail, Project, Channel Partner</w:t>
              </w:r>
            </w:ins>
          </w:p>
        </w:tc>
        <w:tc>
          <w:tcPr>
            <w:tcW w:w="0" w:type="auto"/>
            <w:tcBorders>
              <w:tl2br w:val="nil"/>
              <w:tr2bl w:val="nil"/>
            </w:tcBorders>
            <w:vAlign w:val="center"/>
          </w:tcPr>
          <w:p w14:paraId="7C417159" w14:textId="77777777" w:rsidR="00A118F2" w:rsidRPr="000C54C6" w:rsidRDefault="00A118F2" w:rsidP="001A18D9">
            <w:pPr>
              <w:widowControl/>
              <w:rPr>
                <w:ins w:id="998" w:author="User" w:date="2026-01-22T15:02:00Z"/>
                <w:rFonts w:ascii="Times New Roman" w:hAnsi="Times New Roman" w:cs="Times New Roman"/>
              </w:rPr>
            </w:pPr>
            <w:ins w:id="999" w:author="User" w:date="2026-01-22T15:02:00Z">
              <w:r w:rsidRPr="000C54C6">
                <w:rPr>
                  <w:rFonts w:ascii="Times New Roman" w:eastAsia="SimSun" w:hAnsi="Times New Roman" w:cs="Times New Roman"/>
                  <w:lang w:eastAsia="zh-CN" w:bidi="ar"/>
                </w:rPr>
                <w:t>Defines the category of Account.</w:t>
              </w:r>
            </w:ins>
          </w:p>
        </w:tc>
      </w:tr>
      <w:tr w:rsidR="00A118F2" w:rsidRPr="000C54C6" w14:paraId="2C06E871" w14:textId="77777777" w:rsidTr="001A18D9">
        <w:trPr>
          <w:ins w:id="1000" w:author="User" w:date="2026-01-22T15:02:00Z"/>
        </w:trPr>
        <w:tc>
          <w:tcPr>
            <w:tcW w:w="0" w:type="auto"/>
            <w:tcBorders>
              <w:tl2br w:val="nil"/>
              <w:tr2bl w:val="nil"/>
            </w:tcBorders>
            <w:vAlign w:val="center"/>
          </w:tcPr>
          <w:p w14:paraId="09A76325" w14:textId="77777777" w:rsidR="00A118F2" w:rsidRPr="000C54C6" w:rsidRDefault="00A118F2" w:rsidP="001A18D9">
            <w:pPr>
              <w:widowControl/>
              <w:jc w:val="center"/>
              <w:rPr>
                <w:ins w:id="1001" w:author="User" w:date="2026-01-22T15:02:00Z"/>
                <w:rFonts w:ascii="Times New Roman" w:hAnsi="Times New Roman" w:cs="Times New Roman"/>
              </w:rPr>
            </w:pPr>
            <w:ins w:id="1002" w:author="User" w:date="2026-01-22T15:02:00Z">
              <w:r w:rsidRPr="000C54C6">
                <w:rPr>
                  <w:rFonts w:ascii="Times New Roman" w:eastAsia="SimSun" w:hAnsi="Times New Roman" w:cs="Times New Roman"/>
                  <w:lang w:eastAsia="zh-CN" w:bidi="ar"/>
                </w:rPr>
                <w:t>Account Owner</w:t>
              </w:r>
            </w:ins>
          </w:p>
        </w:tc>
        <w:tc>
          <w:tcPr>
            <w:tcW w:w="0" w:type="auto"/>
            <w:tcBorders>
              <w:tl2br w:val="nil"/>
              <w:tr2bl w:val="nil"/>
            </w:tcBorders>
            <w:vAlign w:val="center"/>
          </w:tcPr>
          <w:p w14:paraId="75932821" w14:textId="77777777" w:rsidR="00A118F2" w:rsidRPr="000C54C6" w:rsidRDefault="00A118F2" w:rsidP="001A18D9">
            <w:pPr>
              <w:widowControl/>
              <w:jc w:val="center"/>
              <w:rPr>
                <w:ins w:id="1003" w:author="User" w:date="2026-01-22T15:02:00Z"/>
                <w:rFonts w:ascii="Times New Roman" w:hAnsi="Times New Roman" w:cs="Times New Roman"/>
              </w:rPr>
            </w:pPr>
            <w:ins w:id="1004" w:author="User" w:date="2026-01-22T15:02:00Z">
              <w:r w:rsidRPr="000C54C6">
                <w:rPr>
                  <w:rFonts w:ascii="Times New Roman" w:eastAsia="SimSun" w:hAnsi="Times New Roman" w:cs="Times New Roman"/>
                  <w:lang w:eastAsia="zh-CN" w:bidi="ar"/>
                </w:rPr>
                <w:t>Lookup (User)</w:t>
              </w:r>
            </w:ins>
          </w:p>
        </w:tc>
        <w:tc>
          <w:tcPr>
            <w:tcW w:w="0" w:type="auto"/>
            <w:tcBorders>
              <w:tl2br w:val="nil"/>
              <w:tr2bl w:val="nil"/>
            </w:tcBorders>
            <w:vAlign w:val="center"/>
          </w:tcPr>
          <w:p w14:paraId="297761D7" w14:textId="77777777" w:rsidR="00A118F2" w:rsidRPr="000C54C6" w:rsidRDefault="00A118F2" w:rsidP="001A18D9">
            <w:pPr>
              <w:widowControl/>
              <w:jc w:val="center"/>
              <w:rPr>
                <w:ins w:id="1005" w:author="User" w:date="2026-01-22T15:02:00Z"/>
                <w:rFonts w:ascii="Times New Roman" w:hAnsi="Times New Roman" w:cs="Times New Roman"/>
              </w:rPr>
            </w:pPr>
            <w:ins w:id="1006"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63F145A7" w14:textId="77777777" w:rsidR="00A118F2" w:rsidRPr="000C54C6" w:rsidRDefault="00A118F2" w:rsidP="001A18D9">
            <w:pPr>
              <w:widowControl/>
              <w:jc w:val="center"/>
              <w:rPr>
                <w:ins w:id="1007" w:author="User" w:date="2026-01-22T15:02:00Z"/>
                <w:rFonts w:ascii="Times New Roman" w:hAnsi="Times New Roman" w:cs="Times New Roman"/>
              </w:rPr>
            </w:pPr>
            <w:ins w:id="1008"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3A09FB9F" w14:textId="77777777" w:rsidR="00A118F2" w:rsidRPr="000C54C6" w:rsidRDefault="00A118F2" w:rsidP="001A18D9">
            <w:pPr>
              <w:widowControl/>
              <w:rPr>
                <w:ins w:id="1009" w:author="User" w:date="2026-01-22T15:02:00Z"/>
                <w:rFonts w:ascii="Times New Roman" w:hAnsi="Times New Roman" w:cs="Times New Roman"/>
              </w:rPr>
            </w:pPr>
            <w:ins w:id="1010" w:author="User" w:date="2026-01-22T15:02:00Z">
              <w:r w:rsidRPr="000C54C6">
                <w:rPr>
                  <w:rFonts w:ascii="Times New Roman" w:eastAsia="SimSun" w:hAnsi="Times New Roman" w:cs="Times New Roman"/>
                  <w:lang w:eastAsia="zh-CN" w:bidi="ar"/>
                </w:rPr>
                <w:t>User responsible for managing the Account.</w:t>
              </w:r>
            </w:ins>
          </w:p>
        </w:tc>
      </w:tr>
      <w:tr w:rsidR="00A118F2" w:rsidRPr="000C54C6" w14:paraId="568C4BB0" w14:textId="77777777" w:rsidTr="001A18D9">
        <w:trPr>
          <w:ins w:id="1011" w:author="User" w:date="2026-01-22T15:02:00Z"/>
        </w:trPr>
        <w:tc>
          <w:tcPr>
            <w:tcW w:w="0" w:type="auto"/>
            <w:tcBorders>
              <w:tl2br w:val="nil"/>
              <w:tr2bl w:val="nil"/>
            </w:tcBorders>
            <w:vAlign w:val="center"/>
          </w:tcPr>
          <w:p w14:paraId="200FFD30" w14:textId="77777777" w:rsidR="00A118F2" w:rsidRPr="000C54C6" w:rsidRDefault="00A118F2" w:rsidP="001A18D9">
            <w:pPr>
              <w:widowControl/>
              <w:jc w:val="center"/>
              <w:rPr>
                <w:ins w:id="1012" w:author="User" w:date="2026-01-22T15:02:00Z"/>
                <w:rFonts w:ascii="Times New Roman" w:hAnsi="Times New Roman" w:cs="Times New Roman"/>
              </w:rPr>
            </w:pPr>
            <w:ins w:id="1013" w:author="User" w:date="2026-01-22T15:02:00Z">
              <w:r w:rsidRPr="000C54C6">
                <w:rPr>
                  <w:rFonts w:ascii="Times New Roman" w:eastAsia="SimSun" w:hAnsi="Times New Roman" w:cs="Times New Roman"/>
                  <w:lang w:eastAsia="zh-CN" w:bidi="ar"/>
                </w:rPr>
                <w:t xml:space="preserve">Billing Address </w:t>
              </w:r>
            </w:ins>
          </w:p>
        </w:tc>
        <w:tc>
          <w:tcPr>
            <w:tcW w:w="0" w:type="auto"/>
            <w:tcBorders>
              <w:tl2br w:val="nil"/>
              <w:tr2bl w:val="nil"/>
            </w:tcBorders>
            <w:vAlign w:val="center"/>
          </w:tcPr>
          <w:p w14:paraId="2070CE84" w14:textId="77777777" w:rsidR="00A118F2" w:rsidRPr="000C54C6" w:rsidRDefault="00A118F2" w:rsidP="001A18D9">
            <w:pPr>
              <w:widowControl/>
              <w:jc w:val="center"/>
              <w:rPr>
                <w:ins w:id="1014" w:author="User" w:date="2026-01-22T15:02:00Z"/>
                <w:rFonts w:ascii="Times New Roman" w:hAnsi="Times New Roman" w:cs="Times New Roman"/>
              </w:rPr>
            </w:pPr>
            <w:ins w:id="1015" w:author="User" w:date="2026-01-22T15:02:00Z">
              <w:r w:rsidRPr="000C54C6">
                <w:rPr>
                  <w:rFonts w:ascii="Times New Roman" w:eastAsia="SimSun" w:hAnsi="Times New Roman" w:cs="Times New Roman"/>
                  <w:lang w:eastAsia="zh-CN" w:bidi="ar"/>
                </w:rPr>
                <w:t>Address</w:t>
              </w:r>
            </w:ins>
          </w:p>
        </w:tc>
        <w:tc>
          <w:tcPr>
            <w:tcW w:w="0" w:type="auto"/>
            <w:tcBorders>
              <w:tl2br w:val="nil"/>
              <w:tr2bl w:val="nil"/>
            </w:tcBorders>
            <w:vAlign w:val="center"/>
          </w:tcPr>
          <w:p w14:paraId="22AF5AA6" w14:textId="77777777" w:rsidR="00A118F2" w:rsidRPr="000C54C6" w:rsidRDefault="00A118F2" w:rsidP="001A18D9">
            <w:pPr>
              <w:widowControl/>
              <w:jc w:val="center"/>
              <w:rPr>
                <w:ins w:id="1016" w:author="User" w:date="2026-01-22T15:02:00Z"/>
                <w:rFonts w:ascii="Times New Roman" w:hAnsi="Times New Roman" w:cs="Times New Roman"/>
              </w:rPr>
            </w:pPr>
            <w:ins w:id="1017"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3C354ABA" w14:textId="77777777" w:rsidR="00A118F2" w:rsidRPr="000C54C6" w:rsidRDefault="00A118F2" w:rsidP="001A18D9">
            <w:pPr>
              <w:widowControl/>
              <w:jc w:val="center"/>
              <w:rPr>
                <w:ins w:id="1018" w:author="User" w:date="2026-01-22T15:02:00Z"/>
                <w:rFonts w:ascii="Times New Roman" w:hAnsi="Times New Roman" w:cs="Times New Roman"/>
              </w:rPr>
            </w:pPr>
            <w:ins w:id="1019"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638092CA" w14:textId="77777777" w:rsidR="00A118F2" w:rsidRPr="000C54C6" w:rsidRDefault="00A118F2" w:rsidP="001A18D9">
            <w:pPr>
              <w:widowControl/>
              <w:rPr>
                <w:ins w:id="1020" w:author="User" w:date="2026-01-22T15:02:00Z"/>
                <w:rFonts w:ascii="Times New Roman" w:hAnsi="Times New Roman" w:cs="Times New Roman"/>
              </w:rPr>
            </w:pPr>
            <w:ins w:id="1021" w:author="User" w:date="2026-01-22T15:02:00Z">
              <w:r w:rsidRPr="000C54C6">
                <w:rPr>
                  <w:rFonts w:ascii="Times New Roman" w:eastAsia="SimSun" w:hAnsi="Times New Roman" w:cs="Times New Roman"/>
                  <w:lang w:eastAsia="zh-CN" w:bidi="ar"/>
                </w:rPr>
                <w:t>Customer billing address details.</w:t>
              </w:r>
            </w:ins>
          </w:p>
        </w:tc>
      </w:tr>
      <w:tr w:rsidR="00A118F2" w:rsidRPr="000C54C6" w14:paraId="00E7A5DE" w14:textId="77777777" w:rsidTr="001A18D9">
        <w:trPr>
          <w:ins w:id="1022" w:author="User" w:date="2026-01-22T15:02:00Z"/>
        </w:trPr>
        <w:tc>
          <w:tcPr>
            <w:tcW w:w="0" w:type="auto"/>
            <w:tcBorders>
              <w:tl2br w:val="nil"/>
              <w:tr2bl w:val="nil"/>
            </w:tcBorders>
            <w:vAlign w:val="center"/>
          </w:tcPr>
          <w:p w14:paraId="5F4085E3" w14:textId="77777777" w:rsidR="00A118F2" w:rsidRPr="000C54C6" w:rsidRDefault="00A118F2" w:rsidP="001A18D9">
            <w:pPr>
              <w:widowControl/>
              <w:jc w:val="center"/>
              <w:rPr>
                <w:ins w:id="1023" w:author="User" w:date="2026-01-22T15:02:00Z"/>
                <w:rFonts w:ascii="Times New Roman" w:eastAsia="SimSun" w:hAnsi="Times New Roman" w:cs="Times New Roman"/>
                <w:lang w:eastAsia="zh-CN" w:bidi="ar"/>
              </w:rPr>
            </w:pPr>
            <w:ins w:id="1024" w:author="User" w:date="2026-01-22T15:02:00Z">
              <w:r w:rsidRPr="000C54C6">
                <w:rPr>
                  <w:rFonts w:ascii="Times New Roman" w:eastAsia="SimSun" w:hAnsi="Times New Roman" w:cs="Times New Roman"/>
                  <w:lang w:eastAsia="zh-CN" w:bidi="ar"/>
                </w:rPr>
                <w:t>Address Line 1</w:t>
              </w:r>
            </w:ins>
          </w:p>
        </w:tc>
        <w:tc>
          <w:tcPr>
            <w:tcW w:w="0" w:type="auto"/>
            <w:tcBorders>
              <w:tl2br w:val="nil"/>
              <w:tr2bl w:val="nil"/>
            </w:tcBorders>
            <w:vAlign w:val="center"/>
          </w:tcPr>
          <w:p w14:paraId="495D4555" w14:textId="77777777" w:rsidR="00A118F2" w:rsidRPr="000C54C6" w:rsidRDefault="00A118F2" w:rsidP="001A18D9">
            <w:pPr>
              <w:widowControl/>
              <w:jc w:val="center"/>
              <w:rPr>
                <w:ins w:id="1025"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1A39AEFD" w14:textId="77777777" w:rsidR="00A118F2" w:rsidRPr="000C54C6" w:rsidRDefault="00A118F2" w:rsidP="001A18D9">
            <w:pPr>
              <w:widowControl/>
              <w:jc w:val="center"/>
              <w:rPr>
                <w:ins w:id="1026"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31FAE2F9" w14:textId="77777777" w:rsidR="00A118F2" w:rsidRPr="000C54C6" w:rsidRDefault="00A118F2" w:rsidP="001A18D9">
            <w:pPr>
              <w:widowControl/>
              <w:jc w:val="center"/>
              <w:rPr>
                <w:ins w:id="1027"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00E233BE" w14:textId="77777777" w:rsidR="00A118F2" w:rsidRPr="000C54C6" w:rsidRDefault="00A118F2" w:rsidP="001A18D9">
            <w:pPr>
              <w:widowControl/>
              <w:rPr>
                <w:ins w:id="1028" w:author="User" w:date="2026-01-22T15:02:00Z"/>
                <w:rFonts w:ascii="Times New Roman" w:eastAsia="SimSun" w:hAnsi="Times New Roman" w:cs="Times New Roman"/>
                <w:lang w:eastAsia="zh-CN" w:bidi="ar"/>
              </w:rPr>
            </w:pPr>
          </w:p>
        </w:tc>
      </w:tr>
      <w:tr w:rsidR="00A118F2" w:rsidRPr="000C54C6" w14:paraId="0BA3D05F" w14:textId="77777777" w:rsidTr="001A18D9">
        <w:trPr>
          <w:ins w:id="1029" w:author="User" w:date="2026-01-22T15:02:00Z"/>
        </w:trPr>
        <w:tc>
          <w:tcPr>
            <w:tcW w:w="0" w:type="auto"/>
            <w:tcBorders>
              <w:tl2br w:val="nil"/>
              <w:tr2bl w:val="nil"/>
            </w:tcBorders>
            <w:vAlign w:val="center"/>
          </w:tcPr>
          <w:p w14:paraId="51D2DEB6" w14:textId="77777777" w:rsidR="00A118F2" w:rsidRPr="000C54C6" w:rsidRDefault="00A118F2" w:rsidP="001A18D9">
            <w:pPr>
              <w:widowControl/>
              <w:jc w:val="center"/>
              <w:rPr>
                <w:ins w:id="1030" w:author="User" w:date="2026-01-22T15:02:00Z"/>
                <w:rFonts w:ascii="Times New Roman" w:eastAsia="SimSun" w:hAnsi="Times New Roman" w:cs="Times New Roman"/>
                <w:lang w:eastAsia="zh-CN" w:bidi="ar"/>
              </w:rPr>
            </w:pPr>
            <w:ins w:id="1031" w:author="User" w:date="2026-01-22T15:02:00Z">
              <w:r w:rsidRPr="000C54C6">
                <w:rPr>
                  <w:rFonts w:ascii="Times New Roman" w:eastAsia="SimSun" w:hAnsi="Times New Roman" w:cs="Times New Roman"/>
                  <w:lang w:eastAsia="zh-CN" w:bidi="ar"/>
                </w:rPr>
                <w:t>Address Line 2</w:t>
              </w:r>
            </w:ins>
          </w:p>
        </w:tc>
        <w:tc>
          <w:tcPr>
            <w:tcW w:w="0" w:type="auto"/>
            <w:tcBorders>
              <w:tl2br w:val="nil"/>
              <w:tr2bl w:val="nil"/>
            </w:tcBorders>
            <w:vAlign w:val="center"/>
          </w:tcPr>
          <w:p w14:paraId="21B6BFC6" w14:textId="77777777" w:rsidR="00A118F2" w:rsidRPr="000C54C6" w:rsidRDefault="00A118F2" w:rsidP="001A18D9">
            <w:pPr>
              <w:widowControl/>
              <w:jc w:val="center"/>
              <w:rPr>
                <w:ins w:id="1032"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7AE7DD60" w14:textId="77777777" w:rsidR="00A118F2" w:rsidRPr="000C54C6" w:rsidRDefault="00A118F2" w:rsidP="001A18D9">
            <w:pPr>
              <w:widowControl/>
              <w:jc w:val="center"/>
              <w:rPr>
                <w:ins w:id="1033"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2C24B2E6" w14:textId="77777777" w:rsidR="00A118F2" w:rsidRPr="000C54C6" w:rsidRDefault="00A118F2" w:rsidP="001A18D9">
            <w:pPr>
              <w:widowControl/>
              <w:jc w:val="center"/>
              <w:rPr>
                <w:ins w:id="1034"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16EFE152" w14:textId="77777777" w:rsidR="00A118F2" w:rsidRPr="000C54C6" w:rsidRDefault="00A118F2" w:rsidP="001A18D9">
            <w:pPr>
              <w:widowControl/>
              <w:rPr>
                <w:ins w:id="1035" w:author="User" w:date="2026-01-22T15:02:00Z"/>
                <w:rFonts w:ascii="Times New Roman" w:eastAsia="SimSun" w:hAnsi="Times New Roman" w:cs="Times New Roman"/>
                <w:lang w:eastAsia="zh-CN" w:bidi="ar"/>
              </w:rPr>
            </w:pPr>
          </w:p>
        </w:tc>
      </w:tr>
      <w:tr w:rsidR="00A118F2" w:rsidRPr="000C54C6" w14:paraId="206AA645" w14:textId="77777777" w:rsidTr="001A18D9">
        <w:trPr>
          <w:ins w:id="1036" w:author="User" w:date="2026-01-22T15:02:00Z"/>
        </w:trPr>
        <w:tc>
          <w:tcPr>
            <w:tcW w:w="0" w:type="auto"/>
            <w:tcBorders>
              <w:tl2br w:val="nil"/>
              <w:tr2bl w:val="nil"/>
            </w:tcBorders>
            <w:vAlign w:val="center"/>
          </w:tcPr>
          <w:p w14:paraId="267D8E3A" w14:textId="77777777" w:rsidR="00A118F2" w:rsidRPr="000C54C6" w:rsidRDefault="00A118F2" w:rsidP="001A18D9">
            <w:pPr>
              <w:widowControl/>
              <w:jc w:val="center"/>
              <w:rPr>
                <w:ins w:id="1037" w:author="User" w:date="2026-01-22T15:02:00Z"/>
                <w:rFonts w:ascii="Times New Roman" w:eastAsia="SimSun" w:hAnsi="Times New Roman" w:cs="Times New Roman"/>
                <w:lang w:eastAsia="zh-CN" w:bidi="ar"/>
              </w:rPr>
            </w:pPr>
            <w:ins w:id="1038" w:author="User" w:date="2026-01-22T15:02:00Z">
              <w:r w:rsidRPr="000C54C6">
                <w:rPr>
                  <w:rFonts w:ascii="Times New Roman" w:eastAsia="SimSun" w:hAnsi="Times New Roman" w:cs="Times New Roman"/>
                  <w:lang w:eastAsia="zh-CN" w:bidi="ar"/>
                </w:rPr>
                <w:t>Address Line 3</w:t>
              </w:r>
            </w:ins>
          </w:p>
        </w:tc>
        <w:tc>
          <w:tcPr>
            <w:tcW w:w="0" w:type="auto"/>
            <w:tcBorders>
              <w:tl2br w:val="nil"/>
              <w:tr2bl w:val="nil"/>
            </w:tcBorders>
            <w:vAlign w:val="center"/>
          </w:tcPr>
          <w:p w14:paraId="39C60603" w14:textId="77777777" w:rsidR="00A118F2" w:rsidRPr="000C54C6" w:rsidRDefault="00A118F2" w:rsidP="001A18D9">
            <w:pPr>
              <w:widowControl/>
              <w:jc w:val="center"/>
              <w:rPr>
                <w:ins w:id="1039"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7CE16ABE" w14:textId="77777777" w:rsidR="00A118F2" w:rsidRPr="000C54C6" w:rsidRDefault="00A118F2" w:rsidP="001A18D9">
            <w:pPr>
              <w:widowControl/>
              <w:jc w:val="center"/>
              <w:rPr>
                <w:ins w:id="1040"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6EC8EA11" w14:textId="77777777" w:rsidR="00A118F2" w:rsidRPr="000C54C6" w:rsidRDefault="00A118F2" w:rsidP="001A18D9">
            <w:pPr>
              <w:widowControl/>
              <w:jc w:val="center"/>
              <w:rPr>
                <w:ins w:id="1041"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2CC86F82" w14:textId="77777777" w:rsidR="00A118F2" w:rsidRPr="000C54C6" w:rsidRDefault="00A118F2" w:rsidP="001A18D9">
            <w:pPr>
              <w:widowControl/>
              <w:rPr>
                <w:ins w:id="1042" w:author="User" w:date="2026-01-22T15:02:00Z"/>
                <w:rFonts w:ascii="Times New Roman" w:eastAsia="SimSun" w:hAnsi="Times New Roman" w:cs="Times New Roman"/>
                <w:lang w:eastAsia="zh-CN" w:bidi="ar"/>
              </w:rPr>
            </w:pPr>
          </w:p>
        </w:tc>
      </w:tr>
      <w:tr w:rsidR="00A118F2" w:rsidRPr="000C54C6" w14:paraId="51AE3E33" w14:textId="77777777" w:rsidTr="001A18D9">
        <w:trPr>
          <w:ins w:id="1043" w:author="User" w:date="2026-01-22T15:02:00Z"/>
        </w:trPr>
        <w:tc>
          <w:tcPr>
            <w:tcW w:w="0" w:type="auto"/>
            <w:tcBorders>
              <w:tl2br w:val="nil"/>
              <w:tr2bl w:val="nil"/>
            </w:tcBorders>
            <w:vAlign w:val="center"/>
          </w:tcPr>
          <w:p w14:paraId="367968F4" w14:textId="77777777" w:rsidR="00A118F2" w:rsidRPr="000C54C6" w:rsidRDefault="00A118F2" w:rsidP="001A18D9">
            <w:pPr>
              <w:widowControl/>
              <w:jc w:val="center"/>
              <w:rPr>
                <w:ins w:id="1044" w:author="User" w:date="2026-01-22T15:02:00Z"/>
                <w:rFonts w:ascii="Times New Roman" w:hAnsi="Times New Roman" w:cs="Times New Roman"/>
              </w:rPr>
            </w:pPr>
            <w:ins w:id="1045" w:author="User" w:date="2026-01-22T15:02:00Z">
              <w:r w:rsidRPr="000C54C6">
                <w:rPr>
                  <w:rFonts w:ascii="Times New Roman" w:eastAsia="SimSun" w:hAnsi="Times New Roman" w:cs="Times New Roman"/>
                  <w:lang w:eastAsia="zh-CN" w:bidi="ar"/>
                </w:rPr>
                <w:t>Shipping Address</w:t>
              </w:r>
            </w:ins>
          </w:p>
        </w:tc>
        <w:tc>
          <w:tcPr>
            <w:tcW w:w="0" w:type="auto"/>
            <w:tcBorders>
              <w:tl2br w:val="nil"/>
              <w:tr2bl w:val="nil"/>
            </w:tcBorders>
            <w:vAlign w:val="center"/>
          </w:tcPr>
          <w:p w14:paraId="6ABC21D8" w14:textId="77777777" w:rsidR="00A118F2" w:rsidRPr="000C54C6" w:rsidRDefault="00A118F2" w:rsidP="001A18D9">
            <w:pPr>
              <w:widowControl/>
              <w:jc w:val="center"/>
              <w:rPr>
                <w:ins w:id="1046" w:author="User" w:date="2026-01-22T15:02:00Z"/>
                <w:rFonts w:ascii="Times New Roman" w:hAnsi="Times New Roman" w:cs="Times New Roman"/>
              </w:rPr>
            </w:pPr>
            <w:ins w:id="1047" w:author="User" w:date="2026-01-22T15:02:00Z">
              <w:r w:rsidRPr="000C54C6">
                <w:rPr>
                  <w:rFonts w:ascii="Times New Roman" w:eastAsia="SimSun" w:hAnsi="Times New Roman" w:cs="Times New Roman"/>
                  <w:lang w:eastAsia="zh-CN" w:bidi="ar"/>
                </w:rPr>
                <w:t>Address</w:t>
              </w:r>
            </w:ins>
          </w:p>
        </w:tc>
        <w:tc>
          <w:tcPr>
            <w:tcW w:w="0" w:type="auto"/>
            <w:tcBorders>
              <w:tl2br w:val="nil"/>
              <w:tr2bl w:val="nil"/>
            </w:tcBorders>
            <w:vAlign w:val="center"/>
          </w:tcPr>
          <w:p w14:paraId="4E6B4711" w14:textId="77777777" w:rsidR="00A118F2" w:rsidRPr="000C54C6" w:rsidRDefault="00A118F2" w:rsidP="001A18D9">
            <w:pPr>
              <w:widowControl/>
              <w:jc w:val="center"/>
              <w:rPr>
                <w:ins w:id="1048" w:author="User" w:date="2026-01-22T15:02:00Z"/>
                <w:rFonts w:ascii="Times New Roman" w:hAnsi="Times New Roman" w:cs="Times New Roman"/>
              </w:rPr>
            </w:pPr>
            <w:ins w:id="1049"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04922ABA" w14:textId="77777777" w:rsidR="00A118F2" w:rsidRPr="000C54C6" w:rsidRDefault="00A118F2" w:rsidP="001A18D9">
            <w:pPr>
              <w:widowControl/>
              <w:jc w:val="center"/>
              <w:rPr>
                <w:ins w:id="1050" w:author="User" w:date="2026-01-22T15:02:00Z"/>
                <w:rFonts w:ascii="Times New Roman" w:hAnsi="Times New Roman" w:cs="Times New Roman"/>
              </w:rPr>
            </w:pPr>
            <w:ins w:id="1051"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767DC2FC" w14:textId="77777777" w:rsidR="00A118F2" w:rsidRPr="000C54C6" w:rsidRDefault="00A118F2" w:rsidP="001A18D9">
            <w:pPr>
              <w:widowControl/>
              <w:rPr>
                <w:ins w:id="1052" w:author="User" w:date="2026-01-22T15:02:00Z"/>
                <w:rFonts w:ascii="Times New Roman" w:hAnsi="Times New Roman" w:cs="Times New Roman"/>
              </w:rPr>
            </w:pPr>
            <w:ins w:id="1053" w:author="User" w:date="2026-01-22T15:02:00Z">
              <w:r w:rsidRPr="000C54C6">
                <w:rPr>
                  <w:rFonts w:ascii="Times New Roman" w:eastAsia="SimSun" w:hAnsi="Times New Roman" w:cs="Times New Roman"/>
                  <w:lang w:eastAsia="zh-CN" w:bidi="ar"/>
                </w:rPr>
                <w:t>Customer shipping address details.</w:t>
              </w:r>
            </w:ins>
          </w:p>
        </w:tc>
      </w:tr>
      <w:tr w:rsidR="00A118F2" w:rsidRPr="000C54C6" w14:paraId="7B1B2BFE" w14:textId="77777777" w:rsidTr="001A18D9">
        <w:trPr>
          <w:ins w:id="1054" w:author="User" w:date="2026-01-22T15:02:00Z"/>
        </w:trPr>
        <w:tc>
          <w:tcPr>
            <w:tcW w:w="0" w:type="auto"/>
            <w:tcBorders>
              <w:tl2br w:val="nil"/>
              <w:tr2bl w:val="nil"/>
            </w:tcBorders>
            <w:vAlign w:val="center"/>
          </w:tcPr>
          <w:p w14:paraId="2494FFB9" w14:textId="77777777" w:rsidR="00A118F2" w:rsidRPr="000C54C6" w:rsidRDefault="00A118F2" w:rsidP="001A18D9">
            <w:pPr>
              <w:widowControl/>
              <w:jc w:val="center"/>
              <w:rPr>
                <w:ins w:id="1055" w:author="User" w:date="2026-01-22T15:02:00Z"/>
                <w:rFonts w:ascii="Times New Roman" w:hAnsi="Times New Roman" w:cs="Times New Roman"/>
                <w:lang w:eastAsia="zh-CN"/>
              </w:rPr>
            </w:pPr>
            <w:ins w:id="1056" w:author="User" w:date="2026-01-22T15:02:00Z">
              <w:r w:rsidRPr="000C54C6">
                <w:rPr>
                  <w:rFonts w:ascii="Times New Roman" w:eastAsia="SimSun" w:hAnsi="Times New Roman" w:cs="Times New Roman"/>
                  <w:lang w:eastAsia="zh-CN" w:bidi="ar"/>
                </w:rPr>
                <w:t>Country</w:t>
              </w:r>
            </w:ins>
          </w:p>
        </w:tc>
        <w:tc>
          <w:tcPr>
            <w:tcW w:w="0" w:type="auto"/>
            <w:tcBorders>
              <w:tl2br w:val="nil"/>
              <w:tr2bl w:val="nil"/>
            </w:tcBorders>
            <w:vAlign w:val="center"/>
          </w:tcPr>
          <w:p w14:paraId="032323D8" w14:textId="77777777" w:rsidR="00A118F2" w:rsidRPr="000C54C6" w:rsidRDefault="00A118F2" w:rsidP="001A18D9">
            <w:pPr>
              <w:widowControl/>
              <w:jc w:val="center"/>
              <w:rPr>
                <w:ins w:id="1057" w:author="User" w:date="2026-01-22T15:02:00Z"/>
                <w:rFonts w:ascii="Times New Roman" w:hAnsi="Times New Roman" w:cs="Times New Roman"/>
                <w:lang w:eastAsia="zh-CN"/>
              </w:rPr>
            </w:pPr>
            <w:ins w:id="1058"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7622BB74" w14:textId="77777777" w:rsidR="00A118F2" w:rsidRPr="000C54C6" w:rsidRDefault="00A118F2" w:rsidP="001A18D9">
            <w:pPr>
              <w:widowControl/>
              <w:jc w:val="center"/>
              <w:rPr>
                <w:ins w:id="1059" w:author="User" w:date="2026-01-22T15:02:00Z"/>
                <w:rFonts w:ascii="Times New Roman" w:hAnsi="Times New Roman" w:cs="Times New Roman"/>
                <w:lang w:eastAsia="zh-CN"/>
              </w:rPr>
            </w:pPr>
            <w:ins w:id="1060"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2D7E54DE" w14:textId="77777777" w:rsidR="00A118F2" w:rsidRPr="000C54C6" w:rsidRDefault="00A118F2" w:rsidP="001A18D9">
            <w:pPr>
              <w:widowControl/>
              <w:jc w:val="center"/>
              <w:rPr>
                <w:ins w:id="1061" w:author="User" w:date="2026-01-22T15:02:00Z"/>
                <w:rFonts w:ascii="Times New Roman" w:hAnsi="Times New Roman" w:cs="Times New Roman"/>
                <w:lang w:eastAsia="zh-CN"/>
              </w:rPr>
            </w:pPr>
            <w:ins w:id="1062" w:author="User" w:date="2026-01-22T15:02:00Z">
              <w:r w:rsidRPr="000C54C6">
                <w:rPr>
                  <w:rFonts w:ascii="Times New Roman" w:eastAsia="SimSun" w:hAnsi="Times New Roman" w:cs="Times New Roman"/>
                  <w:lang w:eastAsia="zh-CN" w:bidi="ar"/>
                </w:rPr>
                <w:t>India</w:t>
              </w:r>
            </w:ins>
          </w:p>
        </w:tc>
        <w:tc>
          <w:tcPr>
            <w:tcW w:w="0" w:type="auto"/>
            <w:tcBorders>
              <w:tl2br w:val="nil"/>
              <w:tr2bl w:val="nil"/>
            </w:tcBorders>
            <w:vAlign w:val="center"/>
          </w:tcPr>
          <w:p w14:paraId="628A9FA3" w14:textId="77777777" w:rsidR="00A118F2" w:rsidRPr="000C54C6" w:rsidRDefault="00A118F2" w:rsidP="001A18D9">
            <w:pPr>
              <w:widowControl/>
              <w:rPr>
                <w:ins w:id="1063" w:author="User" w:date="2026-01-22T15:02:00Z"/>
                <w:rFonts w:ascii="Times New Roman" w:hAnsi="Times New Roman" w:cs="Times New Roman"/>
                <w:lang w:eastAsia="zh-CN"/>
              </w:rPr>
            </w:pPr>
            <w:ins w:id="1064" w:author="User" w:date="2026-01-22T15:02:00Z">
              <w:r w:rsidRPr="000C54C6">
                <w:rPr>
                  <w:rFonts w:ascii="Times New Roman" w:eastAsia="SimSun" w:hAnsi="Times New Roman" w:cs="Times New Roman"/>
                  <w:lang w:eastAsia="zh-CN" w:bidi="ar"/>
                </w:rPr>
                <w:t>Default country; used for SAP mapping.</w:t>
              </w:r>
            </w:ins>
          </w:p>
        </w:tc>
      </w:tr>
      <w:tr w:rsidR="00A118F2" w:rsidRPr="000C54C6" w14:paraId="5D4140F3" w14:textId="77777777" w:rsidTr="001A18D9">
        <w:trPr>
          <w:ins w:id="1065" w:author="User" w:date="2026-01-22T15:02:00Z"/>
        </w:trPr>
        <w:tc>
          <w:tcPr>
            <w:tcW w:w="0" w:type="auto"/>
            <w:tcBorders>
              <w:tl2br w:val="nil"/>
              <w:tr2bl w:val="nil"/>
            </w:tcBorders>
            <w:vAlign w:val="center"/>
          </w:tcPr>
          <w:p w14:paraId="5C73B22C" w14:textId="77777777" w:rsidR="00A118F2" w:rsidRPr="000C54C6" w:rsidRDefault="00A118F2" w:rsidP="001A18D9">
            <w:pPr>
              <w:widowControl/>
              <w:jc w:val="center"/>
              <w:rPr>
                <w:ins w:id="1066" w:author="User" w:date="2026-01-22T15:02:00Z"/>
                <w:rFonts w:ascii="Times New Roman" w:hAnsi="Times New Roman" w:cs="Times New Roman"/>
                <w:lang w:eastAsia="zh-CN"/>
              </w:rPr>
            </w:pPr>
            <w:ins w:id="1067" w:author="User" w:date="2026-01-22T15:02:00Z">
              <w:r w:rsidRPr="000C54C6">
                <w:rPr>
                  <w:rFonts w:ascii="Times New Roman" w:eastAsia="SimSun" w:hAnsi="Times New Roman" w:cs="Times New Roman"/>
                  <w:lang w:eastAsia="zh-CN" w:bidi="ar"/>
                </w:rPr>
                <w:lastRenderedPageBreak/>
                <w:t>State</w:t>
              </w:r>
            </w:ins>
          </w:p>
        </w:tc>
        <w:tc>
          <w:tcPr>
            <w:tcW w:w="0" w:type="auto"/>
            <w:tcBorders>
              <w:tl2br w:val="nil"/>
              <w:tr2bl w:val="nil"/>
            </w:tcBorders>
            <w:vAlign w:val="center"/>
          </w:tcPr>
          <w:p w14:paraId="5D872869" w14:textId="77777777" w:rsidR="00A118F2" w:rsidRPr="000C54C6" w:rsidRDefault="00A118F2" w:rsidP="001A18D9">
            <w:pPr>
              <w:widowControl/>
              <w:jc w:val="center"/>
              <w:rPr>
                <w:ins w:id="1068" w:author="User" w:date="2026-01-22T15:02:00Z"/>
                <w:rFonts w:ascii="Times New Roman" w:hAnsi="Times New Roman" w:cs="Times New Roman"/>
                <w:lang w:eastAsia="zh-CN"/>
              </w:rPr>
            </w:pPr>
            <w:ins w:id="1069"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25262999" w14:textId="77777777" w:rsidR="00A118F2" w:rsidRPr="000C54C6" w:rsidRDefault="00A118F2" w:rsidP="001A18D9">
            <w:pPr>
              <w:widowControl/>
              <w:jc w:val="center"/>
              <w:rPr>
                <w:ins w:id="1070" w:author="User" w:date="2026-01-22T15:02:00Z"/>
                <w:rFonts w:ascii="Times New Roman" w:hAnsi="Times New Roman" w:cs="Times New Roman"/>
                <w:lang w:eastAsia="zh-CN"/>
              </w:rPr>
            </w:pPr>
            <w:ins w:id="1071"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4416AA2C" w14:textId="77777777" w:rsidR="00A118F2" w:rsidRPr="000C54C6" w:rsidRDefault="00A118F2" w:rsidP="001A18D9">
            <w:pPr>
              <w:widowControl/>
              <w:jc w:val="center"/>
              <w:rPr>
                <w:ins w:id="1072" w:author="User" w:date="2026-01-22T15:02:00Z"/>
                <w:rFonts w:ascii="Times New Roman" w:hAnsi="Times New Roman" w:cs="Times New Roman"/>
                <w:lang w:eastAsia="zh-CN"/>
              </w:rPr>
            </w:pPr>
            <w:ins w:id="1073" w:author="User" w:date="2026-01-22T15:02:00Z">
              <w:r w:rsidRPr="000C54C6">
                <w:rPr>
                  <w:rFonts w:ascii="Times New Roman" w:eastAsia="SimSun" w:hAnsi="Times New Roman" w:cs="Times New Roman"/>
                  <w:lang w:eastAsia="zh-CN" w:bidi="ar"/>
                </w:rPr>
                <w:t>To be provided by client</w:t>
              </w:r>
            </w:ins>
          </w:p>
        </w:tc>
        <w:tc>
          <w:tcPr>
            <w:tcW w:w="0" w:type="auto"/>
            <w:tcBorders>
              <w:tl2br w:val="nil"/>
              <w:tr2bl w:val="nil"/>
            </w:tcBorders>
            <w:vAlign w:val="center"/>
          </w:tcPr>
          <w:p w14:paraId="348B40C9" w14:textId="77777777" w:rsidR="00A118F2" w:rsidRPr="000C54C6" w:rsidRDefault="00A118F2" w:rsidP="001A18D9">
            <w:pPr>
              <w:widowControl/>
              <w:rPr>
                <w:ins w:id="1074" w:author="User" w:date="2026-01-22T15:02:00Z"/>
                <w:rFonts w:ascii="Times New Roman" w:hAnsi="Times New Roman" w:cs="Times New Roman"/>
                <w:lang w:eastAsia="zh-CN"/>
              </w:rPr>
            </w:pPr>
            <w:ins w:id="1075" w:author="User" w:date="2026-01-22T15:02:00Z">
              <w:r w:rsidRPr="000C54C6">
                <w:rPr>
                  <w:rFonts w:ascii="Times New Roman" w:eastAsia="SimSun" w:hAnsi="Times New Roman" w:cs="Times New Roman"/>
                  <w:lang w:eastAsia="zh-CN" w:bidi="ar"/>
                </w:rPr>
                <w:t>Auto-filled during Lead conversion.</w:t>
              </w:r>
            </w:ins>
          </w:p>
        </w:tc>
      </w:tr>
      <w:tr w:rsidR="00A118F2" w:rsidRPr="000C54C6" w14:paraId="0C716691" w14:textId="77777777" w:rsidTr="001A18D9">
        <w:trPr>
          <w:ins w:id="1076" w:author="User" w:date="2026-01-22T15:02:00Z"/>
        </w:trPr>
        <w:tc>
          <w:tcPr>
            <w:tcW w:w="0" w:type="auto"/>
            <w:tcBorders>
              <w:tl2br w:val="nil"/>
              <w:tr2bl w:val="nil"/>
            </w:tcBorders>
            <w:vAlign w:val="center"/>
          </w:tcPr>
          <w:p w14:paraId="2B6593A1" w14:textId="77777777" w:rsidR="00A118F2" w:rsidRPr="000C54C6" w:rsidRDefault="00A118F2" w:rsidP="001A18D9">
            <w:pPr>
              <w:widowControl/>
              <w:jc w:val="center"/>
              <w:rPr>
                <w:ins w:id="1077" w:author="User" w:date="2026-01-22T15:02:00Z"/>
                <w:rFonts w:ascii="Times New Roman" w:hAnsi="Times New Roman" w:cs="Times New Roman"/>
                <w:lang w:eastAsia="zh-CN"/>
              </w:rPr>
            </w:pPr>
            <w:ins w:id="1078" w:author="User" w:date="2026-01-22T15:02:00Z">
              <w:r w:rsidRPr="000C54C6">
                <w:rPr>
                  <w:rFonts w:ascii="Times New Roman" w:eastAsia="SimSun" w:hAnsi="Times New Roman" w:cs="Times New Roman"/>
                  <w:lang w:eastAsia="zh-CN" w:bidi="ar"/>
                </w:rPr>
                <w:t>District</w:t>
              </w:r>
            </w:ins>
          </w:p>
        </w:tc>
        <w:tc>
          <w:tcPr>
            <w:tcW w:w="0" w:type="auto"/>
            <w:tcBorders>
              <w:tl2br w:val="nil"/>
              <w:tr2bl w:val="nil"/>
            </w:tcBorders>
            <w:vAlign w:val="center"/>
          </w:tcPr>
          <w:p w14:paraId="72DD49CC" w14:textId="77777777" w:rsidR="00A118F2" w:rsidRPr="000C54C6" w:rsidRDefault="00A118F2" w:rsidP="001A18D9">
            <w:pPr>
              <w:widowControl/>
              <w:jc w:val="center"/>
              <w:rPr>
                <w:ins w:id="1079" w:author="User" w:date="2026-01-22T15:02:00Z"/>
                <w:rFonts w:ascii="Times New Roman" w:hAnsi="Times New Roman" w:cs="Times New Roman"/>
                <w:lang w:eastAsia="zh-CN"/>
              </w:rPr>
            </w:pPr>
            <w:ins w:id="1080"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2E650DCC" w14:textId="77777777" w:rsidR="00A118F2" w:rsidRPr="000C54C6" w:rsidRDefault="00A118F2" w:rsidP="001A18D9">
            <w:pPr>
              <w:widowControl/>
              <w:jc w:val="center"/>
              <w:rPr>
                <w:ins w:id="1081" w:author="User" w:date="2026-01-22T15:02:00Z"/>
                <w:rFonts w:ascii="Times New Roman" w:hAnsi="Times New Roman" w:cs="Times New Roman"/>
                <w:lang w:eastAsia="zh-CN"/>
              </w:rPr>
            </w:pPr>
            <w:ins w:id="1082"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75CF1A28" w14:textId="77777777" w:rsidR="00A118F2" w:rsidRPr="000C54C6" w:rsidRDefault="00A118F2" w:rsidP="001A18D9">
            <w:pPr>
              <w:widowControl/>
              <w:jc w:val="center"/>
              <w:rPr>
                <w:ins w:id="1083" w:author="User" w:date="2026-01-22T15:02:00Z"/>
                <w:rFonts w:ascii="Times New Roman" w:hAnsi="Times New Roman" w:cs="Times New Roman"/>
                <w:lang w:eastAsia="zh-CN"/>
              </w:rPr>
            </w:pPr>
            <w:ins w:id="1084" w:author="User" w:date="2026-01-22T15:02:00Z">
              <w:r w:rsidRPr="000C54C6">
                <w:rPr>
                  <w:rFonts w:ascii="Times New Roman" w:eastAsia="SimSun" w:hAnsi="Times New Roman" w:cs="Times New Roman"/>
                  <w:lang w:eastAsia="zh-CN" w:bidi="ar"/>
                </w:rPr>
                <w:t>To be provided by client</w:t>
              </w:r>
            </w:ins>
          </w:p>
        </w:tc>
        <w:tc>
          <w:tcPr>
            <w:tcW w:w="0" w:type="auto"/>
            <w:tcBorders>
              <w:tl2br w:val="nil"/>
              <w:tr2bl w:val="nil"/>
            </w:tcBorders>
            <w:vAlign w:val="center"/>
          </w:tcPr>
          <w:p w14:paraId="252B6293" w14:textId="77777777" w:rsidR="00A118F2" w:rsidRPr="000C54C6" w:rsidRDefault="00A118F2" w:rsidP="001A18D9">
            <w:pPr>
              <w:widowControl/>
              <w:rPr>
                <w:ins w:id="1085" w:author="User" w:date="2026-01-22T15:02:00Z"/>
                <w:rFonts w:ascii="Times New Roman" w:hAnsi="Times New Roman" w:cs="Times New Roman"/>
                <w:lang w:eastAsia="zh-CN"/>
              </w:rPr>
            </w:pPr>
            <w:ins w:id="1086" w:author="User" w:date="2026-01-22T15:02:00Z">
              <w:r w:rsidRPr="000C54C6">
                <w:rPr>
                  <w:rFonts w:ascii="Times New Roman" w:eastAsia="SimSun" w:hAnsi="Times New Roman" w:cs="Times New Roman"/>
                  <w:lang w:eastAsia="zh-CN" w:bidi="ar"/>
                </w:rPr>
                <w:t>Used for filtering customers by region.</w:t>
              </w:r>
            </w:ins>
          </w:p>
        </w:tc>
      </w:tr>
      <w:tr w:rsidR="00A118F2" w:rsidRPr="000C54C6" w14:paraId="572D96DF" w14:textId="77777777" w:rsidTr="001A18D9">
        <w:trPr>
          <w:ins w:id="1087" w:author="User" w:date="2026-01-22T15:02:00Z"/>
        </w:trPr>
        <w:tc>
          <w:tcPr>
            <w:tcW w:w="0" w:type="auto"/>
            <w:tcBorders>
              <w:tl2br w:val="nil"/>
              <w:tr2bl w:val="nil"/>
            </w:tcBorders>
            <w:vAlign w:val="center"/>
          </w:tcPr>
          <w:p w14:paraId="75786EE3" w14:textId="77777777" w:rsidR="00A118F2" w:rsidRPr="000C54C6" w:rsidRDefault="00A118F2" w:rsidP="001A18D9">
            <w:pPr>
              <w:widowControl/>
              <w:jc w:val="center"/>
              <w:rPr>
                <w:ins w:id="1088" w:author="User" w:date="2026-01-22T15:02:00Z"/>
                <w:rFonts w:ascii="Times New Roman" w:hAnsi="Times New Roman" w:cs="Times New Roman"/>
              </w:rPr>
            </w:pPr>
            <w:ins w:id="1089" w:author="User" w:date="2026-01-22T15:02:00Z">
              <w:r w:rsidRPr="000C54C6">
                <w:rPr>
                  <w:rFonts w:ascii="Times New Roman" w:eastAsia="SimSun" w:hAnsi="Times New Roman" w:cs="Times New Roman"/>
                  <w:lang w:eastAsia="zh-CN"/>
                </w:rPr>
                <w:t>corporate</w:t>
              </w:r>
            </w:ins>
          </w:p>
        </w:tc>
        <w:tc>
          <w:tcPr>
            <w:tcW w:w="1995" w:type="dxa"/>
            <w:tcBorders>
              <w:tl2br w:val="nil"/>
              <w:tr2bl w:val="nil"/>
            </w:tcBorders>
            <w:vAlign w:val="center"/>
          </w:tcPr>
          <w:p w14:paraId="2842ECBB" w14:textId="77777777" w:rsidR="00A118F2" w:rsidRPr="000C54C6" w:rsidRDefault="007A21E8" w:rsidP="001A18D9">
            <w:pPr>
              <w:widowControl/>
              <w:jc w:val="center"/>
              <w:rPr>
                <w:ins w:id="1090" w:author="User" w:date="2026-01-22T15:02:00Z"/>
                <w:rFonts w:ascii="Times New Roman" w:hAnsi="Times New Roman" w:cs="Times New Roman"/>
                <w:color w:val="000000" w:themeColor="text1"/>
                <w:rPrChange w:id="1091" w:author="User" w:date="2026-02-02T18:38:00Z">
                  <w:rPr>
                    <w:ins w:id="1092" w:author="User" w:date="2026-01-22T15:02:00Z"/>
                    <w:rFonts w:ascii="Times New Roman" w:hAnsi="Times New Roman" w:cs="Times New Roman"/>
                    <w:color w:val="538135" w:themeColor="accent6" w:themeShade="BF"/>
                  </w:rPr>
                </w:rPrChange>
              </w:rPr>
            </w:pPr>
            <w:ins w:id="1093" w:author="User" w:date="2026-01-22T15:46:00Z">
              <w:r w:rsidRPr="000C54C6">
                <w:rPr>
                  <w:rFonts w:ascii="Times New Roman" w:eastAsia="SimSun" w:hAnsi="Times New Roman" w:cs="Times New Roman"/>
                  <w:color w:val="000000" w:themeColor="text1"/>
                  <w:lang w:eastAsia="zh-CN" w:bidi="ar"/>
                  <w:rPrChange w:id="1094" w:author="User" w:date="2026-02-02T18:38:00Z">
                    <w:rPr>
                      <w:rFonts w:ascii="Times New Roman" w:eastAsia="SimSun" w:hAnsi="Times New Roman" w:cs="Times New Roman"/>
                      <w:color w:val="538135" w:themeColor="accent6" w:themeShade="BF"/>
                      <w:lang w:eastAsia="zh-CN" w:bidi="ar"/>
                    </w:rPr>
                  </w:rPrChange>
                </w:rPr>
                <w:t>Text</w:t>
              </w:r>
            </w:ins>
          </w:p>
        </w:tc>
        <w:tc>
          <w:tcPr>
            <w:tcW w:w="0" w:type="auto"/>
            <w:tcBorders>
              <w:tl2br w:val="nil"/>
              <w:tr2bl w:val="nil"/>
            </w:tcBorders>
            <w:vAlign w:val="center"/>
          </w:tcPr>
          <w:p w14:paraId="2A809BED" w14:textId="77777777" w:rsidR="00A118F2" w:rsidRPr="000C54C6" w:rsidRDefault="00A118F2" w:rsidP="001A18D9">
            <w:pPr>
              <w:widowControl/>
              <w:jc w:val="center"/>
              <w:rPr>
                <w:ins w:id="1095" w:author="User" w:date="2026-01-22T15:02:00Z"/>
                <w:rFonts w:ascii="Times New Roman" w:hAnsi="Times New Roman" w:cs="Times New Roman"/>
              </w:rPr>
            </w:pPr>
          </w:p>
        </w:tc>
        <w:tc>
          <w:tcPr>
            <w:tcW w:w="0" w:type="auto"/>
            <w:tcBorders>
              <w:tl2br w:val="nil"/>
              <w:tr2bl w:val="nil"/>
            </w:tcBorders>
            <w:vAlign w:val="center"/>
          </w:tcPr>
          <w:p w14:paraId="22EA8C58" w14:textId="77777777" w:rsidR="00A118F2" w:rsidRPr="000C54C6" w:rsidRDefault="00A118F2" w:rsidP="001A18D9">
            <w:pPr>
              <w:widowControl/>
              <w:jc w:val="center"/>
              <w:rPr>
                <w:ins w:id="1096" w:author="User" w:date="2026-01-22T15:02:00Z"/>
                <w:rFonts w:ascii="Times New Roman" w:hAnsi="Times New Roman" w:cs="Times New Roman"/>
              </w:rPr>
            </w:pPr>
          </w:p>
        </w:tc>
        <w:tc>
          <w:tcPr>
            <w:tcW w:w="0" w:type="auto"/>
            <w:tcBorders>
              <w:tl2br w:val="nil"/>
              <w:tr2bl w:val="nil"/>
            </w:tcBorders>
            <w:vAlign w:val="center"/>
          </w:tcPr>
          <w:p w14:paraId="1B16DD1E" w14:textId="77777777" w:rsidR="00A118F2" w:rsidRPr="000C54C6" w:rsidRDefault="00A118F2" w:rsidP="001A18D9">
            <w:pPr>
              <w:widowControl/>
              <w:rPr>
                <w:ins w:id="1097" w:author="User" w:date="2026-01-22T15:02:00Z"/>
                <w:rFonts w:ascii="Times New Roman" w:hAnsi="Times New Roman" w:cs="Times New Roman"/>
              </w:rPr>
            </w:pPr>
          </w:p>
        </w:tc>
      </w:tr>
      <w:tr w:rsidR="00A118F2" w:rsidRPr="000C54C6" w14:paraId="2F274D0D" w14:textId="77777777" w:rsidTr="001A18D9">
        <w:trPr>
          <w:ins w:id="1098" w:author="User" w:date="2026-01-22T15:02:00Z"/>
        </w:trPr>
        <w:tc>
          <w:tcPr>
            <w:tcW w:w="0" w:type="auto"/>
            <w:tcBorders>
              <w:tl2br w:val="nil"/>
              <w:tr2bl w:val="nil"/>
            </w:tcBorders>
            <w:vAlign w:val="center"/>
          </w:tcPr>
          <w:p w14:paraId="0B01D416" w14:textId="77777777" w:rsidR="00A118F2" w:rsidRPr="000C54C6" w:rsidRDefault="00A118F2" w:rsidP="001A18D9">
            <w:pPr>
              <w:widowControl/>
              <w:jc w:val="center"/>
              <w:rPr>
                <w:ins w:id="1099" w:author="User" w:date="2026-01-22T15:02:00Z"/>
                <w:rFonts w:ascii="Times New Roman" w:hAnsi="Times New Roman" w:cs="Times New Roman"/>
              </w:rPr>
            </w:pPr>
            <w:ins w:id="1100" w:author="User" w:date="2026-01-22T15:02:00Z">
              <w:r w:rsidRPr="000C54C6">
                <w:rPr>
                  <w:rFonts w:ascii="Times New Roman" w:eastAsia="SimSun" w:hAnsi="Times New Roman" w:cs="Times New Roman"/>
                  <w:lang w:eastAsia="zh-CN"/>
                </w:rPr>
                <w:t>municipality</w:t>
              </w:r>
            </w:ins>
          </w:p>
        </w:tc>
        <w:tc>
          <w:tcPr>
            <w:tcW w:w="1995" w:type="dxa"/>
            <w:tcBorders>
              <w:tl2br w:val="nil"/>
              <w:tr2bl w:val="nil"/>
            </w:tcBorders>
          </w:tcPr>
          <w:p w14:paraId="6032191F" w14:textId="77777777" w:rsidR="00A118F2" w:rsidRPr="000C54C6" w:rsidRDefault="007A21E8" w:rsidP="001A18D9">
            <w:pPr>
              <w:widowControl/>
              <w:jc w:val="center"/>
              <w:rPr>
                <w:ins w:id="1101" w:author="User" w:date="2026-01-22T15:02:00Z"/>
                <w:rFonts w:ascii="Times New Roman" w:hAnsi="Times New Roman" w:cs="Times New Roman"/>
                <w:color w:val="000000" w:themeColor="text1"/>
                <w:rPrChange w:id="1102" w:author="User" w:date="2026-02-02T18:38:00Z">
                  <w:rPr>
                    <w:ins w:id="1103" w:author="User" w:date="2026-01-22T15:02:00Z"/>
                    <w:rFonts w:ascii="Times New Roman" w:hAnsi="Times New Roman" w:cs="Times New Roman"/>
                    <w:color w:val="538135" w:themeColor="accent6" w:themeShade="BF"/>
                  </w:rPr>
                </w:rPrChange>
              </w:rPr>
            </w:pPr>
            <w:ins w:id="1104" w:author="User" w:date="2026-01-22T15:46:00Z">
              <w:r w:rsidRPr="000C54C6">
                <w:rPr>
                  <w:rFonts w:ascii="Times New Roman" w:eastAsia="SimSun" w:hAnsi="Times New Roman" w:cs="Times New Roman"/>
                  <w:color w:val="000000" w:themeColor="text1"/>
                  <w:lang w:eastAsia="zh-CN" w:bidi="ar"/>
                  <w:rPrChange w:id="1105" w:author="User" w:date="2026-02-02T18:38:00Z">
                    <w:rPr>
                      <w:rFonts w:ascii="Times New Roman" w:eastAsia="SimSun" w:hAnsi="Times New Roman" w:cs="Times New Roman"/>
                      <w:color w:val="538135" w:themeColor="accent6" w:themeShade="BF"/>
                      <w:lang w:eastAsia="zh-CN" w:bidi="ar"/>
                    </w:rPr>
                  </w:rPrChange>
                </w:rPr>
                <w:t>Text</w:t>
              </w:r>
            </w:ins>
          </w:p>
        </w:tc>
        <w:tc>
          <w:tcPr>
            <w:tcW w:w="0" w:type="auto"/>
            <w:tcBorders>
              <w:tl2br w:val="nil"/>
              <w:tr2bl w:val="nil"/>
            </w:tcBorders>
            <w:vAlign w:val="center"/>
          </w:tcPr>
          <w:p w14:paraId="7CFA9EE3" w14:textId="77777777" w:rsidR="00A118F2" w:rsidRPr="000C54C6" w:rsidRDefault="00A118F2" w:rsidP="001A18D9">
            <w:pPr>
              <w:widowControl/>
              <w:jc w:val="center"/>
              <w:rPr>
                <w:ins w:id="1106" w:author="User" w:date="2026-01-22T15:02:00Z"/>
                <w:rFonts w:ascii="Times New Roman" w:hAnsi="Times New Roman" w:cs="Times New Roman"/>
              </w:rPr>
            </w:pPr>
          </w:p>
        </w:tc>
        <w:tc>
          <w:tcPr>
            <w:tcW w:w="0" w:type="auto"/>
            <w:tcBorders>
              <w:tl2br w:val="nil"/>
              <w:tr2bl w:val="nil"/>
            </w:tcBorders>
            <w:vAlign w:val="center"/>
          </w:tcPr>
          <w:p w14:paraId="35AE687F" w14:textId="77777777" w:rsidR="00A118F2" w:rsidRPr="000C54C6" w:rsidRDefault="00A118F2" w:rsidP="001A18D9">
            <w:pPr>
              <w:widowControl/>
              <w:jc w:val="center"/>
              <w:rPr>
                <w:ins w:id="1107" w:author="User" w:date="2026-01-22T15:02:00Z"/>
                <w:rFonts w:ascii="Times New Roman" w:hAnsi="Times New Roman" w:cs="Times New Roman"/>
              </w:rPr>
            </w:pPr>
          </w:p>
        </w:tc>
        <w:tc>
          <w:tcPr>
            <w:tcW w:w="0" w:type="auto"/>
            <w:tcBorders>
              <w:tl2br w:val="nil"/>
              <w:tr2bl w:val="nil"/>
            </w:tcBorders>
            <w:vAlign w:val="center"/>
          </w:tcPr>
          <w:p w14:paraId="7EEB97B1" w14:textId="77777777" w:rsidR="00A118F2" w:rsidRPr="000C54C6" w:rsidRDefault="00A118F2" w:rsidP="001A18D9">
            <w:pPr>
              <w:widowControl/>
              <w:rPr>
                <w:ins w:id="1108" w:author="User" w:date="2026-01-22T15:02:00Z"/>
                <w:rFonts w:ascii="Times New Roman" w:hAnsi="Times New Roman" w:cs="Times New Roman"/>
              </w:rPr>
            </w:pPr>
          </w:p>
        </w:tc>
      </w:tr>
      <w:tr w:rsidR="00A118F2" w:rsidRPr="000C54C6" w14:paraId="0994F991" w14:textId="77777777" w:rsidTr="001A18D9">
        <w:trPr>
          <w:ins w:id="1109" w:author="User" w:date="2026-01-22T15:02:00Z"/>
        </w:trPr>
        <w:tc>
          <w:tcPr>
            <w:tcW w:w="0" w:type="auto"/>
            <w:tcBorders>
              <w:tl2br w:val="nil"/>
              <w:tr2bl w:val="nil"/>
            </w:tcBorders>
            <w:vAlign w:val="center"/>
          </w:tcPr>
          <w:p w14:paraId="11C3A6FE" w14:textId="77777777" w:rsidR="00A118F2" w:rsidRPr="000C54C6" w:rsidRDefault="00A118F2" w:rsidP="001A18D9">
            <w:pPr>
              <w:widowControl/>
              <w:jc w:val="center"/>
              <w:rPr>
                <w:ins w:id="1110" w:author="User" w:date="2026-01-22T15:02:00Z"/>
                <w:rFonts w:ascii="Times New Roman" w:hAnsi="Times New Roman" w:cs="Times New Roman"/>
              </w:rPr>
            </w:pPr>
            <w:ins w:id="1111" w:author="User" w:date="2026-01-22T15:02:00Z">
              <w:r w:rsidRPr="000C54C6">
                <w:rPr>
                  <w:rFonts w:ascii="Times New Roman" w:eastAsia="SimSun" w:hAnsi="Times New Roman" w:cs="Times New Roman"/>
                  <w:lang w:eastAsia="zh-CN" w:bidi="ar"/>
                </w:rPr>
                <w:t>Panchayath</w:t>
              </w:r>
            </w:ins>
          </w:p>
        </w:tc>
        <w:tc>
          <w:tcPr>
            <w:tcW w:w="0" w:type="auto"/>
            <w:tcBorders>
              <w:tl2br w:val="nil"/>
              <w:tr2bl w:val="nil"/>
            </w:tcBorders>
          </w:tcPr>
          <w:p w14:paraId="19EA2BC0" w14:textId="77777777" w:rsidR="00A118F2" w:rsidRPr="000C54C6" w:rsidRDefault="007A21E8" w:rsidP="001A18D9">
            <w:pPr>
              <w:widowControl/>
              <w:jc w:val="center"/>
              <w:rPr>
                <w:ins w:id="1112" w:author="User" w:date="2026-01-22T15:02:00Z"/>
                <w:rFonts w:ascii="Times New Roman" w:hAnsi="Times New Roman" w:cs="Times New Roman"/>
                <w:color w:val="000000" w:themeColor="text1"/>
                <w:rPrChange w:id="1113" w:author="User" w:date="2026-02-02T18:38:00Z">
                  <w:rPr>
                    <w:ins w:id="1114" w:author="User" w:date="2026-01-22T15:02:00Z"/>
                    <w:rFonts w:ascii="Times New Roman" w:hAnsi="Times New Roman" w:cs="Times New Roman"/>
                    <w:color w:val="538135" w:themeColor="accent6" w:themeShade="BF"/>
                  </w:rPr>
                </w:rPrChange>
              </w:rPr>
            </w:pPr>
            <w:ins w:id="1115" w:author="User" w:date="2026-01-22T15:46:00Z">
              <w:r w:rsidRPr="000C54C6">
                <w:rPr>
                  <w:rFonts w:ascii="Times New Roman" w:eastAsia="SimSun" w:hAnsi="Times New Roman" w:cs="Times New Roman"/>
                  <w:color w:val="000000" w:themeColor="text1"/>
                  <w:lang w:eastAsia="zh-CN" w:bidi="ar"/>
                  <w:rPrChange w:id="1116" w:author="User" w:date="2026-02-02T18:38:00Z">
                    <w:rPr>
                      <w:rFonts w:ascii="Times New Roman" w:eastAsia="SimSun" w:hAnsi="Times New Roman" w:cs="Times New Roman"/>
                      <w:color w:val="538135" w:themeColor="accent6" w:themeShade="BF"/>
                      <w:lang w:eastAsia="zh-CN" w:bidi="ar"/>
                    </w:rPr>
                  </w:rPrChange>
                </w:rPr>
                <w:t>Text</w:t>
              </w:r>
            </w:ins>
          </w:p>
        </w:tc>
        <w:tc>
          <w:tcPr>
            <w:tcW w:w="0" w:type="auto"/>
            <w:tcBorders>
              <w:tl2br w:val="nil"/>
              <w:tr2bl w:val="nil"/>
            </w:tcBorders>
            <w:vAlign w:val="center"/>
          </w:tcPr>
          <w:p w14:paraId="479D378C" w14:textId="77777777" w:rsidR="00A118F2" w:rsidRPr="000C54C6" w:rsidRDefault="00A118F2" w:rsidP="001A18D9">
            <w:pPr>
              <w:widowControl/>
              <w:jc w:val="center"/>
              <w:rPr>
                <w:ins w:id="1117" w:author="User" w:date="2026-01-22T15:02:00Z"/>
                <w:rFonts w:ascii="Times New Roman" w:hAnsi="Times New Roman" w:cs="Times New Roman"/>
              </w:rPr>
            </w:pPr>
            <w:ins w:id="1118"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7568C4AE" w14:textId="77777777" w:rsidR="00A118F2" w:rsidRPr="000C54C6" w:rsidRDefault="00A118F2" w:rsidP="001A18D9">
            <w:pPr>
              <w:widowControl/>
              <w:jc w:val="center"/>
              <w:rPr>
                <w:ins w:id="1119" w:author="User" w:date="2026-01-22T15:02:00Z"/>
                <w:rFonts w:ascii="Times New Roman" w:hAnsi="Times New Roman" w:cs="Times New Roman"/>
              </w:rPr>
            </w:pPr>
            <w:ins w:id="1120"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4F4E4AB6" w14:textId="77777777" w:rsidR="00A118F2" w:rsidRPr="000C54C6" w:rsidRDefault="00A118F2" w:rsidP="001A18D9">
            <w:pPr>
              <w:widowControl/>
              <w:rPr>
                <w:ins w:id="1121" w:author="User" w:date="2026-01-22T15:02:00Z"/>
                <w:rFonts w:ascii="Times New Roman" w:hAnsi="Times New Roman" w:cs="Times New Roman"/>
              </w:rPr>
            </w:pPr>
            <w:ins w:id="1122" w:author="User" w:date="2026-01-22T15:02:00Z">
              <w:r w:rsidRPr="000C54C6">
                <w:rPr>
                  <w:rFonts w:ascii="Times New Roman" w:eastAsia="SimSun" w:hAnsi="Times New Roman" w:cs="Times New Roman"/>
                  <w:lang w:eastAsia="zh-CN" w:bidi="ar"/>
                </w:rPr>
                <w:t>Local-level address detail (to be captured).</w:t>
              </w:r>
            </w:ins>
          </w:p>
        </w:tc>
      </w:tr>
      <w:tr w:rsidR="00A118F2" w:rsidRPr="000C54C6" w14:paraId="142C37E0" w14:textId="77777777" w:rsidTr="001A18D9">
        <w:trPr>
          <w:ins w:id="1123" w:author="User" w:date="2026-01-22T15:02:00Z"/>
        </w:trPr>
        <w:tc>
          <w:tcPr>
            <w:tcW w:w="0" w:type="auto"/>
            <w:tcBorders>
              <w:tl2br w:val="nil"/>
              <w:tr2bl w:val="nil"/>
            </w:tcBorders>
            <w:vAlign w:val="center"/>
          </w:tcPr>
          <w:p w14:paraId="3336F429" w14:textId="77777777" w:rsidR="00A118F2" w:rsidRPr="000C54C6" w:rsidRDefault="00A118F2" w:rsidP="001A18D9">
            <w:pPr>
              <w:widowControl/>
              <w:jc w:val="center"/>
              <w:rPr>
                <w:ins w:id="1124" w:author="User" w:date="2026-01-22T15:02:00Z"/>
                <w:rFonts w:ascii="Times New Roman" w:eastAsia="SimSun" w:hAnsi="Times New Roman" w:cs="Times New Roman"/>
                <w:lang w:eastAsia="zh-CN" w:bidi="ar"/>
              </w:rPr>
            </w:pPr>
            <w:ins w:id="1125" w:author="User" w:date="2026-01-22T15:02:00Z">
              <w:r w:rsidRPr="000C54C6">
                <w:rPr>
                  <w:rFonts w:ascii="Times New Roman" w:eastAsia="SimSun" w:hAnsi="Times New Roman" w:cs="Times New Roman"/>
                  <w:lang w:eastAsia="zh-CN"/>
                </w:rPr>
                <w:t>village</w:t>
              </w:r>
            </w:ins>
          </w:p>
        </w:tc>
        <w:tc>
          <w:tcPr>
            <w:tcW w:w="0" w:type="auto"/>
            <w:tcBorders>
              <w:tl2br w:val="nil"/>
              <w:tr2bl w:val="nil"/>
            </w:tcBorders>
          </w:tcPr>
          <w:p w14:paraId="5E41A37B" w14:textId="77777777" w:rsidR="00A118F2" w:rsidRPr="000C54C6" w:rsidRDefault="007A21E8" w:rsidP="001A18D9">
            <w:pPr>
              <w:widowControl/>
              <w:jc w:val="center"/>
              <w:rPr>
                <w:ins w:id="1126" w:author="User" w:date="2026-01-22T15:02:00Z"/>
                <w:rFonts w:ascii="Times New Roman" w:hAnsi="Times New Roman" w:cs="Times New Roman"/>
                <w:color w:val="000000" w:themeColor="text1"/>
                <w:lang w:eastAsia="zh-CN"/>
                <w:rPrChange w:id="1127" w:author="User" w:date="2026-02-02T18:38:00Z">
                  <w:rPr>
                    <w:ins w:id="1128" w:author="User" w:date="2026-01-22T15:02:00Z"/>
                    <w:rFonts w:ascii="Times New Roman" w:hAnsi="Times New Roman" w:cs="Times New Roman"/>
                    <w:color w:val="538135" w:themeColor="accent6" w:themeShade="BF"/>
                    <w:lang w:eastAsia="zh-CN"/>
                  </w:rPr>
                </w:rPrChange>
              </w:rPr>
            </w:pPr>
            <w:ins w:id="1129" w:author="User" w:date="2026-01-22T15:46:00Z">
              <w:r w:rsidRPr="000C54C6">
                <w:rPr>
                  <w:rFonts w:ascii="Times New Roman" w:eastAsia="SimSun" w:hAnsi="Times New Roman" w:cs="Times New Roman"/>
                  <w:color w:val="000000" w:themeColor="text1"/>
                  <w:lang w:eastAsia="zh-CN" w:bidi="ar"/>
                  <w:rPrChange w:id="1130" w:author="User" w:date="2026-02-02T18:38:00Z">
                    <w:rPr>
                      <w:rFonts w:ascii="Times New Roman" w:eastAsia="SimSun" w:hAnsi="Times New Roman" w:cs="Times New Roman"/>
                      <w:color w:val="538135" w:themeColor="accent6" w:themeShade="BF"/>
                      <w:lang w:eastAsia="zh-CN" w:bidi="ar"/>
                    </w:rPr>
                  </w:rPrChange>
                </w:rPr>
                <w:t>Text</w:t>
              </w:r>
            </w:ins>
          </w:p>
        </w:tc>
        <w:tc>
          <w:tcPr>
            <w:tcW w:w="0" w:type="auto"/>
            <w:tcBorders>
              <w:tl2br w:val="nil"/>
              <w:tr2bl w:val="nil"/>
            </w:tcBorders>
            <w:vAlign w:val="center"/>
          </w:tcPr>
          <w:p w14:paraId="172996AE" w14:textId="77777777" w:rsidR="00A118F2" w:rsidRPr="000C54C6" w:rsidRDefault="00A118F2" w:rsidP="001A18D9">
            <w:pPr>
              <w:widowControl/>
              <w:jc w:val="center"/>
              <w:rPr>
                <w:ins w:id="1131"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31864164" w14:textId="77777777" w:rsidR="00A118F2" w:rsidRPr="000C54C6" w:rsidRDefault="00A118F2" w:rsidP="001A18D9">
            <w:pPr>
              <w:widowControl/>
              <w:jc w:val="center"/>
              <w:rPr>
                <w:ins w:id="1132"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06876B4E" w14:textId="77777777" w:rsidR="00A118F2" w:rsidRPr="000C54C6" w:rsidRDefault="00A118F2" w:rsidP="001A18D9">
            <w:pPr>
              <w:widowControl/>
              <w:rPr>
                <w:ins w:id="1133" w:author="User" w:date="2026-01-22T15:02:00Z"/>
                <w:rFonts w:ascii="Times New Roman" w:eastAsia="SimSun" w:hAnsi="Times New Roman" w:cs="Times New Roman"/>
                <w:lang w:eastAsia="zh-CN" w:bidi="ar"/>
              </w:rPr>
            </w:pPr>
          </w:p>
        </w:tc>
      </w:tr>
      <w:tr w:rsidR="00A118F2" w:rsidRPr="000C54C6" w14:paraId="61F54835" w14:textId="77777777" w:rsidTr="001A18D9">
        <w:trPr>
          <w:ins w:id="1134" w:author="User" w:date="2026-01-22T15:02:00Z"/>
        </w:trPr>
        <w:tc>
          <w:tcPr>
            <w:tcW w:w="0" w:type="auto"/>
            <w:tcBorders>
              <w:tl2br w:val="nil"/>
              <w:tr2bl w:val="nil"/>
            </w:tcBorders>
            <w:vAlign w:val="center"/>
          </w:tcPr>
          <w:p w14:paraId="7F684A1D" w14:textId="77777777" w:rsidR="00A118F2" w:rsidRPr="000C54C6" w:rsidRDefault="00A118F2" w:rsidP="001A18D9">
            <w:pPr>
              <w:widowControl/>
              <w:jc w:val="center"/>
              <w:rPr>
                <w:ins w:id="1135" w:author="User" w:date="2026-01-22T15:02:00Z"/>
                <w:rFonts w:ascii="Times New Roman" w:hAnsi="Times New Roman" w:cs="Times New Roman"/>
              </w:rPr>
            </w:pPr>
            <w:ins w:id="1136" w:author="User" w:date="2026-01-22T15:02:00Z">
              <w:r w:rsidRPr="000C54C6">
                <w:rPr>
                  <w:rFonts w:ascii="Times New Roman" w:eastAsia="SimSun" w:hAnsi="Times New Roman" w:cs="Times New Roman"/>
                  <w:lang w:eastAsia="zh-CN" w:bidi="ar"/>
                </w:rPr>
                <w:t>Account Status</w:t>
              </w:r>
            </w:ins>
          </w:p>
        </w:tc>
        <w:tc>
          <w:tcPr>
            <w:tcW w:w="0" w:type="auto"/>
            <w:tcBorders>
              <w:tl2br w:val="nil"/>
              <w:tr2bl w:val="nil"/>
            </w:tcBorders>
            <w:vAlign w:val="center"/>
          </w:tcPr>
          <w:p w14:paraId="5EF02E26" w14:textId="77777777" w:rsidR="00A118F2" w:rsidRPr="000C54C6" w:rsidRDefault="00A118F2" w:rsidP="001A18D9">
            <w:pPr>
              <w:widowControl/>
              <w:jc w:val="center"/>
              <w:rPr>
                <w:ins w:id="1137" w:author="User" w:date="2026-01-22T15:02:00Z"/>
                <w:rFonts w:ascii="Times New Roman" w:hAnsi="Times New Roman" w:cs="Times New Roman"/>
              </w:rPr>
            </w:pPr>
            <w:ins w:id="1138"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3F274C22" w14:textId="77777777" w:rsidR="00A118F2" w:rsidRPr="000C54C6" w:rsidRDefault="00A118F2" w:rsidP="001A18D9">
            <w:pPr>
              <w:widowControl/>
              <w:jc w:val="center"/>
              <w:rPr>
                <w:ins w:id="1139" w:author="User" w:date="2026-01-22T15:02:00Z"/>
                <w:rFonts w:ascii="Times New Roman" w:hAnsi="Times New Roman" w:cs="Times New Roman"/>
              </w:rPr>
            </w:pPr>
            <w:ins w:id="1140"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61A09682" w14:textId="77777777" w:rsidR="00A118F2" w:rsidRPr="000C54C6" w:rsidRDefault="00A118F2" w:rsidP="001A18D9">
            <w:pPr>
              <w:widowControl/>
              <w:jc w:val="center"/>
              <w:rPr>
                <w:ins w:id="1141" w:author="User" w:date="2026-01-22T15:02:00Z"/>
                <w:rFonts w:ascii="Times New Roman" w:hAnsi="Times New Roman" w:cs="Times New Roman"/>
              </w:rPr>
            </w:pPr>
            <w:ins w:id="1142" w:author="User" w:date="2026-01-22T15:02:00Z">
              <w:r w:rsidRPr="000C54C6">
                <w:rPr>
                  <w:rFonts w:ascii="Times New Roman" w:eastAsia="SimSun" w:hAnsi="Times New Roman" w:cs="Times New Roman"/>
                  <w:lang w:eastAsia="zh-CN" w:bidi="ar"/>
                </w:rPr>
                <w:t>Active, Inactive</w:t>
              </w:r>
            </w:ins>
          </w:p>
        </w:tc>
        <w:tc>
          <w:tcPr>
            <w:tcW w:w="0" w:type="auto"/>
            <w:tcBorders>
              <w:tl2br w:val="nil"/>
              <w:tr2bl w:val="nil"/>
            </w:tcBorders>
            <w:vAlign w:val="center"/>
          </w:tcPr>
          <w:p w14:paraId="68BAD11E" w14:textId="77777777" w:rsidR="00A118F2" w:rsidRPr="000C54C6" w:rsidRDefault="00A118F2" w:rsidP="001A18D9">
            <w:pPr>
              <w:widowControl/>
              <w:rPr>
                <w:ins w:id="1143" w:author="User" w:date="2026-01-22T15:02:00Z"/>
                <w:rFonts w:ascii="Times New Roman" w:hAnsi="Times New Roman" w:cs="Times New Roman"/>
              </w:rPr>
            </w:pPr>
            <w:ins w:id="1144" w:author="User" w:date="2026-01-22T15:02:00Z">
              <w:r w:rsidRPr="000C54C6">
                <w:rPr>
                  <w:rFonts w:ascii="Times New Roman" w:eastAsia="SimSun" w:hAnsi="Times New Roman" w:cs="Times New Roman"/>
                  <w:lang w:eastAsia="zh-CN" w:bidi="ar"/>
                </w:rPr>
                <w:t>Status of the customer.</w:t>
              </w:r>
            </w:ins>
          </w:p>
        </w:tc>
      </w:tr>
      <w:tr w:rsidR="00A118F2" w:rsidRPr="000C54C6" w14:paraId="3A4E2CE0" w14:textId="77777777" w:rsidTr="001A18D9">
        <w:trPr>
          <w:ins w:id="1145" w:author="User" w:date="2026-01-22T15:02:00Z"/>
        </w:trPr>
        <w:tc>
          <w:tcPr>
            <w:tcW w:w="0" w:type="auto"/>
            <w:tcBorders>
              <w:tl2br w:val="nil"/>
              <w:tr2bl w:val="nil"/>
            </w:tcBorders>
            <w:vAlign w:val="center"/>
          </w:tcPr>
          <w:p w14:paraId="19E01111" w14:textId="77777777" w:rsidR="00A118F2" w:rsidRPr="000C54C6" w:rsidRDefault="00A118F2" w:rsidP="001A18D9">
            <w:pPr>
              <w:widowControl/>
              <w:jc w:val="center"/>
              <w:rPr>
                <w:ins w:id="1146" w:author="User" w:date="2026-01-22T15:02:00Z"/>
                <w:rFonts w:ascii="Times New Roman" w:hAnsi="Times New Roman" w:cs="Times New Roman"/>
              </w:rPr>
            </w:pPr>
            <w:ins w:id="1147" w:author="User" w:date="2026-01-22T15:02:00Z">
              <w:r w:rsidRPr="000C54C6">
                <w:rPr>
                  <w:rFonts w:ascii="Times New Roman" w:eastAsia="SimSun" w:hAnsi="Times New Roman" w:cs="Times New Roman"/>
                  <w:lang w:eastAsia="zh-CN" w:bidi="ar"/>
                </w:rPr>
                <w:t>Created By</w:t>
              </w:r>
            </w:ins>
          </w:p>
        </w:tc>
        <w:tc>
          <w:tcPr>
            <w:tcW w:w="0" w:type="auto"/>
            <w:tcBorders>
              <w:tl2br w:val="nil"/>
              <w:tr2bl w:val="nil"/>
            </w:tcBorders>
            <w:vAlign w:val="center"/>
          </w:tcPr>
          <w:p w14:paraId="43FB7DA9" w14:textId="77777777" w:rsidR="00A118F2" w:rsidRPr="000C54C6" w:rsidRDefault="00A118F2" w:rsidP="001A18D9">
            <w:pPr>
              <w:widowControl/>
              <w:jc w:val="center"/>
              <w:rPr>
                <w:ins w:id="1148" w:author="User" w:date="2026-01-22T15:02:00Z"/>
                <w:rFonts w:ascii="Times New Roman" w:hAnsi="Times New Roman" w:cs="Times New Roman"/>
              </w:rPr>
            </w:pPr>
            <w:ins w:id="1149" w:author="User" w:date="2026-01-22T15:02:00Z">
              <w:r w:rsidRPr="000C54C6">
                <w:rPr>
                  <w:rFonts w:ascii="Times New Roman" w:eastAsia="SimSun" w:hAnsi="Times New Roman" w:cs="Times New Roman"/>
                  <w:lang w:eastAsia="zh-CN" w:bidi="ar"/>
                </w:rPr>
                <w:t>System Field</w:t>
              </w:r>
            </w:ins>
          </w:p>
        </w:tc>
        <w:tc>
          <w:tcPr>
            <w:tcW w:w="0" w:type="auto"/>
            <w:tcBorders>
              <w:tl2br w:val="nil"/>
              <w:tr2bl w:val="nil"/>
            </w:tcBorders>
            <w:vAlign w:val="center"/>
          </w:tcPr>
          <w:p w14:paraId="221096FC" w14:textId="77777777" w:rsidR="00A118F2" w:rsidRPr="000C54C6" w:rsidRDefault="00A118F2" w:rsidP="001A18D9">
            <w:pPr>
              <w:widowControl/>
              <w:jc w:val="center"/>
              <w:rPr>
                <w:ins w:id="1150" w:author="User" w:date="2026-01-22T15:02:00Z"/>
                <w:rFonts w:ascii="Times New Roman" w:hAnsi="Times New Roman" w:cs="Times New Roman"/>
              </w:rPr>
            </w:pPr>
            <w:ins w:id="1151" w:author="User" w:date="2026-01-22T15:02:00Z">
              <w:r w:rsidRPr="000C54C6">
                <w:rPr>
                  <w:rFonts w:ascii="Times New Roman" w:eastAsia="SimSun" w:hAnsi="Times New Roman" w:cs="Times New Roman"/>
                  <w:lang w:eastAsia="zh-CN" w:bidi="ar"/>
                </w:rPr>
                <w:t>System generated</w:t>
              </w:r>
            </w:ins>
          </w:p>
        </w:tc>
        <w:tc>
          <w:tcPr>
            <w:tcW w:w="0" w:type="auto"/>
            <w:tcBorders>
              <w:tl2br w:val="nil"/>
              <w:tr2bl w:val="nil"/>
            </w:tcBorders>
            <w:vAlign w:val="center"/>
          </w:tcPr>
          <w:p w14:paraId="717D0C2C" w14:textId="77777777" w:rsidR="00A118F2" w:rsidRPr="000C54C6" w:rsidRDefault="00A118F2" w:rsidP="001A18D9">
            <w:pPr>
              <w:widowControl/>
              <w:jc w:val="center"/>
              <w:rPr>
                <w:ins w:id="1152" w:author="User" w:date="2026-01-22T15:02:00Z"/>
                <w:rFonts w:ascii="Times New Roman" w:hAnsi="Times New Roman" w:cs="Times New Roman"/>
              </w:rPr>
            </w:pPr>
            <w:ins w:id="1153"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6548F0E3" w14:textId="77777777" w:rsidR="00A118F2" w:rsidRPr="000C54C6" w:rsidRDefault="00A118F2" w:rsidP="001A18D9">
            <w:pPr>
              <w:widowControl/>
              <w:rPr>
                <w:ins w:id="1154" w:author="User" w:date="2026-01-22T15:02:00Z"/>
                <w:rFonts w:ascii="Times New Roman" w:hAnsi="Times New Roman" w:cs="Times New Roman"/>
              </w:rPr>
            </w:pPr>
            <w:ins w:id="1155" w:author="User" w:date="2026-01-22T15:02:00Z">
              <w:r w:rsidRPr="000C54C6">
                <w:rPr>
                  <w:rFonts w:ascii="Times New Roman" w:eastAsia="SimSun" w:hAnsi="Times New Roman" w:cs="Times New Roman"/>
                  <w:lang w:eastAsia="zh-CN" w:bidi="ar"/>
                </w:rPr>
                <w:t>Record creator.</w:t>
              </w:r>
            </w:ins>
          </w:p>
        </w:tc>
      </w:tr>
      <w:tr w:rsidR="00A118F2" w:rsidRPr="000C54C6" w14:paraId="08AA0D09" w14:textId="77777777" w:rsidTr="001A18D9">
        <w:trPr>
          <w:ins w:id="1156" w:author="User" w:date="2026-01-22T15:02:00Z"/>
        </w:trPr>
        <w:tc>
          <w:tcPr>
            <w:tcW w:w="0" w:type="auto"/>
            <w:tcBorders>
              <w:tl2br w:val="nil"/>
              <w:tr2bl w:val="nil"/>
            </w:tcBorders>
            <w:vAlign w:val="center"/>
          </w:tcPr>
          <w:p w14:paraId="641C633E" w14:textId="77777777" w:rsidR="00A118F2" w:rsidRPr="000C54C6" w:rsidRDefault="00A118F2" w:rsidP="001A18D9">
            <w:pPr>
              <w:widowControl/>
              <w:jc w:val="center"/>
              <w:rPr>
                <w:ins w:id="1157" w:author="User" w:date="2026-01-22T15:02:00Z"/>
                <w:rFonts w:ascii="Times New Roman" w:hAnsi="Times New Roman" w:cs="Times New Roman"/>
              </w:rPr>
            </w:pPr>
            <w:ins w:id="1158" w:author="User" w:date="2026-01-22T15:02:00Z">
              <w:r w:rsidRPr="000C54C6">
                <w:rPr>
                  <w:rFonts w:ascii="Times New Roman" w:eastAsia="SimSun" w:hAnsi="Times New Roman" w:cs="Times New Roman"/>
                  <w:lang w:eastAsia="zh-CN" w:bidi="ar"/>
                </w:rPr>
                <w:t>Last Modified By</w:t>
              </w:r>
            </w:ins>
          </w:p>
        </w:tc>
        <w:tc>
          <w:tcPr>
            <w:tcW w:w="0" w:type="auto"/>
            <w:tcBorders>
              <w:tl2br w:val="nil"/>
              <w:tr2bl w:val="nil"/>
            </w:tcBorders>
            <w:vAlign w:val="center"/>
          </w:tcPr>
          <w:p w14:paraId="30182182" w14:textId="77777777" w:rsidR="00A118F2" w:rsidRPr="000C54C6" w:rsidRDefault="00A118F2" w:rsidP="001A18D9">
            <w:pPr>
              <w:widowControl/>
              <w:jc w:val="center"/>
              <w:rPr>
                <w:ins w:id="1159" w:author="User" w:date="2026-01-22T15:02:00Z"/>
                <w:rFonts w:ascii="Times New Roman" w:hAnsi="Times New Roman" w:cs="Times New Roman"/>
              </w:rPr>
            </w:pPr>
            <w:ins w:id="1160" w:author="User" w:date="2026-01-22T15:02:00Z">
              <w:r w:rsidRPr="000C54C6">
                <w:rPr>
                  <w:rFonts w:ascii="Times New Roman" w:eastAsia="SimSun" w:hAnsi="Times New Roman" w:cs="Times New Roman"/>
                  <w:lang w:eastAsia="zh-CN" w:bidi="ar"/>
                </w:rPr>
                <w:t>System Field</w:t>
              </w:r>
            </w:ins>
          </w:p>
        </w:tc>
        <w:tc>
          <w:tcPr>
            <w:tcW w:w="0" w:type="auto"/>
            <w:tcBorders>
              <w:tl2br w:val="nil"/>
              <w:tr2bl w:val="nil"/>
            </w:tcBorders>
            <w:vAlign w:val="center"/>
          </w:tcPr>
          <w:p w14:paraId="28CA45DB" w14:textId="77777777" w:rsidR="00A118F2" w:rsidRPr="000C54C6" w:rsidRDefault="00A118F2" w:rsidP="001A18D9">
            <w:pPr>
              <w:widowControl/>
              <w:jc w:val="center"/>
              <w:rPr>
                <w:ins w:id="1161" w:author="User" w:date="2026-01-22T15:02:00Z"/>
                <w:rFonts w:ascii="Times New Roman" w:hAnsi="Times New Roman" w:cs="Times New Roman"/>
              </w:rPr>
            </w:pPr>
            <w:ins w:id="1162" w:author="User" w:date="2026-01-22T15:02:00Z">
              <w:r w:rsidRPr="000C54C6">
                <w:rPr>
                  <w:rFonts w:ascii="Times New Roman" w:eastAsia="SimSun" w:hAnsi="Times New Roman" w:cs="Times New Roman"/>
                  <w:lang w:eastAsia="zh-CN" w:bidi="ar"/>
                </w:rPr>
                <w:t>System generated</w:t>
              </w:r>
            </w:ins>
          </w:p>
        </w:tc>
        <w:tc>
          <w:tcPr>
            <w:tcW w:w="0" w:type="auto"/>
            <w:tcBorders>
              <w:tl2br w:val="nil"/>
              <w:tr2bl w:val="nil"/>
            </w:tcBorders>
            <w:vAlign w:val="center"/>
          </w:tcPr>
          <w:p w14:paraId="72E69CED" w14:textId="77777777" w:rsidR="00A118F2" w:rsidRPr="000C54C6" w:rsidRDefault="00A118F2" w:rsidP="001A18D9">
            <w:pPr>
              <w:widowControl/>
              <w:jc w:val="center"/>
              <w:rPr>
                <w:ins w:id="1163" w:author="User" w:date="2026-01-22T15:02:00Z"/>
                <w:rFonts w:ascii="Times New Roman" w:hAnsi="Times New Roman" w:cs="Times New Roman"/>
              </w:rPr>
            </w:pPr>
            <w:ins w:id="1164"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141F1D0C" w14:textId="77777777" w:rsidR="00A118F2" w:rsidRPr="000C54C6" w:rsidRDefault="00A118F2" w:rsidP="001A18D9">
            <w:pPr>
              <w:widowControl/>
              <w:rPr>
                <w:ins w:id="1165" w:author="User" w:date="2026-01-22T15:02:00Z"/>
                <w:rFonts w:ascii="Times New Roman" w:hAnsi="Times New Roman" w:cs="Times New Roman"/>
              </w:rPr>
            </w:pPr>
            <w:ins w:id="1166" w:author="User" w:date="2026-01-22T15:02:00Z">
              <w:r w:rsidRPr="000C54C6">
                <w:rPr>
                  <w:rFonts w:ascii="Times New Roman" w:eastAsia="SimSun" w:hAnsi="Times New Roman" w:cs="Times New Roman"/>
                  <w:lang w:eastAsia="zh-CN" w:bidi="ar"/>
                </w:rPr>
                <w:t>Last updated user.</w:t>
              </w:r>
            </w:ins>
          </w:p>
        </w:tc>
      </w:tr>
    </w:tbl>
    <w:p w14:paraId="7EC2C42B" w14:textId="77777777" w:rsidR="00A118F2" w:rsidRPr="000C54C6" w:rsidRDefault="00A118F2" w:rsidP="00A118F2">
      <w:pPr>
        <w:pStyle w:val="ListParagraph"/>
        <w:tabs>
          <w:tab w:val="left" w:pos="653"/>
        </w:tabs>
        <w:spacing w:before="4"/>
        <w:ind w:left="384" w:firstLine="0"/>
        <w:rPr>
          <w:ins w:id="1167" w:author="User" w:date="2026-01-22T15:02:00Z"/>
          <w:rFonts w:ascii="Times New Roman" w:eastAsia="SimSun" w:hAnsi="Times New Roman" w:cs="Times New Roman"/>
          <w:b/>
          <w:bCs/>
          <w:color w:val="44546A" w:themeColor="text2"/>
          <w:sz w:val="28"/>
          <w:szCs w:val="28"/>
        </w:rPr>
      </w:pPr>
    </w:p>
    <w:p w14:paraId="10ECA4C7" w14:textId="77777777" w:rsidR="00A118F2" w:rsidRPr="000C54C6" w:rsidRDefault="00A118F2" w:rsidP="00A118F2">
      <w:pPr>
        <w:pStyle w:val="ListParagraph"/>
        <w:numPr>
          <w:ilvl w:val="0"/>
          <w:numId w:val="78"/>
        </w:numPr>
        <w:tabs>
          <w:tab w:val="left" w:pos="653"/>
        </w:tabs>
        <w:spacing w:before="4"/>
        <w:ind w:left="359"/>
        <w:jc w:val="both"/>
        <w:rPr>
          <w:ins w:id="1168" w:author="User" w:date="2026-01-22T15:02:00Z"/>
          <w:rFonts w:ascii="Times New Roman" w:hAnsi="Times New Roman" w:cs="Times New Roman"/>
          <w:b/>
          <w:bCs/>
          <w:color w:val="44546A" w:themeColor="text2"/>
          <w:sz w:val="24"/>
          <w:szCs w:val="24"/>
        </w:rPr>
      </w:pPr>
      <w:ins w:id="1169" w:author="User" w:date="2026-01-22T15:02:00Z">
        <w:r w:rsidRPr="000C54C6">
          <w:rPr>
            <w:rFonts w:ascii="Times New Roman" w:eastAsia="SimSun" w:hAnsi="Times New Roman" w:cs="Times New Roman"/>
            <w:b/>
            <w:bCs/>
            <w:color w:val="44546A" w:themeColor="text2"/>
            <w:sz w:val="24"/>
            <w:szCs w:val="24"/>
          </w:rPr>
          <w:t>Functional flow</w:t>
        </w:r>
      </w:ins>
    </w:p>
    <w:p w14:paraId="617A2335" w14:textId="77777777" w:rsidR="00A118F2" w:rsidRPr="000C54C6" w:rsidRDefault="00A118F2" w:rsidP="00A118F2">
      <w:pPr>
        <w:pStyle w:val="ListParagraph"/>
        <w:numPr>
          <w:ilvl w:val="0"/>
          <w:numId w:val="79"/>
        </w:numPr>
        <w:tabs>
          <w:tab w:val="clear" w:pos="420"/>
          <w:tab w:val="left" w:pos="653"/>
        </w:tabs>
        <w:spacing w:before="4"/>
        <w:jc w:val="both"/>
        <w:rPr>
          <w:ins w:id="1170" w:author="User" w:date="2026-01-22T15:02:00Z"/>
          <w:rFonts w:ascii="Times New Roman" w:hAnsi="Times New Roman" w:cs="Times New Roman"/>
        </w:rPr>
      </w:pPr>
      <w:ins w:id="1171" w:author="User" w:date="2026-01-22T15:02:00Z">
        <w:r w:rsidRPr="000C54C6">
          <w:rPr>
            <w:rFonts w:ascii="Times New Roman" w:hAnsi="Times New Roman" w:cs="Times New Roman"/>
          </w:rPr>
          <w:t xml:space="preserve">For every unique customer, </w:t>
        </w:r>
        <w:r w:rsidRPr="000C54C6">
          <w:rPr>
            <w:rStyle w:val="Strong"/>
            <w:rFonts w:ascii="Times New Roman" w:hAnsi="Times New Roman" w:cs="Times New Roman"/>
          </w:rPr>
          <w:t>only one Account record</w:t>
        </w:r>
        <w:r w:rsidRPr="000C54C6">
          <w:rPr>
            <w:rFonts w:ascii="Times New Roman" w:hAnsi="Times New Roman" w:cs="Times New Roman"/>
          </w:rPr>
          <w:t xml:space="preserve"> will exist in Salesforce.</w:t>
        </w:r>
      </w:ins>
    </w:p>
    <w:p w14:paraId="25A59BF2" w14:textId="77777777" w:rsidR="00A118F2" w:rsidRPr="000C54C6" w:rsidRDefault="00A118F2" w:rsidP="00A118F2">
      <w:pPr>
        <w:pStyle w:val="ListParagraph"/>
        <w:numPr>
          <w:ilvl w:val="0"/>
          <w:numId w:val="79"/>
        </w:numPr>
        <w:tabs>
          <w:tab w:val="clear" w:pos="420"/>
          <w:tab w:val="left" w:pos="653"/>
        </w:tabs>
        <w:spacing w:before="4"/>
        <w:jc w:val="both"/>
        <w:rPr>
          <w:ins w:id="1172" w:author="User" w:date="2026-01-22T15:02:00Z"/>
          <w:rFonts w:ascii="Times New Roman" w:hAnsi="Times New Roman" w:cs="Times New Roman"/>
        </w:rPr>
      </w:pPr>
      <w:ins w:id="1173" w:author="User" w:date="2026-01-22T15:02:00Z">
        <w:r w:rsidRPr="000C54C6">
          <w:rPr>
            <w:rFonts w:ascii="Times New Roman" w:hAnsi="Times New Roman" w:cs="Times New Roman"/>
          </w:rPr>
          <w:t xml:space="preserve">During </w:t>
        </w:r>
        <w:r w:rsidRPr="000C54C6">
          <w:rPr>
            <w:rStyle w:val="Strong"/>
            <w:rFonts w:ascii="Times New Roman" w:hAnsi="Times New Roman" w:cs="Times New Roman"/>
          </w:rPr>
          <w:t>Lead Conversion</w:t>
        </w:r>
        <w:r w:rsidRPr="000C54C6">
          <w:rPr>
            <w:rFonts w:ascii="Times New Roman" w:hAnsi="Times New Roman" w:cs="Times New Roman"/>
          </w:rPr>
          <w:t xml:space="preserve">, the system automatically creates an </w:t>
        </w:r>
        <w:r w:rsidRPr="000C54C6">
          <w:rPr>
            <w:rStyle w:val="Strong"/>
            <w:rFonts w:ascii="Times New Roman" w:hAnsi="Times New Roman" w:cs="Times New Roman"/>
          </w:rPr>
          <w:t>Account</w:t>
        </w:r>
        <w:r w:rsidRPr="000C54C6">
          <w:rPr>
            <w:rFonts w:ascii="Times New Roman" w:hAnsi="Times New Roman" w:cs="Times New Roman"/>
          </w:rPr>
          <w:t xml:space="preserve">, </w:t>
        </w:r>
        <w:r w:rsidRPr="000C54C6">
          <w:rPr>
            <w:rStyle w:val="Strong"/>
            <w:rFonts w:ascii="Times New Roman" w:hAnsi="Times New Roman" w:cs="Times New Roman"/>
          </w:rPr>
          <w:t>Contact</w:t>
        </w:r>
        <w:r w:rsidRPr="000C54C6">
          <w:rPr>
            <w:rFonts w:ascii="Times New Roman" w:hAnsi="Times New Roman" w:cs="Times New Roman"/>
          </w:rPr>
          <w:t xml:space="preserve">, and </w:t>
        </w:r>
        <w:r w:rsidRPr="000C54C6">
          <w:rPr>
            <w:rStyle w:val="Strong"/>
            <w:rFonts w:ascii="Times New Roman" w:hAnsi="Times New Roman" w:cs="Times New Roman"/>
          </w:rPr>
          <w:t>Opportunity</w:t>
        </w:r>
        <w:r w:rsidRPr="000C54C6">
          <w:rPr>
            <w:rFonts w:ascii="Times New Roman" w:hAnsi="Times New Roman" w:cs="Times New Roman"/>
          </w:rPr>
          <w:t>.</w:t>
        </w:r>
      </w:ins>
    </w:p>
    <w:p w14:paraId="5D5C57C6" w14:textId="77777777" w:rsidR="00A118F2" w:rsidRPr="000C54C6" w:rsidRDefault="00A118F2" w:rsidP="00A118F2">
      <w:pPr>
        <w:pStyle w:val="ListParagraph"/>
        <w:numPr>
          <w:ilvl w:val="0"/>
          <w:numId w:val="79"/>
        </w:numPr>
        <w:tabs>
          <w:tab w:val="clear" w:pos="420"/>
          <w:tab w:val="left" w:pos="653"/>
        </w:tabs>
        <w:spacing w:before="4"/>
        <w:jc w:val="both"/>
        <w:rPr>
          <w:ins w:id="1174" w:author="User" w:date="2026-01-22T15:02:00Z"/>
          <w:rFonts w:ascii="Times New Roman" w:hAnsi="Times New Roman" w:cs="Times New Roman"/>
        </w:rPr>
      </w:pPr>
      <w:ins w:id="1175" w:author="User" w:date="2026-01-22T15:02:00Z">
        <w:r w:rsidRPr="000C54C6">
          <w:rPr>
            <w:rFonts w:ascii="Times New Roman" w:hAnsi="Times New Roman" w:cs="Times New Roman"/>
          </w:rPr>
          <w:t xml:space="preserve">The system auto-generates a </w:t>
        </w:r>
        <w:r w:rsidRPr="000C54C6">
          <w:rPr>
            <w:rStyle w:val="Strong"/>
            <w:rFonts w:ascii="Times New Roman" w:hAnsi="Times New Roman" w:cs="Times New Roman"/>
          </w:rPr>
          <w:t>unique Customer Number</w:t>
        </w:r>
        <w:r w:rsidRPr="000C54C6">
          <w:rPr>
            <w:rFonts w:ascii="Times New Roman" w:hAnsi="Times New Roman" w:cs="Times New Roman"/>
          </w:rPr>
          <w:t xml:space="preserve"> for every Account.</w:t>
        </w:r>
      </w:ins>
    </w:p>
    <w:p w14:paraId="3AA01DFF" w14:textId="77777777" w:rsidR="00A118F2" w:rsidRPr="000C54C6" w:rsidRDefault="00A118F2" w:rsidP="00A118F2">
      <w:pPr>
        <w:pStyle w:val="ListParagraph"/>
        <w:numPr>
          <w:ilvl w:val="0"/>
          <w:numId w:val="79"/>
        </w:numPr>
        <w:tabs>
          <w:tab w:val="clear" w:pos="420"/>
          <w:tab w:val="left" w:pos="653"/>
        </w:tabs>
        <w:spacing w:before="4"/>
        <w:jc w:val="both"/>
        <w:rPr>
          <w:ins w:id="1176" w:author="User" w:date="2026-01-22T15:02:00Z"/>
          <w:rFonts w:ascii="Times New Roman" w:hAnsi="Times New Roman" w:cs="Times New Roman"/>
          <w:color w:val="000000" w:themeColor="text1"/>
          <w:rPrChange w:id="1177" w:author="User" w:date="2026-02-02T18:38:00Z">
            <w:rPr>
              <w:ins w:id="1178" w:author="User" w:date="2026-01-22T15:02:00Z"/>
              <w:rFonts w:ascii="Times New Roman" w:hAnsi="Times New Roman" w:cs="Times New Roman"/>
              <w:color w:val="EE0000"/>
            </w:rPr>
          </w:rPrChange>
        </w:rPr>
      </w:pPr>
      <w:ins w:id="1179" w:author="User" w:date="2026-01-22T15:02:00Z">
        <w:r w:rsidRPr="000C54C6">
          <w:rPr>
            <w:rFonts w:ascii="Times New Roman" w:hAnsi="Times New Roman" w:cs="Times New Roman"/>
            <w:color w:val="000000" w:themeColor="text1"/>
            <w:rPrChange w:id="1180" w:author="User" w:date="2026-02-02T18:38:00Z">
              <w:rPr>
                <w:rFonts w:ascii="Times New Roman" w:hAnsi="Times New Roman" w:cs="Times New Roman"/>
                <w:color w:val="7B7B7B" w:themeColor="accent3" w:themeShade="BF"/>
              </w:rPr>
            </w:rPrChange>
          </w:rPr>
          <w:t xml:space="preserve">Once the Account is created, it is </w:t>
        </w:r>
        <w:r w:rsidRPr="000C54C6">
          <w:rPr>
            <w:rStyle w:val="Strong"/>
            <w:rFonts w:ascii="Times New Roman" w:hAnsi="Times New Roman" w:cs="Times New Roman"/>
            <w:color w:val="000000" w:themeColor="text1"/>
            <w:rPrChange w:id="1181" w:author="User" w:date="2026-02-02T18:38:00Z">
              <w:rPr>
                <w:rStyle w:val="Strong"/>
                <w:rFonts w:ascii="Times New Roman" w:hAnsi="Times New Roman" w:cs="Times New Roman"/>
                <w:color w:val="7B7B7B" w:themeColor="accent3" w:themeShade="BF"/>
              </w:rPr>
            </w:rPrChange>
          </w:rPr>
          <w:t>pushed to SAP as a Business Partner</w:t>
        </w:r>
        <w:r w:rsidRPr="000C54C6">
          <w:rPr>
            <w:rFonts w:ascii="Times New Roman" w:hAnsi="Times New Roman" w:cs="Times New Roman"/>
            <w:color w:val="000000" w:themeColor="text1"/>
            <w:rPrChange w:id="1182" w:author="User" w:date="2026-02-02T18:38:00Z">
              <w:rPr>
                <w:rFonts w:ascii="Times New Roman" w:hAnsi="Times New Roman" w:cs="Times New Roman"/>
                <w:color w:val="7B7B7B" w:themeColor="accent3" w:themeShade="BF"/>
              </w:rPr>
            </w:rPrChange>
          </w:rPr>
          <w:t xml:space="preserve">. </w:t>
        </w:r>
      </w:ins>
    </w:p>
    <w:p w14:paraId="2BAB9C06" w14:textId="77777777" w:rsidR="00A118F2" w:rsidRPr="000C54C6" w:rsidRDefault="00A118F2" w:rsidP="00A118F2">
      <w:pPr>
        <w:pStyle w:val="ListParagraph"/>
        <w:numPr>
          <w:ilvl w:val="0"/>
          <w:numId w:val="79"/>
        </w:numPr>
        <w:tabs>
          <w:tab w:val="clear" w:pos="420"/>
          <w:tab w:val="left" w:pos="653"/>
        </w:tabs>
        <w:spacing w:before="4"/>
        <w:jc w:val="both"/>
        <w:rPr>
          <w:ins w:id="1183" w:author="User" w:date="2026-01-22T15:02:00Z"/>
          <w:rFonts w:ascii="Times New Roman" w:hAnsi="Times New Roman" w:cs="Times New Roman"/>
        </w:rPr>
      </w:pPr>
      <w:ins w:id="1184" w:author="User" w:date="2026-01-22T15:02:00Z">
        <w:r w:rsidRPr="000C54C6">
          <w:rPr>
            <w:rFonts w:ascii="Times New Roman" w:hAnsi="Times New Roman" w:cs="Times New Roman"/>
          </w:rPr>
          <w:t xml:space="preserve">The </w:t>
        </w:r>
        <w:r w:rsidRPr="000C54C6">
          <w:rPr>
            <w:rStyle w:val="Strong"/>
            <w:rFonts w:ascii="Times New Roman" w:hAnsi="Times New Roman" w:cs="Times New Roman"/>
          </w:rPr>
          <w:t>Account creation, edit, and detail pages</w:t>
        </w:r>
        <w:r w:rsidRPr="000C54C6">
          <w:rPr>
            <w:rFonts w:ascii="Times New Roman" w:hAnsi="Times New Roman" w:cs="Times New Roman"/>
          </w:rPr>
          <w:t xml:space="preserve"> will remain </w:t>
        </w:r>
        <w:r w:rsidRPr="000C54C6">
          <w:rPr>
            <w:rStyle w:val="Strong"/>
            <w:rFonts w:ascii="Times New Roman" w:hAnsi="Times New Roman" w:cs="Times New Roman"/>
          </w:rPr>
          <w:t>standard Salesforce layouts.</w:t>
        </w:r>
      </w:ins>
    </w:p>
    <w:p w14:paraId="718D6A98" w14:textId="77777777" w:rsidR="00A118F2" w:rsidRPr="000C54C6" w:rsidRDefault="00A118F2" w:rsidP="00A118F2">
      <w:pPr>
        <w:pStyle w:val="ListParagraph"/>
        <w:numPr>
          <w:ilvl w:val="0"/>
          <w:numId w:val="79"/>
        </w:numPr>
        <w:tabs>
          <w:tab w:val="clear" w:pos="420"/>
          <w:tab w:val="left" w:pos="653"/>
        </w:tabs>
        <w:spacing w:before="4"/>
        <w:jc w:val="both"/>
        <w:rPr>
          <w:ins w:id="1185" w:author="User" w:date="2026-01-22T15:02:00Z"/>
          <w:rFonts w:ascii="Times New Roman" w:hAnsi="Times New Roman" w:cs="Times New Roman"/>
        </w:rPr>
      </w:pPr>
      <w:ins w:id="1186" w:author="User" w:date="2026-01-22T15:02:00Z">
        <w:r w:rsidRPr="000C54C6">
          <w:rPr>
            <w:rFonts w:ascii="Times New Roman" w:hAnsi="Times New Roman" w:cs="Times New Roman"/>
          </w:rPr>
          <w:t xml:space="preserve">Users can view </w:t>
        </w:r>
        <w:r w:rsidRPr="000C54C6">
          <w:rPr>
            <w:rStyle w:val="Strong"/>
            <w:rFonts w:ascii="Times New Roman" w:hAnsi="Times New Roman" w:cs="Times New Roman"/>
          </w:rPr>
          <w:t>related records</w:t>
        </w:r>
        <w:r w:rsidRPr="000C54C6">
          <w:rPr>
            <w:rFonts w:ascii="Times New Roman" w:hAnsi="Times New Roman" w:cs="Times New Roman"/>
          </w:rPr>
          <w:t xml:space="preserve"> such as Contacts, Opportunities, Sales Orders, and Invoices on the Account detail page.</w:t>
        </w:r>
      </w:ins>
    </w:p>
    <w:p w14:paraId="593F2FF2" w14:textId="77777777" w:rsidR="00A118F2" w:rsidRPr="000C54C6" w:rsidRDefault="00A118F2" w:rsidP="00A118F2">
      <w:pPr>
        <w:pStyle w:val="ListParagraph"/>
        <w:numPr>
          <w:ilvl w:val="0"/>
          <w:numId w:val="79"/>
        </w:numPr>
        <w:tabs>
          <w:tab w:val="clear" w:pos="420"/>
          <w:tab w:val="left" w:pos="653"/>
        </w:tabs>
        <w:spacing w:before="4"/>
        <w:jc w:val="both"/>
        <w:rPr>
          <w:ins w:id="1187" w:author="User" w:date="2026-01-22T15:02:00Z"/>
          <w:rFonts w:ascii="Times New Roman" w:hAnsi="Times New Roman" w:cs="Times New Roman"/>
        </w:rPr>
      </w:pPr>
      <w:ins w:id="1188" w:author="User" w:date="2026-01-22T15:02:00Z">
        <w:r w:rsidRPr="000C54C6">
          <w:rPr>
            <w:rFonts w:ascii="Times New Roman" w:hAnsi="Times New Roman" w:cs="Times New Roman"/>
          </w:rPr>
          <w:t xml:space="preserve">The </w:t>
        </w:r>
        <w:r w:rsidRPr="000C54C6">
          <w:rPr>
            <w:rStyle w:val="Strong"/>
            <w:rFonts w:ascii="Times New Roman" w:hAnsi="Times New Roman" w:cs="Times New Roman"/>
          </w:rPr>
          <w:t>duplication check</w:t>
        </w:r>
        <w:r w:rsidRPr="000C54C6">
          <w:rPr>
            <w:rFonts w:ascii="Times New Roman" w:hAnsi="Times New Roman" w:cs="Times New Roman"/>
          </w:rPr>
          <w:t xml:space="preserve"> runs based on </w:t>
        </w:r>
        <w:r w:rsidRPr="000C54C6">
          <w:rPr>
            <w:rStyle w:val="Strong"/>
            <w:rFonts w:ascii="Times New Roman" w:hAnsi="Times New Roman" w:cs="Times New Roman"/>
          </w:rPr>
          <w:t>Primary/Secondary Phone, PAN Number, and GST Number</w:t>
        </w:r>
        <w:r w:rsidRPr="000C54C6">
          <w:rPr>
            <w:rFonts w:ascii="Times New Roman" w:hAnsi="Times New Roman" w:cs="Times New Roman"/>
          </w:rPr>
          <w:t>.</w:t>
        </w:r>
      </w:ins>
    </w:p>
    <w:p w14:paraId="681F31F3" w14:textId="77777777" w:rsidR="00A118F2" w:rsidRPr="000C54C6" w:rsidRDefault="00A118F2" w:rsidP="00A118F2">
      <w:pPr>
        <w:pStyle w:val="ListParagraph"/>
        <w:numPr>
          <w:ilvl w:val="0"/>
          <w:numId w:val="79"/>
        </w:numPr>
        <w:tabs>
          <w:tab w:val="clear" w:pos="420"/>
          <w:tab w:val="left" w:pos="653"/>
        </w:tabs>
        <w:spacing w:before="4"/>
        <w:jc w:val="both"/>
        <w:rPr>
          <w:ins w:id="1189" w:author="User" w:date="2026-01-22T15:02:00Z"/>
          <w:rFonts w:ascii="Times New Roman" w:hAnsi="Times New Roman" w:cs="Times New Roman"/>
        </w:rPr>
      </w:pPr>
      <w:ins w:id="1190" w:author="User" w:date="2026-01-22T15:02:00Z">
        <w:r w:rsidRPr="000C54C6">
          <w:rPr>
            <w:rFonts w:ascii="Times New Roman" w:hAnsi="Times New Roman" w:cs="Times New Roman"/>
          </w:rPr>
          <w:t xml:space="preserve">If a record with any of these values already exists, the system will </w:t>
        </w:r>
        <w:r w:rsidRPr="000C54C6">
          <w:rPr>
            <w:rStyle w:val="Strong"/>
            <w:rFonts w:ascii="Times New Roman" w:hAnsi="Times New Roman" w:cs="Times New Roman"/>
          </w:rPr>
          <w:t>prevent duplicate creation</w:t>
        </w:r>
        <w:r w:rsidRPr="000C54C6">
          <w:rPr>
            <w:rFonts w:ascii="Times New Roman" w:hAnsi="Times New Roman" w:cs="Times New Roman"/>
          </w:rPr>
          <w:t>.</w:t>
        </w:r>
      </w:ins>
    </w:p>
    <w:p w14:paraId="0FCC2BB8" w14:textId="77777777" w:rsidR="00A118F2" w:rsidRPr="000C54C6" w:rsidRDefault="00A118F2" w:rsidP="00A118F2">
      <w:pPr>
        <w:pStyle w:val="ListParagraph"/>
        <w:numPr>
          <w:ilvl w:val="0"/>
          <w:numId w:val="79"/>
        </w:numPr>
        <w:tabs>
          <w:tab w:val="clear" w:pos="420"/>
          <w:tab w:val="left" w:pos="653"/>
        </w:tabs>
        <w:spacing w:before="4"/>
        <w:jc w:val="both"/>
        <w:rPr>
          <w:ins w:id="1191" w:author="User" w:date="2026-01-22T15:02:00Z"/>
          <w:rFonts w:ascii="Times New Roman" w:hAnsi="Times New Roman" w:cs="Times New Roman"/>
        </w:rPr>
      </w:pPr>
      <w:ins w:id="1192" w:author="User" w:date="2026-01-22T15:02:00Z">
        <w:r w:rsidRPr="000C54C6">
          <w:rPr>
            <w:rStyle w:val="Strong"/>
            <w:rFonts w:ascii="Times New Roman" w:hAnsi="Times New Roman" w:cs="Times New Roman"/>
          </w:rPr>
          <w:t>Tasks and reminder notifications</w:t>
        </w:r>
        <w:r w:rsidRPr="000C54C6">
          <w:rPr>
            <w:rFonts w:ascii="Times New Roman" w:hAnsi="Times New Roman" w:cs="Times New Roman"/>
          </w:rPr>
          <w:t xml:space="preserve"> are enabled for Account follow-ups.</w:t>
        </w:r>
      </w:ins>
    </w:p>
    <w:p w14:paraId="26B5EFA9" w14:textId="77777777" w:rsidR="00A118F2" w:rsidRPr="000C54C6" w:rsidRDefault="00A118F2" w:rsidP="00A118F2">
      <w:pPr>
        <w:pStyle w:val="ListParagraph"/>
        <w:numPr>
          <w:ilvl w:val="0"/>
          <w:numId w:val="79"/>
        </w:numPr>
        <w:tabs>
          <w:tab w:val="clear" w:pos="420"/>
          <w:tab w:val="left" w:pos="653"/>
        </w:tabs>
        <w:spacing w:before="4"/>
        <w:jc w:val="both"/>
        <w:rPr>
          <w:ins w:id="1193" w:author="User" w:date="2026-01-22T15:02:00Z"/>
          <w:rFonts w:ascii="Times New Roman" w:hAnsi="Times New Roman" w:cs="Times New Roman"/>
        </w:rPr>
      </w:pPr>
      <w:ins w:id="1194" w:author="User" w:date="2026-01-22T15:02:00Z">
        <w:r w:rsidRPr="000C54C6">
          <w:rPr>
            <w:rFonts w:ascii="Times New Roman" w:hAnsi="Times New Roman" w:cs="Times New Roman"/>
          </w:rPr>
          <w:t xml:space="preserve">Address fields such as </w:t>
        </w:r>
        <w:r w:rsidRPr="000C54C6">
          <w:rPr>
            <w:rStyle w:val="Strong"/>
            <w:rFonts w:ascii="Times New Roman" w:hAnsi="Times New Roman" w:cs="Times New Roman"/>
          </w:rPr>
          <w:t>Panchayath, District, and State</w:t>
        </w:r>
        <w:r w:rsidRPr="000C54C6">
          <w:rPr>
            <w:rFonts w:ascii="Times New Roman" w:hAnsi="Times New Roman" w:cs="Times New Roman"/>
          </w:rPr>
          <w:t xml:space="preserve"> are included for detailed regional mapping.</w:t>
        </w:r>
      </w:ins>
    </w:p>
    <w:p w14:paraId="2CB7FA9E" w14:textId="77777777" w:rsidR="00A118F2" w:rsidRPr="000C54C6" w:rsidRDefault="00A118F2" w:rsidP="00A118F2">
      <w:pPr>
        <w:pStyle w:val="ListParagraph"/>
        <w:numPr>
          <w:ilvl w:val="0"/>
          <w:numId w:val="79"/>
        </w:numPr>
        <w:tabs>
          <w:tab w:val="clear" w:pos="420"/>
          <w:tab w:val="left" w:pos="653"/>
        </w:tabs>
        <w:spacing w:before="4"/>
        <w:jc w:val="both"/>
        <w:rPr>
          <w:ins w:id="1195" w:author="User" w:date="2026-01-22T15:02:00Z"/>
          <w:rFonts w:ascii="Times New Roman" w:hAnsi="Times New Roman" w:cs="Times New Roman"/>
        </w:rPr>
      </w:pPr>
      <w:ins w:id="1196" w:author="User" w:date="2026-01-22T15:02:00Z">
        <w:r w:rsidRPr="000C54C6">
          <w:rPr>
            <w:rFonts w:ascii="Times New Roman" w:hAnsi="Times New Roman" w:cs="Times New Roman"/>
          </w:rPr>
          <w:t xml:space="preserve">Values entered in these fields during Lead creation will automatically </w:t>
        </w:r>
        <w:r w:rsidRPr="000C54C6">
          <w:rPr>
            <w:rStyle w:val="Strong"/>
            <w:rFonts w:ascii="Times New Roman" w:hAnsi="Times New Roman" w:cs="Times New Roman"/>
          </w:rPr>
          <w:t>replicate</w:t>
        </w:r>
        <w:r w:rsidRPr="000C54C6">
          <w:rPr>
            <w:rFonts w:ascii="Times New Roman" w:hAnsi="Times New Roman" w:cs="Times New Roman"/>
          </w:rPr>
          <w:t xml:space="preserve"> to the Account after conversion.</w:t>
        </w:r>
      </w:ins>
    </w:p>
    <w:p w14:paraId="2916392B" w14:textId="77777777" w:rsidR="00A118F2" w:rsidRPr="000C54C6" w:rsidRDefault="00A118F2" w:rsidP="00A118F2">
      <w:pPr>
        <w:pStyle w:val="ListParagraph"/>
        <w:numPr>
          <w:ilvl w:val="0"/>
          <w:numId w:val="79"/>
        </w:numPr>
        <w:tabs>
          <w:tab w:val="clear" w:pos="420"/>
          <w:tab w:val="left" w:pos="653"/>
        </w:tabs>
        <w:spacing w:before="4"/>
        <w:jc w:val="both"/>
        <w:rPr>
          <w:ins w:id="1197" w:author="User" w:date="2026-01-22T15:02:00Z"/>
          <w:rFonts w:ascii="Times New Roman" w:hAnsi="Times New Roman" w:cs="Times New Roman"/>
        </w:rPr>
      </w:pPr>
      <w:ins w:id="1198" w:author="User" w:date="2026-01-22T15:02:00Z">
        <w:r w:rsidRPr="000C54C6">
          <w:rPr>
            <w:rFonts w:ascii="Times New Roman" w:hAnsi="Times New Roman" w:cs="Times New Roman"/>
          </w:rPr>
          <w:t xml:space="preserve">Users can </w:t>
        </w:r>
        <w:r w:rsidRPr="000C54C6">
          <w:rPr>
            <w:rStyle w:val="Strong"/>
            <w:rFonts w:ascii="Times New Roman" w:hAnsi="Times New Roman" w:cs="Times New Roman"/>
          </w:rPr>
          <w:t>filter or report</w:t>
        </w:r>
        <w:r w:rsidRPr="000C54C6">
          <w:rPr>
            <w:rFonts w:ascii="Times New Roman" w:hAnsi="Times New Roman" w:cs="Times New Roman"/>
          </w:rPr>
          <w:t xml:space="preserve"> customers based on Panchayath, District, or State.</w:t>
        </w:r>
      </w:ins>
    </w:p>
    <w:p w14:paraId="549C022F" w14:textId="77777777" w:rsidR="00A118F2" w:rsidRPr="000C54C6" w:rsidRDefault="00A118F2" w:rsidP="00A118F2">
      <w:pPr>
        <w:pStyle w:val="ListParagraph"/>
        <w:numPr>
          <w:ilvl w:val="0"/>
          <w:numId w:val="79"/>
        </w:numPr>
        <w:tabs>
          <w:tab w:val="clear" w:pos="420"/>
          <w:tab w:val="left" w:pos="653"/>
        </w:tabs>
        <w:spacing w:before="4"/>
        <w:jc w:val="both"/>
        <w:rPr>
          <w:ins w:id="1199" w:author="User" w:date="2026-01-22T15:02:00Z"/>
          <w:rFonts w:ascii="Times New Roman" w:hAnsi="Times New Roman" w:cs="Times New Roman"/>
        </w:rPr>
      </w:pPr>
      <w:ins w:id="1200" w:author="User" w:date="2026-01-22T15:02:00Z">
        <w:r w:rsidRPr="000C54C6">
          <w:rPr>
            <w:rFonts w:ascii="Times New Roman" w:hAnsi="Times New Roman" w:cs="Times New Roman"/>
          </w:rPr>
          <w:t>No additional custom development or UI changes are considered in this module.</w:t>
        </w:r>
      </w:ins>
    </w:p>
    <w:p w14:paraId="000C9D92" w14:textId="77777777" w:rsidR="00A118F2" w:rsidRPr="000C54C6" w:rsidRDefault="00A118F2" w:rsidP="00A118F2">
      <w:pPr>
        <w:pStyle w:val="ListParagraph"/>
        <w:numPr>
          <w:ilvl w:val="0"/>
          <w:numId w:val="79"/>
        </w:numPr>
        <w:tabs>
          <w:tab w:val="clear" w:pos="420"/>
          <w:tab w:val="left" w:pos="653"/>
        </w:tabs>
        <w:spacing w:before="4"/>
        <w:jc w:val="both"/>
        <w:rPr>
          <w:ins w:id="1201" w:author="User" w:date="2026-01-22T15:02:00Z"/>
          <w:rFonts w:ascii="Times New Roman" w:hAnsi="Times New Roman" w:cs="Times New Roman"/>
        </w:rPr>
      </w:pPr>
      <w:ins w:id="1202" w:author="User" w:date="2026-01-22T15:02:00Z">
        <w:r w:rsidRPr="000C54C6">
          <w:rPr>
            <w:rFonts w:ascii="Times New Roman" w:hAnsi="Times New Roman" w:cs="Times New Roman"/>
          </w:rPr>
          <w:t xml:space="preserve">Opportunity also should have the referral in the lead ( There can be multiple referrals </w:t>
        </w:r>
      </w:ins>
    </w:p>
    <w:p w14:paraId="7F058B01" w14:textId="77777777" w:rsidR="00A118F2" w:rsidRPr="000C54C6" w:rsidRDefault="00A118F2" w:rsidP="00A118F2">
      <w:pPr>
        <w:widowControl/>
        <w:rPr>
          <w:ins w:id="1203" w:author="User" w:date="2026-01-22T15:02:00Z"/>
          <w:rFonts w:ascii="Times New Roman" w:hAnsi="Times New Roman" w:cs="Times New Roman"/>
        </w:rPr>
      </w:pPr>
    </w:p>
    <w:p w14:paraId="12B2A293" w14:textId="77777777" w:rsidR="00A118F2" w:rsidRPr="000C54C6" w:rsidRDefault="00A118F2" w:rsidP="00A118F2">
      <w:pPr>
        <w:pStyle w:val="Heading3"/>
        <w:widowControl/>
        <w:numPr>
          <w:ilvl w:val="0"/>
          <w:numId w:val="78"/>
        </w:numPr>
        <w:ind w:left="359"/>
        <w:rPr>
          <w:ins w:id="1204" w:author="User" w:date="2026-01-22T15:02:00Z"/>
          <w:rFonts w:ascii="Times New Roman" w:hAnsi="Times New Roman" w:cs="Times New Roman"/>
          <w:color w:val="44546A" w:themeColor="text2"/>
        </w:rPr>
      </w:pPr>
      <w:ins w:id="1205" w:author="User" w:date="2026-01-22T15:02:00Z">
        <w:r w:rsidRPr="000C54C6">
          <w:rPr>
            <w:rStyle w:val="Strong"/>
            <w:rFonts w:ascii="Times New Roman" w:hAnsi="Times New Roman" w:cs="Times New Roman"/>
            <w:color w:val="44546A" w:themeColor="text2"/>
          </w:rPr>
          <w:t xml:space="preserve"> Automation</w:t>
        </w:r>
      </w:ins>
    </w:p>
    <w:p w14:paraId="6A13903B" w14:textId="77777777" w:rsidR="00A118F2" w:rsidRPr="000C54C6" w:rsidRDefault="00A118F2" w:rsidP="00A118F2">
      <w:pPr>
        <w:pStyle w:val="Heading3"/>
        <w:widowControl/>
        <w:numPr>
          <w:ilvl w:val="0"/>
          <w:numId w:val="80"/>
        </w:numPr>
        <w:rPr>
          <w:ins w:id="1206" w:author="User" w:date="2026-01-22T15:02:00Z"/>
          <w:rFonts w:ascii="Times New Roman" w:hAnsi="Times New Roman" w:cs="Times New Roman"/>
          <w:b w:val="0"/>
          <w:bCs w:val="0"/>
          <w:sz w:val="22"/>
          <w:szCs w:val="22"/>
        </w:rPr>
      </w:pPr>
      <w:ins w:id="1207" w:author="User" w:date="2026-01-22T15:02:00Z">
        <w:r w:rsidRPr="000C54C6">
          <w:rPr>
            <w:rStyle w:val="Strong"/>
            <w:rFonts w:ascii="Times New Roman" w:hAnsi="Times New Roman" w:cs="Times New Roman"/>
            <w:sz w:val="22"/>
            <w:szCs w:val="22"/>
          </w:rPr>
          <w:t>Customer Number Generation:</w:t>
        </w:r>
        <w:r w:rsidRPr="000C54C6">
          <w:rPr>
            <w:rFonts w:ascii="Times New Roman" w:hAnsi="Times New Roman" w:cs="Times New Roman"/>
            <w:b w:val="0"/>
            <w:bCs w:val="0"/>
            <w:sz w:val="22"/>
            <w:szCs w:val="22"/>
          </w:rPr>
          <w:br/>
          <w:t xml:space="preserve">System automatically generates a </w:t>
        </w:r>
        <w:r w:rsidRPr="000C54C6">
          <w:rPr>
            <w:rStyle w:val="Strong"/>
            <w:rFonts w:ascii="Times New Roman" w:hAnsi="Times New Roman" w:cs="Times New Roman"/>
            <w:sz w:val="22"/>
            <w:szCs w:val="22"/>
          </w:rPr>
          <w:t>unique Customer Number</w:t>
        </w:r>
        <w:r w:rsidRPr="000C54C6">
          <w:rPr>
            <w:rFonts w:ascii="Times New Roman" w:hAnsi="Times New Roman" w:cs="Times New Roman"/>
            <w:b w:val="0"/>
            <w:bCs w:val="0"/>
            <w:sz w:val="22"/>
            <w:szCs w:val="22"/>
          </w:rPr>
          <w:t xml:space="preserve"> for every new Account created.</w:t>
        </w:r>
      </w:ins>
    </w:p>
    <w:p w14:paraId="0B91156F" w14:textId="77777777" w:rsidR="00A118F2" w:rsidRPr="000C54C6" w:rsidRDefault="00A118F2" w:rsidP="00A118F2">
      <w:pPr>
        <w:pStyle w:val="Heading3"/>
        <w:widowControl/>
        <w:numPr>
          <w:ilvl w:val="0"/>
          <w:numId w:val="80"/>
        </w:numPr>
        <w:rPr>
          <w:ins w:id="1208" w:author="User" w:date="2026-01-22T15:02:00Z"/>
          <w:rFonts w:ascii="Times New Roman" w:hAnsi="Times New Roman" w:cs="Times New Roman"/>
          <w:b w:val="0"/>
          <w:bCs w:val="0"/>
          <w:sz w:val="22"/>
          <w:szCs w:val="22"/>
        </w:rPr>
      </w:pPr>
      <w:ins w:id="1209" w:author="User" w:date="2026-01-22T15:02:00Z">
        <w:r w:rsidRPr="000C54C6">
          <w:rPr>
            <w:rStyle w:val="Strong"/>
            <w:rFonts w:ascii="Times New Roman" w:hAnsi="Times New Roman" w:cs="Times New Roman"/>
            <w:sz w:val="22"/>
            <w:szCs w:val="22"/>
          </w:rPr>
          <w:t>SAP Integration:</w:t>
        </w:r>
        <w:r w:rsidRPr="000C54C6">
          <w:rPr>
            <w:rFonts w:ascii="Times New Roman" w:hAnsi="Times New Roman" w:cs="Times New Roman"/>
            <w:b w:val="0"/>
            <w:bCs w:val="0"/>
            <w:sz w:val="22"/>
            <w:szCs w:val="22"/>
          </w:rPr>
          <w:br/>
          <w:t xml:space="preserve">Account details are automatically </w:t>
        </w:r>
        <w:r w:rsidRPr="000C54C6">
          <w:rPr>
            <w:rStyle w:val="Strong"/>
            <w:rFonts w:ascii="Times New Roman" w:hAnsi="Times New Roman" w:cs="Times New Roman"/>
            <w:sz w:val="22"/>
            <w:szCs w:val="22"/>
          </w:rPr>
          <w:t>pushed to SAP</w:t>
        </w:r>
        <w:r w:rsidRPr="000C54C6">
          <w:rPr>
            <w:rFonts w:ascii="Times New Roman" w:hAnsi="Times New Roman" w:cs="Times New Roman"/>
            <w:b w:val="0"/>
            <w:bCs w:val="0"/>
            <w:sz w:val="22"/>
            <w:szCs w:val="22"/>
          </w:rPr>
          <w:t xml:space="preserve"> as soon as the record is created.</w:t>
        </w:r>
      </w:ins>
    </w:p>
    <w:p w14:paraId="57EFE950" w14:textId="77777777" w:rsidR="00A118F2" w:rsidRPr="000C54C6" w:rsidRDefault="00A118F2" w:rsidP="00A118F2">
      <w:pPr>
        <w:pStyle w:val="Heading3"/>
        <w:widowControl/>
        <w:numPr>
          <w:ilvl w:val="0"/>
          <w:numId w:val="80"/>
        </w:numPr>
        <w:rPr>
          <w:ins w:id="1210" w:author="User" w:date="2026-01-22T15:02:00Z"/>
          <w:rFonts w:ascii="Times New Roman" w:hAnsi="Times New Roman" w:cs="Times New Roman"/>
          <w:b w:val="0"/>
          <w:bCs w:val="0"/>
          <w:sz w:val="22"/>
          <w:szCs w:val="22"/>
        </w:rPr>
      </w:pPr>
      <w:ins w:id="1211" w:author="User" w:date="2026-01-22T15:02:00Z">
        <w:r w:rsidRPr="000C54C6">
          <w:rPr>
            <w:rStyle w:val="Strong"/>
            <w:rFonts w:ascii="Times New Roman" w:hAnsi="Times New Roman" w:cs="Times New Roman"/>
            <w:sz w:val="22"/>
            <w:szCs w:val="22"/>
          </w:rPr>
          <w:t>Duplication Prevention:</w:t>
        </w:r>
        <w:r w:rsidRPr="000C54C6">
          <w:rPr>
            <w:rFonts w:ascii="Times New Roman" w:hAnsi="Times New Roman" w:cs="Times New Roman"/>
            <w:b w:val="0"/>
            <w:bCs w:val="0"/>
            <w:sz w:val="22"/>
            <w:szCs w:val="22"/>
          </w:rPr>
          <w:br/>
          <w:t xml:space="preserve">System automatically validates records for </w:t>
        </w:r>
        <w:r w:rsidRPr="000C54C6">
          <w:rPr>
            <w:rStyle w:val="Strong"/>
            <w:rFonts w:ascii="Times New Roman" w:hAnsi="Times New Roman" w:cs="Times New Roman"/>
            <w:sz w:val="22"/>
            <w:szCs w:val="22"/>
          </w:rPr>
          <w:t>Phone, PAN, and GST</w:t>
        </w:r>
        <w:r w:rsidRPr="000C54C6">
          <w:rPr>
            <w:rFonts w:ascii="Times New Roman" w:hAnsi="Times New Roman" w:cs="Times New Roman"/>
            <w:b w:val="0"/>
            <w:bCs w:val="0"/>
            <w:sz w:val="22"/>
            <w:szCs w:val="22"/>
          </w:rPr>
          <w:t xml:space="preserve"> duplication before save.</w:t>
        </w:r>
      </w:ins>
    </w:p>
    <w:p w14:paraId="29D67F6D" w14:textId="77777777" w:rsidR="00A118F2" w:rsidRPr="000C54C6" w:rsidRDefault="00A118F2" w:rsidP="00A118F2">
      <w:pPr>
        <w:pStyle w:val="Heading3"/>
        <w:widowControl/>
        <w:numPr>
          <w:ilvl w:val="0"/>
          <w:numId w:val="80"/>
        </w:numPr>
        <w:rPr>
          <w:ins w:id="1212" w:author="User" w:date="2026-01-22T15:02:00Z"/>
          <w:rFonts w:ascii="Times New Roman" w:hAnsi="Times New Roman" w:cs="Times New Roman"/>
          <w:b w:val="0"/>
          <w:bCs w:val="0"/>
          <w:sz w:val="22"/>
          <w:szCs w:val="22"/>
        </w:rPr>
      </w:pPr>
      <w:ins w:id="1213" w:author="User" w:date="2026-01-22T15:02:00Z">
        <w:r w:rsidRPr="000C54C6">
          <w:rPr>
            <w:rStyle w:val="Strong"/>
            <w:rFonts w:ascii="Times New Roman" w:hAnsi="Times New Roman" w:cs="Times New Roman"/>
            <w:sz w:val="22"/>
            <w:szCs w:val="22"/>
          </w:rPr>
          <w:lastRenderedPageBreak/>
          <w:t>Field Mapping:</w:t>
        </w:r>
        <w:r w:rsidRPr="000C54C6">
          <w:rPr>
            <w:rFonts w:ascii="Times New Roman" w:hAnsi="Times New Roman" w:cs="Times New Roman"/>
            <w:b w:val="0"/>
            <w:bCs w:val="0"/>
            <w:sz w:val="22"/>
            <w:szCs w:val="22"/>
          </w:rPr>
          <w:br/>
          <w:t xml:space="preserve">Address and region details from </w:t>
        </w:r>
        <w:r w:rsidRPr="000C54C6">
          <w:rPr>
            <w:rStyle w:val="Strong"/>
            <w:rFonts w:ascii="Times New Roman" w:hAnsi="Times New Roman" w:cs="Times New Roman"/>
            <w:sz w:val="22"/>
            <w:szCs w:val="22"/>
          </w:rPr>
          <w:t>Lead → Account</w:t>
        </w:r>
        <w:r w:rsidRPr="000C54C6">
          <w:rPr>
            <w:rFonts w:ascii="Times New Roman" w:hAnsi="Times New Roman" w:cs="Times New Roman"/>
            <w:b w:val="0"/>
            <w:bCs w:val="0"/>
            <w:sz w:val="22"/>
            <w:szCs w:val="22"/>
          </w:rPr>
          <w:t xml:space="preserve"> are auto-populated during Lead conversion.</w:t>
        </w:r>
      </w:ins>
    </w:p>
    <w:p w14:paraId="24E33883" w14:textId="77777777" w:rsidR="00A118F2" w:rsidRPr="000C54C6" w:rsidRDefault="00A118F2">
      <w:pPr>
        <w:pStyle w:val="Heading3"/>
        <w:widowControl/>
        <w:numPr>
          <w:ilvl w:val="0"/>
          <w:numId w:val="80"/>
        </w:numPr>
        <w:rPr>
          <w:ins w:id="1214" w:author="User" w:date="2026-01-22T15:02:00Z"/>
          <w:rFonts w:ascii="Times New Roman" w:hAnsi="Times New Roman" w:cs="Times New Roman"/>
          <w:b w:val="0"/>
          <w:bCs w:val="0"/>
          <w:sz w:val="22"/>
          <w:szCs w:val="22"/>
        </w:rPr>
        <w:pPrChange w:id="1215" w:author="User" w:date="2026-01-22T15:47:00Z">
          <w:pPr>
            <w:pStyle w:val="Heading3"/>
            <w:widowControl/>
            <w:ind w:left="0" w:firstLine="0"/>
            <w:jc w:val="both"/>
          </w:pPr>
        </w:pPrChange>
      </w:pPr>
      <w:commentRangeStart w:id="1216"/>
      <w:commentRangeStart w:id="1217"/>
      <w:ins w:id="1218" w:author="User" w:date="2026-01-22T15:02:00Z">
        <w:r w:rsidRPr="000C54C6">
          <w:rPr>
            <w:rStyle w:val="Strong"/>
            <w:rFonts w:ascii="Times New Roman" w:hAnsi="Times New Roman" w:cs="Times New Roman"/>
            <w:sz w:val="22"/>
            <w:szCs w:val="22"/>
          </w:rPr>
          <w:t>Notification Automation:</w:t>
        </w:r>
        <w:r w:rsidRPr="000C54C6">
          <w:rPr>
            <w:rFonts w:ascii="Times New Roman" w:hAnsi="Times New Roman" w:cs="Times New Roman"/>
            <w:sz w:val="22"/>
            <w:szCs w:val="22"/>
          </w:rPr>
          <w:br/>
        </w:r>
        <w:r w:rsidRPr="000C54C6">
          <w:rPr>
            <w:rFonts w:ascii="Times New Roman" w:hAnsi="Times New Roman" w:cs="Times New Roman"/>
            <w:b w:val="0"/>
            <w:bCs w:val="0"/>
            <w:sz w:val="22"/>
            <w:szCs w:val="22"/>
          </w:rPr>
          <w:t>Reminders and task alerts are triggered automatically for Account activities and follow-ups.</w:t>
        </w:r>
        <w:commentRangeEnd w:id="1216"/>
        <w:r w:rsidRPr="000C54C6">
          <w:rPr>
            <w:rStyle w:val="CommentReference"/>
            <w:rFonts w:ascii="Times New Roman" w:hAnsi="Times New Roman" w:cs="Times New Roman"/>
            <w:b w:val="0"/>
            <w:bCs w:val="0"/>
            <w:sz w:val="22"/>
            <w:szCs w:val="22"/>
          </w:rPr>
          <w:commentReference w:id="1216"/>
        </w:r>
        <w:commentRangeEnd w:id="1217"/>
        <w:r w:rsidRPr="000C54C6">
          <w:rPr>
            <w:rStyle w:val="CommentReference"/>
            <w:rFonts w:ascii="Times New Roman" w:hAnsi="Times New Roman" w:cs="Times New Roman"/>
            <w:b w:val="0"/>
            <w:bCs w:val="0"/>
            <w:sz w:val="22"/>
            <w:szCs w:val="22"/>
          </w:rPr>
          <w:commentReference w:id="1217"/>
        </w:r>
        <w:r w:rsidRPr="000C54C6">
          <w:rPr>
            <w:rFonts w:ascii="Times New Roman" w:hAnsi="Times New Roman" w:cs="Times New Roman"/>
            <w:b w:val="0"/>
            <w:bCs w:val="0"/>
            <w:sz w:val="22"/>
            <w:szCs w:val="22"/>
          </w:rPr>
          <w:t xml:space="preserve"> </w:t>
        </w:r>
        <w:r w:rsidRPr="000C54C6">
          <w:rPr>
            <w:rFonts w:ascii="Times New Roman" w:hAnsi="Times New Roman" w:cs="Times New Roman"/>
            <w:b w:val="0"/>
            <w:bCs w:val="0"/>
            <w:sz w:val="22"/>
            <w:szCs w:val="22"/>
          </w:rPr>
          <w:sym w:font="Wingdings" w:char="F0E0"/>
        </w:r>
        <w:r w:rsidRPr="000C54C6">
          <w:rPr>
            <w:rFonts w:ascii="Times New Roman" w:hAnsi="Times New Roman" w:cs="Times New Roman"/>
            <w:b w:val="0"/>
            <w:bCs w:val="0"/>
            <w:sz w:val="22"/>
            <w:szCs w:val="22"/>
          </w:rPr>
          <w:t xml:space="preserve"> Not on all the activities, client will confirm which and all are required for those all notification needs to be sent.</w:t>
        </w:r>
      </w:ins>
    </w:p>
    <w:p w14:paraId="3BFBD11B" w14:textId="77777777" w:rsidR="00A118F2" w:rsidRPr="000C54C6" w:rsidRDefault="00A118F2" w:rsidP="00A118F2">
      <w:pPr>
        <w:pStyle w:val="Heading3"/>
        <w:widowControl/>
        <w:numPr>
          <w:ilvl w:val="0"/>
          <w:numId w:val="78"/>
        </w:numPr>
        <w:ind w:left="359"/>
        <w:rPr>
          <w:ins w:id="1219" w:author="User" w:date="2026-01-22T15:02:00Z"/>
          <w:rFonts w:ascii="Times New Roman" w:hAnsi="Times New Roman" w:cs="Times New Roman"/>
          <w:color w:val="44546A" w:themeColor="text2"/>
        </w:rPr>
      </w:pPr>
      <w:ins w:id="1220" w:author="User" w:date="2026-01-22T15:02:00Z">
        <w:r w:rsidRPr="000C54C6">
          <w:rPr>
            <w:rStyle w:val="Strong"/>
            <w:rFonts w:ascii="Times New Roman" w:hAnsi="Times New Roman" w:cs="Times New Roman"/>
            <w:color w:val="44546A" w:themeColor="text2"/>
          </w:rPr>
          <w:t xml:space="preserve"> Validations</w:t>
        </w:r>
      </w:ins>
    </w:p>
    <w:p w14:paraId="4691D8A4" w14:textId="77777777" w:rsidR="00A118F2" w:rsidRPr="000C54C6" w:rsidRDefault="00A118F2" w:rsidP="00A118F2">
      <w:pPr>
        <w:pStyle w:val="Heading3"/>
        <w:widowControl/>
        <w:numPr>
          <w:ilvl w:val="0"/>
          <w:numId w:val="81"/>
        </w:numPr>
        <w:jc w:val="both"/>
        <w:rPr>
          <w:ins w:id="1221" w:author="User" w:date="2026-01-22T15:02:00Z"/>
          <w:rFonts w:ascii="Times New Roman" w:hAnsi="Times New Roman" w:cs="Times New Roman"/>
          <w:b w:val="0"/>
          <w:bCs w:val="0"/>
          <w:sz w:val="22"/>
          <w:szCs w:val="22"/>
        </w:rPr>
      </w:pPr>
      <w:ins w:id="1222" w:author="User" w:date="2026-01-22T15:02:00Z">
        <w:r w:rsidRPr="000C54C6">
          <w:rPr>
            <w:rStyle w:val="Strong"/>
            <w:rFonts w:ascii="Times New Roman" w:hAnsi="Times New Roman" w:cs="Times New Roman"/>
            <w:sz w:val="22"/>
            <w:szCs w:val="22"/>
          </w:rPr>
          <w:t>Mandatory Fields:</w:t>
        </w:r>
        <w:r w:rsidRPr="000C54C6">
          <w:rPr>
            <w:rFonts w:ascii="Times New Roman" w:hAnsi="Times New Roman" w:cs="Times New Roman"/>
            <w:b w:val="0"/>
            <w:bCs w:val="0"/>
            <w:sz w:val="22"/>
            <w:szCs w:val="22"/>
          </w:rPr>
          <w:t xml:space="preserve"> Account Name, Phone Number, State.</w:t>
        </w:r>
      </w:ins>
    </w:p>
    <w:p w14:paraId="6430F1A1" w14:textId="77777777" w:rsidR="00A118F2" w:rsidRPr="000C54C6" w:rsidRDefault="00A118F2" w:rsidP="00A118F2">
      <w:pPr>
        <w:pStyle w:val="Heading3"/>
        <w:widowControl/>
        <w:numPr>
          <w:ilvl w:val="0"/>
          <w:numId w:val="81"/>
        </w:numPr>
        <w:jc w:val="both"/>
        <w:rPr>
          <w:ins w:id="1223" w:author="User" w:date="2026-01-22T15:02:00Z"/>
          <w:rFonts w:ascii="Times New Roman" w:hAnsi="Times New Roman" w:cs="Times New Roman"/>
          <w:b w:val="0"/>
          <w:bCs w:val="0"/>
          <w:sz w:val="22"/>
          <w:szCs w:val="22"/>
        </w:rPr>
      </w:pPr>
      <w:ins w:id="1224" w:author="User" w:date="2026-01-22T15:02:00Z">
        <w:r w:rsidRPr="000C54C6">
          <w:rPr>
            <w:rStyle w:val="Strong"/>
            <w:rFonts w:ascii="Times New Roman" w:hAnsi="Times New Roman" w:cs="Times New Roman"/>
            <w:sz w:val="22"/>
            <w:szCs w:val="22"/>
          </w:rPr>
          <w:t>Duplicate Check:</w:t>
        </w:r>
        <w:r w:rsidRPr="000C54C6">
          <w:rPr>
            <w:rFonts w:ascii="Times New Roman" w:hAnsi="Times New Roman" w:cs="Times New Roman"/>
            <w:b w:val="0"/>
            <w:bCs w:val="0"/>
            <w:sz w:val="22"/>
            <w:szCs w:val="22"/>
          </w:rPr>
          <w:t xml:space="preserve"> Phone (Primary/Secondary), PAN, and GST must be unique across Accounts.</w:t>
        </w:r>
      </w:ins>
    </w:p>
    <w:p w14:paraId="44B29676" w14:textId="77777777" w:rsidR="00A118F2" w:rsidRPr="000C54C6" w:rsidRDefault="00A118F2" w:rsidP="00A118F2">
      <w:pPr>
        <w:pStyle w:val="Heading3"/>
        <w:widowControl/>
        <w:numPr>
          <w:ilvl w:val="0"/>
          <w:numId w:val="81"/>
        </w:numPr>
        <w:jc w:val="both"/>
        <w:rPr>
          <w:ins w:id="1225" w:author="User" w:date="2026-01-22T15:02:00Z"/>
          <w:rFonts w:ascii="Times New Roman" w:hAnsi="Times New Roman" w:cs="Times New Roman"/>
          <w:b w:val="0"/>
          <w:bCs w:val="0"/>
          <w:sz w:val="22"/>
          <w:szCs w:val="22"/>
        </w:rPr>
      </w:pPr>
      <w:ins w:id="1226" w:author="User" w:date="2026-01-22T15:02:00Z">
        <w:r w:rsidRPr="000C54C6">
          <w:rPr>
            <w:rStyle w:val="Strong"/>
            <w:rFonts w:ascii="Times New Roman" w:hAnsi="Times New Roman" w:cs="Times New Roman"/>
            <w:sz w:val="22"/>
            <w:szCs w:val="22"/>
          </w:rPr>
          <w:t>GST Format Validation:</w:t>
        </w:r>
        <w:r w:rsidRPr="000C54C6">
          <w:rPr>
            <w:rFonts w:ascii="Times New Roman" w:hAnsi="Times New Roman" w:cs="Times New Roman"/>
            <w:sz w:val="22"/>
            <w:szCs w:val="22"/>
          </w:rPr>
          <w:t xml:space="preserve"> </w:t>
        </w:r>
        <w:r w:rsidRPr="000C54C6">
          <w:rPr>
            <w:rFonts w:ascii="Times New Roman" w:hAnsi="Times New Roman" w:cs="Times New Roman"/>
            <w:b w:val="0"/>
            <w:bCs w:val="0"/>
            <w:sz w:val="22"/>
            <w:szCs w:val="22"/>
          </w:rPr>
          <w:t>Valid GST structure check if provided.</w:t>
        </w:r>
      </w:ins>
    </w:p>
    <w:p w14:paraId="12431911" w14:textId="77777777" w:rsidR="00A118F2" w:rsidRPr="000C54C6" w:rsidRDefault="00A118F2" w:rsidP="00A118F2">
      <w:pPr>
        <w:pStyle w:val="Heading3"/>
        <w:widowControl/>
        <w:numPr>
          <w:ilvl w:val="0"/>
          <w:numId w:val="81"/>
        </w:numPr>
        <w:jc w:val="both"/>
        <w:rPr>
          <w:ins w:id="1227" w:author="User" w:date="2026-01-22T15:02:00Z"/>
          <w:rFonts w:ascii="Times New Roman" w:hAnsi="Times New Roman" w:cs="Times New Roman"/>
          <w:b w:val="0"/>
          <w:bCs w:val="0"/>
          <w:sz w:val="22"/>
          <w:szCs w:val="22"/>
        </w:rPr>
      </w:pPr>
      <w:ins w:id="1228" w:author="User" w:date="2026-01-22T15:02:00Z">
        <w:r w:rsidRPr="000C54C6">
          <w:rPr>
            <w:rStyle w:val="Strong"/>
            <w:rFonts w:ascii="Times New Roman" w:hAnsi="Times New Roman" w:cs="Times New Roman"/>
            <w:sz w:val="22"/>
            <w:szCs w:val="22"/>
          </w:rPr>
          <w:t>PAN Format Validation:</w:t>
        </w:r>
        <w:r w:rsidRPr="000C54C6">
          <w:rPr>
            <w:rFonts w:ascii="Times New Roman" w:hAnsi="Times New Roman" w:cs="Times New Roman"/>
            <w:b w:val="0"/>
            <w:bCs w:val="0"/>
            <w:sz w:val="22"/>
            <w:szCs w:val="22"/>
          </w:rPr>
          <w:t xml:space="preserve"> Optional, but system validates format if value exists.</w:t>
        </w:r>
      </w:ins>
    </w:p>
    <w:p w14:paraId="33255FBE" w14:textId="77777777" w:rsidR="00A118F2" w:rsidRPr="000C54C6" w:rsidRDefault="00A118F2" w:rsidP="00A118F2">
      <w:pPr>
        <w:pStyle w:val="Heading3"/>
        <w:widowControl/>
        <w:numPr>
          <w:ilvl w:val="0"/>
          <w:numId w:val="81"/>
        </w:numPr>
        <w:jc w:val="both"/>
        <w:rPr>
          <w:ins w:id="1229" w:author="User" w:date="2026-01-22T15:02:00Z"/>
          <w:rFonts w:ascii="Times New Roman" w:hAnsi="Times New Roman" w:cs="Times New Roman"/>
          <w:b w:val="0"/>
          <w:bCs w:val="0"/>
          <w:sz w:val="22"/>
          <w:szCs w:val="22"/>
        </w:rPr>
      </w:pPr>
      <w:ins w:id="1230" w:author="User" w:date="2026-01-22T15:02:00Z">
        <w:r w:rsidRPr="000C54C6">
          <w:rPr>
            <w:rStyle w:val="Strong"/>
            <w:rFonts w:ascii="Times New Roman" w:hAnsi="Times New Roman" w:cs="Times New Roman"/>
            <w:sz w:val="22"/>
            <w:szCs w:val="22"/>
          </w:rPr>
          <w:t>Address Fields:</w:t>
        </w:r>
        <w:r w:rsidRPr="000C54C6">
          <w:rPr>
            <w:rFonts w:ascii="Times New Roman" w:hAnsi="Times New Roman" w:cs="Times New Roman"/>
            <w:b w:val="0"/>
            <w:bCs w:val="0"/>
            <w:sz w:val="22"/>
            <w:szCs w:val="22"/>
          </w:rPr>
          <w:t xml:space="preserve"> Panchayath, District, and State fields must be filled for new regional customers.</w:t>
        </w:r>
      </w:ins>
    </w:p>
    <w:p w14:paraId="3BD6C933" w14:textId="77777777" w:rsidR="00A118F2" w:rsidRPr="000C54C6" w:rsidRDefault="00A118F2" w:rsidP="00A118F2">
      <w:pPr>
        <w:widowControl/>
        <w:rPr>
          <w:ins w:id="1231" w:author="User" w:date="2026-01-22T15:02:00Z"/>
          <w:rFonts w:ascii="Times New Roman" w:hAnsi="Times New Roman" w:cs="Times New Roman"/>
        </w:rPr>
      </w:pPr>
    </w:p>
    <w:p w14:paraId="39F186D0" w14:textId="77777777" w:rsidR="00A118F2" w:rsidRPr="000C54C6" w:rsidRDefault="00A118F2" w:rsidP="00A118F2">
      <w:pPr>
        <w:pStyle w:val="Heading3"/>
        <w:widowControl/>
        <w:numPr>
          <w:ilvl w:val="0"/>
          <w:numId w:val="78"/>
        </w:numPr>
        <w:ind w:left="359"/>
        <w:rPr>
          <w:ins w:id="1232" w:author="User" w:date="2026-01-22T15:02:00Z"/>
          <w:rFonts w:ascii="Times New Roman" w:hAnsi="Times New Roman" w:cs="Times New Roman"/>
          <w:color w:val="44546A" w:themeColor="text2"/>
        </w:rPr>
      </w:pPr>
      <w:ins w:id="1233" w:author="User" w:date="2026-01-22T15:02:00Z">
        <w:r w:rsidRPr="000C54C6">
          <w:rPr>
            <w:rStyle w:val="Strong"/>
            <w:rFonts w:ascii="Times New Roman" w:hAnsi="Times New Roman" w:cs="Times New Roman"/>
            <w:color w:val="44546A" w:themeColor="text2"/>
          </w:rPr>
          <w:t xml:space="preserve"> Notifications</w:t>
        </w:r>
      </w:ins>
    </w:p>
    <w:p w14:paraId="01CDB8E0" w14:textId="77777777" w:rsidR="00A118F2" w:rsidRPr="000C54C6" w:rsidRDefault="00A118F2" w:rsidP="00A118F2">
      <w:pPr>
        <w:pStyle w:val="Heading3"/>
        <w:widowControl/>
        <w:ind w:left="0" w:firstLine="0"/>
        <w:rPr>
          <w:ins w:id="1234" w:author="User" w:date="2026-01-22T15:02:00Z"/>
          <w:rFonts w:ascii="Times New Roman" w:hAnsi="Times New Roman" w:cs="Times New Roman"/>
          <w:b w:val="0"/>
          <w:bCs w:val="0"/>
          <w:sz w:val="22"/>
          <w:szCs w:val="22"/>
        </w:rPr>
      </w:pPr>
      <w:ins w:id="1235" w:author="User" w:date="2026-01-22T15:02:00Z">
        <w:r w:rsidRPr="000C54C6">
          <w:rPr>
            <w:rFonts w:ascii="Times New Roman" w:hAnsi="Times New Roman" w:cs="Times New Roman"/>
            <w:b w:val="0"/>
            <w:bCs w:val="0"/>
            <w:sz w:val="22"/>
            <w:szCs w:val="22"/>
          </w:rPr>
          <w:t>Notifications will trigger for:</w:t>
        </w:r>
      </w:ins>
    </w:p>
    <w:p w14:paraId="4C3A1EA6" w14:textId="77777777" w:rsidR="00A118F2" w:rsidRPr="000C54C6" w:rsidRDefault="00A118F2" w:rsidP="00A118F2">
      <w:pPr>
        <w:pStyle w:val="Heading3"/>
        <w:widowControl/>
        <w:numPr>
          <w:ilvl w:val="0"/>
          <w:numId w:val="82"/>
        </w:numPr>
        <w:rPr>
          <w:ins w:id="1236" w:author="User" w:date="2026-01-22T15:02:00Z"/>
          <w:rFonts w:ascii="Times New Roman" w:hAnsi="Times New Roman" w:cs="Times New Roman"/>
          <w:b w:val="0"/>
          <w:bCs w:val="0"/>
          <w:sz w:val="22"/>
          <w:szCs w:val="22"/>
        </w:rPr>
      </w:pPr>
      <w:ins w:id="1237" w:author="User" w:date="2026-01-22T15:02:00Z">
        <w:r w:rsidRPr="000C54C6">
          <w:rPr>
            <w:rFonts w:ascii="Times New Roman" w:hAnsi="Times New Roman" w:cs="Times New Roman"/>
            <w:b w:val="0"/>
            <w:bCs w:val="0"/>
            <w:sz w:val="22"/>
            <w:szCs w:val="22"/>
          </w:rPr>
          <w:t>Integration or sync failure for SAP updates.</w:t>
        </w:r>
      </w:ins>
    </w:p>
    <w:p w14:paraId="6CB6A5C3" w14:textId="77777777" w:rsidR="00A118F2" w:rsidRPr="000C54C6" w:rsidRDefault="00A118F2" w:rsidP="00A118F2">
      <w:pPr>
        <w:widowControl/>
        <w:rPr>
          <w:ins w:id="1238" w:author="User" w:date="2026-01-22T15:02:00Z"/>
          <w:rFonts w:ascii="Times New Roman" w:hAnsi="Times New Roman" w:cs="Times New Roman"/>
        </w:rPr>
      </w:pPr>
    </w:p>
    <w:p w14:paraId="36022A6B" w14:textId="77777777" w:rsidR="00A118F2" w:rsidRPr="000C54C6" w:rsidRDefault="00A118F2" w:rsidP="00A118F2">
      <w:pPr>
        <w:pStyle w:val="Heading3"/>
        <w:widowControl/>
        <w:numPr>
          <w:ilvl w:val="0"/>
          <w:numId w:val="78"/>
        </w:numPr>
        <w:ind w:left="359"/>
        <w:rPr>
          <w:ins w:id="1239" w:author="User" w:date="2026-01-22T15:02:00Z"/>
          <w:rStyle w:val="Strong"/>
          <w:rFonts w:ascii="Times New Roman" w:hAnsi="Times New Roman" w:cs="Times New Roman"/>
          <w:b/>
          <w:bCs/>
          <w:color w:val="44546A" w:themeColor="text2"/>
          <w:rPrChange w:id="1240" w:author="User" w:date="2026-02-02T18:38:00Z">
            <w:rPr>
              <w:ins w:id="1241" w:author="User" w:date="2026-01-22T15:02:00Z"/>
              <w:rStyle w:val="Strong"/>
              <w:rFonts w:ascii="Times New Roman" w:hAnsi="Times New Roman" w:cs="Times New Roman"/>
              <w:b/>
              <w:bCs/>
              <w:color w:val="44546A" w:themeColor="text2"/>
              <w:sz w:val="22"/>
              <w:szCs w:val="22"/>
            </w:rPr>
          </w:rPrChange>
        </w:rPr>
      </w:pPr>
      <w:ins w:id="1242" w:author="User" w:date="2026-01-22T15:02:00Z">
        <w:r w:rsidRPr="000C54C6">
          <w:rPr>
            <w:rStyle w:val="Strong"/>
            <w:rFonts w:ascii="Times New Roman" w:hAnsi="Times New Roman" w:cs="Times New Roman"/>
            <w:color w:val="44546A" w:themeColor="text2"/>
          </w:rPr>
          <w:t>Integration</w:t>
        </w:r>
      </w:ins>
    </w:p>
    <w:p w14:paraId="0C221906" w14:textId="77777777" w:rsidR="00A118F2" w:rsidRPr="000C54C6" w:rsidRDefault="00A118F2" w:rsidP="00A118F2">
      <w:pPr>
        <w:pStyle w:val="Heading3"/>
        <w:widowControl/>
        <w:numPr>
          <w:ilvl w:val="0"/>
          <w:numId w:val="83"/>
        </w:numPr>
        <w:rPr>
          <w:ins w:id="1243" w:author="User" w:date="2026-01-22T15:02:00Z"/>
          <w:rFonts w:ascii="Times New Roman" w:hAnsi="Times New Roman" w:cs="Times New Roman"/>
        </w:rPr>
      </w:pPr>
      <w:ins w:id="1244" w:author="User" w:date="2026-01-22T15:02:00Z">
        <w:r w:rsidRPr="000C54C6">
          <w:rPr>
            <w:rStyle w:val="Strong"/>
            <w:rFonts w:ascii="Times New Roman" w:hAnsi="Times New Roman" w:cs="Times New Roman"/>
            <w:sz w:val="22"/>
            <w:szCs w:val="22"/>
          </w:rPr>
          <w:t>SAP Integration:</w:t>
        </w:r>
        <w:r w:rsidRPr="000C54C6">
          <w:rPr>
            <w:rFonts w:ascii="Times New Roman" w:hAnsi="Times New Roman" w:cs="Times New Roman"/>
            <w:b w:val="0"/>
            <w:bCs w:val="0"/>
            <w:sz w:val="22"/>
            <w:szCs w:val="22"/>
          </w:rPr>
          <w:t xml:space="preserve"> Account details are automatically pushed to SAP as a </w:t>
        </w:r>
        <w:r w:rsidRPr="000C54C6">
          <w:rPr>
            <w:rStyle w:val="Strong"/>
            <w:rFonts w:ascii="Times New Roman" w:hAnsi="Times New Roman" w:cs="Times New Roman"/>
            <w:sz w:val="22"/>
            <w:szCs w:val="22"/>
          </w:rPr>
          <w:t>Business Partner</w:t>
        </w:r>
        <w:r w:rsidRPr="000C54C6">
          <w:rPr>
            <w:rFonts w:ascii="Times New Roman" w:hAnsi="Times New Roman" w:cs="Times New Roman"/>
            <w:b w:val="0"/>
            <w:bCs w:val="0"/>
            <w:sz w:val="22"/>
            <w:szCs w:val="22"/>
          </w:rPr>
          <w:t xml:space="preserve"> after creation</w:t>
        </w:r>
        <w:r w:rsidRPr="000C54C6">
          <w:rPr>
            <w:rFonts w:ascii="Times New Roman" w:hAnsi="Times New Roman" w:cs="Times New Roman"/>
          </w:rPr>
          <w:t>.</w:t>
        </w:r>
      </w:ins>
    </w:p>
    <w:p w14:paraId="1326BFF8" w14:textId="77777777" w:rsidR="00A118F2" w:rsidRPr="000C54C6" w:rsidRDefault="00A118F2" w:rsidP="00A118F2">
      <w:pPr>
        <w:pStyle w:val="Heading3"/>
        <w:widowControl/>
        <w:numPr>
          <w:ilvl w:val="0"/>
          <w:numId w:val="78"/>
        </w:numPr>
        <w:ind w:left="359"/>
        <w:rPr>
          <w:ins w:id="1245" w:author="User" w:date="2026-01-22T15:02:00Z"/>
          <w:rFonts w:ascii="Times New Roman" w:hAnsi="Times New Roman" w:cs="Times New Roman"/>
          <w:color w:val="44546A" w:themeColor="text2"/>
        </w:rPr>
      </w:pPr>
      <w:ins w:id="1246" w:author="User" w:date="2026-01-22T15:02:00Z">
        <w:r w:rsidRPr="000C54C6">
          <w:rPr>
            <w:rStyle w:val="Strong"/>
            <w:rFonts w:ascii="Times New Roman" w:hAnsi="Times New Roman" w:cs="Times New Roman"/>
            <w:color w:val="44546A" w:themeColor="text2"/>
          </w:rPr>
          <w:t>Access Control</w:t>
        </w:r>
      </w:ins>
    </w:p>
    <w:p w14:paraId="509F36D4" w14:textId="77777777" w:rsidR="00A118F2" w:rsidRPr="000C54C6" w:rsidRDefault="00A118F2" w:rsidP="00A118F2">
      <w:pPr>
        <w:pStyle w:val="Heading3"/>
        <w:widowControl/>
        <w:numPr>
          <w:ilvl w:val="0"/>
          <w:numId w:val="84"/>
        </w:numPr>
        <w:jc w:val="both"/>
        <w:rPr>
          <w:ins w:id="1247" w:author="User" w:date="2026-01-22T15:02:00Z"/>
          <w:rFonts w:ascii="Times New Roman" w:hAnsi="Times New Roman" w:cs="Times New Roman"/>
          <w:b w:val="0"/>
          <w:bCs w:val="0"/>
          <w:sz w:val="22"/>
          <w:szCs w:val="22"/>
        </w:rPr>
      </w:pPr>
      <w:ins w:id="1248" w:author="User" w:date="2026-01-22T15:02:00Z">
        <w:r w:rsidRPr="000C54C6">
          <w:rPr>
            <w:rStyle w:val="Strong"/>
            <w:rFonts w:ascii="Times New Roman" w:hAnsi="Times New Roman" w:cs="Times New Roman"/>
            <w:sz w:val="22"/>
            <w:szCs w:val="22"/>
          </w:rPr>
          <w:t>Sales Executive:</w:t>
        </w:r>
        <w:r w:rsidRPr="000C54C6">
          <w:rPr>
            <w:rFonts w:ascii="Times New Roman" w:hAnsi="Times New Roman" w:cs="Times New Roman"/>
            <w:b w:val="0"/>
            <w:bCs w:val="0"/>
            <w:sz w:val="22"/>
            <w:szCs w:val="22"/>
          </w:rPr>
          <w:t xml:space="preserve"> Can create, edit, and view their own Accounts and related Contacts or Opportunities.</w:t>
        </w:r>
      </w:ins>
    </w:p>
    <w:p w14:paraId="07074387" w14:textId="77777777" w:rsidR="00A118F2" w:rsidRPr="000C54C6" w:rsidRDefault="00A118F2" w:rsidP="00A118F2">
      <w:pPr>
        <w:pStyle w:val="NormalWeb"/>
        <w:numPr>
          <w:ilvl w:val="0"/>
          <w:numId w:val="84"/>
        </w:numPr>
        <w:rPr>
          <w:ins w:id="1249" w:author="User" w:date="2026-01-22T15:02:00Z"/>
        </w:rPr>
      </w:pPr>
      <w:ins w:id="1250" w:author="User" w:date="2026-01-22T15:02:00Z">
        <w:r w:rsidRPr="000C54C6">
          <w:rPr>
            <w:rStyle w:val="Strong"/>
          </w:rPr>
          <w:t>Manager / Admin:</w:t>
        </w:r>
        <w:r w:rsidRPr="000C54C6">
          <w:t xml:space="preserve"> Can view, edit, and reassign all Accounts within their reporting hierarchy.</w:t>
        </w:r>
      </w:ins>
    </w:p>
    <w:p w14:paraId="3CB643B9" w14:textId="77777777" w:rsidR="00A118F2" w:rsidRPr="000C54C6" w:rsidRDefault="00A118F2" w:rsidP="00A118F2">
      <w:pPr>
        <w:pStyle w:val="NormalWeb"/>
        <w:numPr>
          <w:ilvl w:val="0"/>
          <w:numId w:val="84"/>
        </w:numPr>
        <w:rPr>
          <w:ins w:id="1251" w:author="User" w:date="2026-01-22T15:02:00Z"/>
        </w:rPr>
      </w:pPr>
      <w:ins w:id="1252" w:author="User" w:date="2026-01-22T15:02:00Z">
        <w:r w:rsidRPr="000C54C6">
          <w:rPr>
            <w:rStyle w:val="Strong"/>
          </w:rPr>
          <w:t>Finance :</w:t>
        </w:r>
        <w:r w:rsidRPr="000C54C6">
          <w:t xml:space="preserve"> Can view and verify Accounts synced to SAP.</w:t>
        </w:r>
      </w:ins>
    </w:p>
    <w:p w14:paraId="3750D418" w14:textId="77777777" w:rsidR="00A118F2" w:rsidRPr="000C54C6" w:rsidRDefault="00A118F2" w:rsidP="00A118F2">
      <w:pPr>
        <w:pStyle w:val="NormalWeb"/>
        <w:numPr>
          <w:ilvl w:val="0"/>
          <w:numId w:val="84"/>
        </w:numPr>
        <w:rPr>
          <w:ins w:id="1253" w:author="User" w:date="2026-01-22T15:02:00Z"/>
        </w:rPr>
      </w:pPr>
      <w:ins w:id="1254" w:author="User" w:date="2026-01-22T15:02:00Z">
        <w:r w:rsidRPr="000C54C6">
          <w:rPr>
            <w:rStyle w:val="Strong"/>
          </w:rPr>
          <w:t>Marketing Team:</w:t>
        </w:r>
        <w:r w:rsidRPr="000C54C6">
          <w:t xml:space="preserve"> Can view Account details for campaign and reporting purposes.</w:t>
        </w:r>
      </w:ins>
    </w:p>
    <w:p w14:paraId="32E565ED" w14:textId="77777777" w:rsidR="00A118F2" w:rsidRPr="000C54C6" w:rsidRDefault="00A118F2" w:rsidP="00A118F2">
      <w:pPr>
        <w:pStyle w:val="Heading3"/>
        <w:widowControl/>
        <w:numPr>
          <w:ilvl w:val="0"/>
          <w:numId w:val="78"/>
        </w:numPr>
        <w:ind w:left="359"/>
        <w:rPr>
          <w:ins w:id="1255" w:author="User" w:date="2026-01-22T15:02:00Z"/>
          <w:rFonts w:ascii="Times New Roman" w:hAnsi="Times New Roman" w:cs="Times New Roman"/>
          <w:color w:val="44546A" w:themeColor="text2"/>
        </w:rPr>
      </w:pPr>
      <w:ins w:id="1256" w:author="User" w:date="2026-01-22T15:02:00Z">
        <w:r w:rsidRPr="000C54C6">
          <w:rPr>
            <w:rStyle w:val="Strong"/>
            <w:rFonts w:ascii="Times New Roman" w:hAnsi="Times New Roman" w:cs="Times New Roman"/>
            <w:color w:val="44546A" w:themeColor="text2"/>
          </w:rPr>
          <w:t>Visibility</w:t>
        </w:r>
      </w:ins>
    </w:p>
    <w:p w14:paraId="2583FA55" w14:textId="77777777" w:rsidR="00A118F2" w:rsidRPr="000C54C6" w:rsidRDefault="00A118F2" w:rsidP="00A118F2">
      <w:pPr>
        <w:pStyle w:val="Heading3"/>
        <w:widowControl/>
        <w:numPr>
          <w:ilvl w:val="0"/>
          <w:numId w:val="85"/>
        </w:numPr>
        <w:rPr>
          <w:ins w:id="1257" w:author="User" w:date="2026-01-22T15:02:00Z"/>
          <w:rFonts w:ascii="Times New Roman" w:hAnsi="Times New Roman" w:cs="Times New Roman"/>
          <w:b w:val="0"/>
          <w:bCs w:val="0"/>
          <w:sz w:val="22"/>
          <w:szCs w:val="22"/>
        </w:rPr>
      </w:pPr>
      <w:ins w:id="1258" w:author="User" w:date="2026-01-22T15:02:00Z">
        <w:r w:rsidRPr="000C54C6">
          <w:rPr>
            <w:rFonts w:ascii="Times New Roman" w:hAnsi="Times New Roman" w:cs="Times New Roman"/>
            <w:b w:val="0"/>
            <w:bCs w:val="0"/>
            <w:sz w:val="22"/>
            <w:szCs w:val="22"/>
          </w:rPr>
          <w:t xml:space="preserve">Account visibility will be set to </w:t>
        </w:r>
        <w:r w:rsidRPr="000C54C6">
          <w:rPr>
            <w:rStyle w:val="Strong"/>
            <w:rFonts w:ascii="Times New Roman" w:hAnsi="Times New Roman" w:cs="Times New Roman"/>
            <w:sz w:val="22"/>
            <w:szCs w:val="22"/>
          </w:rPr>
          <w:t>Private with Role Hierarchy</w:t>
        </w:r>
        <w:r w:rsidRPr="000C54C6">
          <w:rPr>
            <w:rFonts w:ascii="Times New Roman" w:hAnsi="Times New Roman" w:cs="Times New Roman"/>
            <w:b w:val="0"/>
            <w:bCs w:val="0"/>
            <w:sz w:val="22"/>
            <w:szCs w:val="22"/>
          </w:rPr>
          <w:t xml:space="preserve">. </w:t>
        </w:r>
      </w:ins>
    </w:p>
    <w:p w14:paraId="5327626C" w14:textId="77777777" w:rsidR="00A118F2" w:rsidRPr="000C54C6" w:rsidRDefault="00A118F2" w:rsidP="00A118F2">
      <w:pPr>
        <w:pStyle w:val="Heading3"/>
        <w:widowControl/>
        <w:ind w:left="0" w:firstLine="0"/>
        <w:rPr>
          <w:ins w:id="1259" w:author="User" w:date="2026-01-22T15:02:00Z"/>
          <w:rFonts w:ascii="Times New Roman" w:hAnsi="Times New Roman" w:cs="Times New Roman"/>
          <w:b w:val="0"/>
          <w:bCs w:val="0"/>
          <w:sz w:val="22"/>
          <w:szCs w:val="22"/>
        </w:rPr>
      </w:pPr>
      <w:ins w:id="1260" w:author="User" w:date="2026-01-22T15:02:00Z">
        <w:r w:rsidRPr="000C54C6">
          <w:rPr>
            <w:rFonts w:ascii="Times New Roman" w:hAnsi="Times New Roman" w:cs="Times New Roman"/>
            <w:b w:val="0"/>
            <w:bCs w:val="0"/>
            <w:sz w:val="22"/>
            <w:szCs w:val="22"/>
          </w:rPr>
          <w:t>This means users can access only the Accounts they own or those owned by subordinates in their hierarchy.</w:t>
        </w:r>
        <w:r w:rsidRPr="000C54C6">
          <w:rPr>
            <w:rFonts w:ascii="Times New Roman" w:hAnsi="Times New Roman" w:cs="Times New Roman"/>
            <w:b w:val="0"/>
            <w:bCs w:val="0"/>
            <w:sz w:val="22"/>
            <w:szCs w:val="22"/>
          </w:rPr>
          <w:br/>
          <w:t>Managers and Admins can view all records under their reporting structure within their hierarchy</w:t>
        </w:r>
      </w:ins>
    </w:p>
    <w:p w14:paraId="28F7B761" w14:textId="77777777" w:rsidR="00A118F2" w:rsidRPr="000C54C6" w:rsidRDefault="00A118F2" w:rsidP="00A118F2">
      <w:pPr>
        <w:pStyle w:val="Heading3"/>
        <w:widowControl/>
        <w:ind w:left="0" w:firstLine="0"/>
        <w:rPr>
          <w:ins w:id="1261" w:author="User" w:date="2026-01-22T15:02:00Z"/>
          <w:rFonts w:ascii="Times New Roman" w:hAnsi="Times New Roman" w:cs="Times New Roman"/>
          <w:b w:val="0"/>
          <w:bCs w:val="0"/>
          <w:sz w:val="22"/>
          <w:szCs w:val="22"/>
        </w:rPr>
      </w:pPr>
    </w:p>
    <w:p w14:paraId="4242DE87" w14:textId="77777777" w:rsidR="00A118F2" w:rsidRPr="000C54C6" w:rsidRDefault="00A118F2" w:rsidP="00A118F2">
      <w:pPr>
        <w:pStyle w:val="Heading3"/>
        <w:widowControl/>
        <w:numPr>
          <w:ilvl w:val="0"/>
          <w:numId w:val="78"/>
        </w:numPr>
        <w:ind w:left="359"/>
        <w:rPr>
          <w:ins w:id="1262" w:author="User" w:date="2026-01-22T15:02:00Z"/>
          <w:rFonts w:ascii="Times New Roman" w:hAnsi="Times New Roman" w:cs="Times New Roman"/>
          <w:color w:val="44546A" w:themeColor="text2"/>
        </w:rPr>
      </w:pPr>
      <w:ins w:id="1263" w:author="User" w:date="2026-01-22T15:02:00Z">
        <w:r w:rsidRPr="000C54C6">
          <w:rPr>
            <w:rStyle w:val="Strong"/>
            <w:rFonts w:ascii="Times New Roman" w:hAnsi="Times New Roman" w:cs="Times New Roman"/>
            <w:color w:val="44546A" w:themeColor="text2"/>
          </w:rPr>
          <w:t>Acceptance Criteria</w:t>
        </w:r>
      </w:ins>
    </w:p>
    <w:p w14:paraId="1A5FB62A" w14:textId="77777777" w:rsidR="00A118F2" w:rsidRPr="000C54C6" w:rsidRDefault="00A118F2" w:rsidP="00A118F2">
      <w:pPr>
        <w:pStyle w:val="NormalWeb"/>
        <w:numPr>
          <w:ilvl w:val="0"/>
          <w:numId w:val="86"/>
        </w:numPr>
        <w:rPr>
          <w:ins w:id="1264" w:author="User" w:date="2026-01-22T15:02:00Z"/>
          <w:sz w:val="22"/>
          <w:szCs w:val="22"/>
        </w:rPr>
      </w:pPr>
      <w:ins w:id="1265" w:author="User" w:date="2026-01-22T15:02:00Z">
        <w:r w:rsidRPr="000C54C6">
          <w:rPr>
            <w:sz w:val="22"/>
            <w:szCs w:val="22"/>
          </w:rPr>
          <w:t xml:space="preserve">Each Account has a </w:t>
        </w:r>
        <w:r w:rsidRPr="000C54C6">
          <w:rPr>
            <w:rStyle w:val="Strong"/>
            <w:sz w:val="22"/>
            <w:szCs w:val="22"/>
          </w:rPr>
          <w:t>unique Customer Number</w:t>
        </w:r>
        <w:r w:rsidRPr="000C54C6">
          <w:rPr>
            <w:sz w:val="22"/>
            <w:szCs w:val="22"/>
          </w:rPr>
          <w:t xml:space="preserve"> generated automatically.</w:t>
        </w:r>
      </w:ins>
    </w:p>
    <w:p w14:paraId="64DC29EB" w14:textId="77777777" w:rsidR="00A118F2" w:rsidRPr="000C54C6" w:rsidRDefault="00A118F2" w:rsidP="00A118F2">
      <w:pPr>
        <w:pStyle w:val="NormalWeb"/>
        <w:numPr>
          <w:ilvl w:val="0"/>
          <w:numId w:val="86"/>
        </w:numPr>
        <w:rPr>
          <w:ins w:id="1266" w:author="User" w:date="2026-01-22T15:02:00Z"/>
          <w:sz w:val="22"/>
          <w:szCs w:val="22"/>
        </w:rPr>
      </w:pPr>
      <w:ins w:id="1267" w:author="User" w:date="2026-01-22T15:02:00Z">
        <w:r w:rsidRPr="000C54C6">
          <w:rPr>
            <w:sz w:val="22"/>
            <w:szCs w:val="22"/>
          </w:rPr>
          <w:t>Duplicate Accounts are restricted based on Phone, PAN, and GST validation.</w:t>
        </w:r>
      </w:ins>
    </w:p>
    <w:p w14:paraId="6D411334" w14:textId="77777777" w:rsidR="00A118F2" w:rsidRPr="000C54C6" w:rsidRDefault="00A118F2" w:rsidP="00A118F2">
      <w:pPr>
        <w:pStyle w:val="NormalWeb"/>
        <w:numPr>
          <w:ilvl w:val="0"/>
          <w:numId w:val="86"/>
        </w:numPr>
        <w:rPr>
          <w:ins w:id="1268" w:author="User" w:date="2026-01-22T15:02:00Z"/>
          <w:sz w:val="22"/>
          <w:szCs w:val="22"/>
        </w:rPr>
      </w:pPr>
      <w:ins w:id="1269" w:author="User" w:date="2026-01-22T15:02:00Z">
        <w:r w:rsidRPr="000C54C6">
          <w:rPr>
            <w:sz w:val="22"/>
            <w:szCs w:val="22"/>
          </w:rPr>
          <w:t>Address fields (Panchayath, District, State) are properly replicated from Lead.</w:t>
        </w:r>
      </w:ins>
    </w:p>
    <w:p w14:paraId="748AB53D" w14:textId="77777777" w:rsidR="00A118F2" w:rsidRPr="000C54C6" w:rsidRDefault="00A118F2" w:rsidP="00A118F2">
      <w:pPr>
        <w:pStyle w:val="NormalWeb"/>
        <w:numPr>
          <w:ilvl w:val="0"/>
          <w:numId w:val="86"/>
        </w:numPr>
        <w:rPr>
          <w:ins w:id="1270" w:author="User" w:date="2026-01-22T15:02:00Z"/>
          <w:sz w:val="22"/>
          <w:szCs w:val="22"/>
        </w:rPr>
      </w:pPr>
      <w:ins w:id="1271" w:author="User" w:date="2026-01-22T15:02:00Z">
        <w:r w:rsidRPr="000C54C6">
          <w:rPr>
            <w:sz w:val="22"/>
            <w:szCs w:val="22"/>
          </w:rPr>
          <w:t>Account successfully syncs to SAP as Business Partner.</w:t>
        </w:r>
      </w:ins>
    </w:p>
    <w:p w14:paraId="0857CF0A" w14:textId="77777777" w:rsidR="00A118F2" w:rsidRPr="000C54C6" w:rsidRDefault="00A118F2" w:rsidP="00A118F2">
      <w:pPr>
        <w:pStyle w:val="NormalWeb"/>
        <w:numPr>
          <w:ilvl w:val="0"/>
          <w:numId w:val="86"/>
        </w:numPr>
        <w:rPr>
          <w:ins w:id="1272" w:author="User" w:date="2026-01-22T15:02:00Z"/>
          <w:sz w:val="22"/>
          <w:szCs w:val="22"/>
        </w:rPr>
      </w:pPr>
      <w:ins w:id="1273" w:author="User" w:date="2026-01-22T15:02:00Z">
        <w:r w:rsidRPr="000C54C6">
          <w:rPr>
            <w:sz w:val="22"/>
            <w:szCs w:val="22"/>
          </w:rPr>
          <w:t>Custom fields (if any) function as per provided requirements.</w:t>
        </w:r>
      </w:ins>
    </w:p>
    <w:p w14:paraId="2BAE5913" w14:textId="77777777" w:rsidR="00A118F2" w:rsidRPr="000C54C6" w:rsidRDefault="00A118F2" w:rsidP="00A118F2">
      <w:pPr>
        <w:pStyle w:val="NormalWeb"/>
        <w:numPr>
          <w:ilvl w:val="0"/>
          <w:numId w:val="86"/>
        </w:numPr>
        <w:rPr>
          <w:ins w:id="1274" w:author="User" w:date="2026-01-22T15:02:00Z"/>
          <w:sz w:val="22"/>
          <w:szCs w:val="22"/>
        </w:rPr>
      </w:pPr>
      <w:ins w:id="1275" w:author="User" w:date="2026-01-22T15:02:00Z">
        <w:r w:rsidRPr="000C54C6">
          <w:rPr>
            <w:sz w:val="22"/>
            <w:szCs w:val="22"/>
          </w:rPr>
          <w:t>Related records (Contacts, Opportunities, Sales Orders, Invoices) are visible on Account detail page.</w:t>
        </w:r>
      </w:ins>
    </w:p>
    <w:p w14:paraId="5A9BE858" w14:textId="77777777" w:rsidR="00A118F2" w:rsidRPr="000C54C6" w:rsidRDefault="00A118F2" w:rsidP="00A118F2">
      <w:pPr>
        <w:pStyle w:val="NormalWeb"/>
        <w:numPr>
          <w:ilvl w:val="0"/>
          <w:numId w:val="86"/>
        </w:numPr>
        <w:rPr>
          <w:ins w:id="1276" w:author="User" w:date="2026-01-22T15:02:00Z"/>
          <w:sz w:val="22"/>
          <w:szCs w:val="22"/>
        </w:rPr>
      </w:pPr>
      <w:ins w:id="1277" w:author="User" w:date="2026-01-22T15:02:00Z">
        <w:r w:rsidRPr="000C54C6">
          <w:rPr>
            <w:sz w:val="22"/>
            <w:szCs w:val="22"/>
          </w:rPr>
          <w:t>Tasks and reminders function correctly.</w:t>
        </w:r>
      </w:ins>
    </w:p>
    <w:p w14:paraId="2A2D6BE2" w14:textId="77777777" w:rsidR="00A118F2" w:rsidRPr="000C54C6" w:rsidRDefault="00A118F2" w:rsidP="00A118F2">
      <w:pPr>
        <w:pStyle w:val="Heading3"/>
        <w:widowControl/>
        <w:numPr>
          <w:ilvl w:val="0"/>
          <w:numId w:val="78"/>
        </w:numPr>
        <w:ind w:left="359"/>
        <w:rPr>
          <w:ins w:id="1278" w:author="User" w:date="2026-01-22T15:02:00Z"/>
          <w:rFonts w:ascii="Times New Roman" w:hAnsi="Times New Roman" w:cs="Times New Roman"/>
          <w:color w:val="44546A" w:themeColor="text2"/>
        </w:rPr>
      </w:pPr>
      <w:ins w:id="1279" w:author="User" w:date="2026-01-22T15:02:00Z">
        <w:r w:rsidRPr="000C54C6">
          <w:rPr>
            <w:rStyle w:val="Strong"/>
            <w:rFonts w:ascii="Times New Roman" w:hAnsi="Times New Roman" w:cs="Times New Roman"/>
            <w:color w:val="44546A" w:themeColor="text2"/>
          </w:rPr>
          <w:t>Reports</w:t>
        </w:r>
      </w:ins>
    </w:p>
    <w:p w14:paraId="2B9096DE" w14:textId="77777777" w:rsidR="00A118F2" w:rsidRPr="000C54C6" w:rsidRDefault="00A118F2" w:rsidP="00A118F2">
      <w:pPr>
        <w:pStyle w:val="Heading3"/>
        <w:widowControl/>
        <w:numPr>
          <w:ilvl w:val="0"/>
          <w:numId w:val="87"/>
        </w:numPr>
        <w:rPr>
          <w:ins w:id="1280" w:author="User" w:date="2026-01-22T15:02:00Z"/>
          <w:rFonts w:ascii="Times New Roman" w:hAnsi="Times New Roman" w:cs="Times New Roman"/>
          <w:b w:val="0"/>
          <w:bCs w:val="0"/>
          <w:sz w:val="22"/>
          <w:szCs w:val="22"/>
        </w:rPr>
      </w:pPr>
      <w:ins w:id="1281" w:author="User" w:date="2026-01-22T15:02:00Z">
        <w:r w:rsidRPr="000C54C6">
          <w:rPr>
            <w:rStyle w:val="Strong"/>
            <w:rFonts w:ascii="Times New Roman" w:hAnsi="Times New Roman" w:cs="Times New Roman"/>
            <w:sz w:val="22"/>
            <w:szCs w:val="22"/>
          </w:rPr>
          <w:lastRenderedPageBreak/>
          <w:t>Account Master Report:</w:t>
        </w:r>
        <w:r w:rsidRPr="000C54C6">
          <w:rPr>
            <w:rFonts w:ascii="Times New Roman" w:hAnsi="Times New Roman" w:cs="Times New Roman"/>
            <w:sz w:val="22"/>
            <w:szCs w:val="22"/>
          </w:rPr>
          <w:t xml:space="preserve"> </w:t>
        </w:r>
        <w:r w:rsidRPr="000C54C6">
          <w:rPr>
            <w:rFonts w:ascii="Times New Roman" w:hAnsi="Times New Roman" w:cs="Times New Roman"/>
            <w:b w:val="0"/>
            <w:bCs w:val="0"/>
            <w:sz w:val="22"/>
            <w:szCs w:val="22"/>
          </w:rPr>
          <w:t>Displays all Accounts with Customer Numbers, GST, and PAN details.</w:t>
        </w:r>
      </w:ins>
    </w:p>
    <w:p w14:paraId="64F88D5A" w14:textId="77777777" w:rsidR="00A118F2" w:rsidRPr="000C54C6" w:rsidRDefault="00A118F2" w:rsidP="00A118F2">
      <w:pPr>
        <w:pStyle w:val="NormalWeb"/>
        <w:numPr>
          <w:ilvl w:val="0"/>
          <w:numId w:val="87"/>
        </w:numPr>
        <w:rPr>
          <w:ins w:id="1282" w:author="User" w:date="2026-01-22T15:02:00Z"/>
        </w:rPr>
      </w:pPr>
      <w:ins w:id="1283" w:author="User" w:date="2026-01-22T15:02:00Z">
        <w:r w:rsidRPr="000C54C6">
          <w:rPr>
            <w:rStyle w:val="Strong"/>
          </w:rPr>
          <w:t>SAP Sync Report:</w:t>
        </w:r>
        <w:r w:rsidRPr="000C54C6">
          <w:t xml:space="preserve"> Shows Accounts successfully pushed and failed to push to SAP.</w:t>
        </w:r>
      </w:ins>
    </w:p>
    <w:p w14:paraId="2E539335" w14:textId="77777777" w:rsidR="00A118F2" w:rsidRPr="000C54C6" w:rsidRDefault="00A118F2" w:rsidP="00A118F2">
      <w:pPr>
        <w:pStyle w:val="NormalWeb"/>
        <w:numPr>
          <w:ilvl w:val="0"/>
          <w:numId w:val="87"/>
        </w:numPr>
        <w:rPr>
          <w:ins w:id="1284" w:author="User" w:date="2026-01-22T15:02:00Z"/>
        </w:rPr>
      </w:pPr>
      <w:ins w:id="1285" w:author="User" w:date="2026-01-22T15:02:00Z">
        <w:r w:rsidRPr="000C54C6">
          <w:rPr>
            <w:rStyle w:val="Strong"/>
          </w:rPr>
          <w:t>Region-wise Account Report:</w:t>
        </w:r>
        <w:r w:rsidRPr="000C54C6">
          <w:t xml:space="preserve"> Displays Accounts by Panchayath, District, and State.</w:t>
        </w:r>
      </w:ins>
    </w:p>
    <w:p w14:paraId="5743261A" w14:textId="77777777" w:rsidR="00A118F2" w:rsidRPr="000C54C6" w:rsidRDefault="00A118F2">
      <w:pPr>
        <w:pStyle w:val="NormalWeb"/>
        <w:numPr>
          <w:ilvl w:val="0"/>
          <w:numId w:val="87"/>
        </w:numPr>
        <w:rPr>
          <w:ins w:id="1286" w:author="User" w:date="2026-01-22T15:02:00Z"/>
        </w:rPr>
        <w:pPrChange w:id="1287" w:author="User" w:date="2026-01-23T22:57:00Z">
          <w:pPr>
            <w:pStyle w:val="NormalWeb"/>
          </w:pPr>
        </w:pPrChange>
      </w:pPr>
      <w:ins w:id="1288" w:author="User" w:date="2026-01-22T15:02:00Z">
        <w:r w:rsidRPr="000C54C6">
          <w:rPr>
            <w:rStyle w:val="Strong"/>
          </w:rPr>
          <w:t>Account Activity Report:</w:t>
        </w:r>
        <w:r w:rsidRPr="000C54C6">
          <w:t xml:space="preserve"> Tracks Tasks, Reminders, and follow-ups under each Account.</w:t>
        </w:r>
      </w:ins>
    </w:p>
    <w:p w14:paraId="4619A915" w14:textId="77777777" w:rsidR="00A118F2" w:rsidRPr="000C54C6" w:rsidRDefault="00A118F2" w:rsidP="00A118F2">
      <w:pPr>
        <w:widowControl/>
        <w:numPr>
          <w:ilvl w:val="0"/>
          <w:numId w:val="78"/>
        </w:numPr>
        <w:ind w:left="359" w:hanging="359"/>
        <w:rPr>
          <w:ins w:id="1289" w:author="User" w:date="2026-01-22T15:02:00Z"/>
          <w:rStyle w:val="Strong"/>
          <w:rFonts w:ascii="Times New Roman" w:hAnsi="Times New Roman" w:cs="Times New Roman"/>
          <w:b w:val="0"/>
          <w:bCs w:val="0"/>
          <w:rPrChange w:id="1290" w:author="User" w:date="2026-02-02T18:38:00Z">
            <w:rPr>
              <w:ins w:id="1291" w:author="User" w:date="2026-01-22T15:02:00Z"/>
              <w:rStyle w:val="Strong"/>
              <w:rFonts w:ascii="Times New Roman" w:eastAsia="SimSun" w:hAnsi="Times New Roman" w:cs="Times New Roman"/>
              <w:b w:val="0"/>
              <w:bCs w:val="0"/>
              <w:sz w:val="24"/>
              <w:szCs w:val="24"/>
              <w:lang w:eastAsia="zh-CN"/>
            </w:rPr>
          </w:rPrChange>
        </w:rPr>
      </w:pPr>
      <w:ins w:id="1292" w:author="User" w:date="2026-01-22T15:02:00Z">
        <w:r w:rsidRPr="000C54C6">
          <w:rPr>
            <w:rFonts w:ascii="Times New Roman" w:eastAsia="Times New Roman" w:hAnsi="Times New Roman" w:cs="Times New Roman"/>
            <w:b/>
            <w:bCs/>
            <w:color w:val="44546A" w:themeColor="text2"/>
            <w:sz w:val="24"/>
            <w:szCs w:val="24"/>
          </w:rPr>
          <w:t>Client Dependency</w:t>
        </w:r>
        <w:r w:rsidRPr="000C54C6">
          <w:rPr>
            <w:rStyle w:val="Strong"/>
            <w:rFonts w:ascii="Times New Roman" w:hAnsi="Times New Roman" w:cs="Times New Roman"/>
            <w:color w:val="44546A" w:themeColor="text2"/>
            <w:sz w:val="24"/>
            <w:szCs w:val="24"/>
          </w:rPr>
          <w:t>(from Le marble)</w:t>
        </w:r>
      </w:ins>
    </w:p>
    <w:p w14:paraId="61786B36" w14:textId="77777777" w:rsidR="00A118F2" w:rsidRPr="000C54C6" w:rsidRDefault="00A118F2" w:rsidP="00A118F2">
      <w:pPr>
        <w:widowControl/>
        <w:ind w:left="359"/>
        <w:rPr>
          <w:ins w:id="1293" w:author="User" w:date="2026-01-22T15:02:00Z"/>
          <w:rFonts w:ascii="Times New Roman" w:hAnsi="Times New Roman" w:cs="Times New Roman"/>
        </w:rPr>
      </w:pPr>
    </w:p>
    <w:p w14:paraId="63B5D5A0" w14:textId="77777777" w:rsidR="00A118F2" w:rsidRPr="000C54C6" w:rsidRDefault="00A118F2" w:rsidP="00A118F2">
      <w:pPr>
        <w:widowControl/>
        <w:numPr>
          <w:ilvl w:val="0"/>
          <w:numId w:val="88"/>
        </w:numPr>
        <w:rPr>
          <w:ins w:id="1294" w:author="User" w:date="2026-01-22T15:02:00Z"/>
          <w:rFonts w:ascii="Times New Roman" w:hAnsi="Times New Roman" w:cs="Times New Roman"/>
        </w:rPr>
      </w:pPr>
      <w:ins w:id="1295" w:author="User" w:date="2026-01-22T15:02:00Z">
        <w:r w:rsidRPr="000C54C6">
          <w:rPr>
            <w:rFonts w:ascii="Times New Roman" w:hAnsi="Times New Roman" w:cs="Times New Roman"/>
          </w:rPr>
          <w:t xml:space="preserve">List of </w:t>
        </w:r>
        <w:r w:rsidRPr="000C54C6">
          <w:rPr>
            <w:rStyle w:val="Strong"/>
            <w:rFonts w:ascii="Times New Roman" w:hAnsi="Times New Roman" w:cs="Times New Roman"/>
          </w:rPr>
          <w:t>custom fields</w:t>
        </w:r>
        <w:r w:rsidRPr="000C54C6">
          <w:rPr>
            <w:rFonts w:ascii="Times New Roman" w:hAnsi="Times New Roman" w:cs="Times New Roman"/>
          </w:rPr>
          <w:t xml:space="preserve"> to be created on Account (to be provided by Le Marble).</w:t>
        </w:r>
      </w:ins>
    </w:p>
    <w:p w14:paraId="51D14140" w14:textId="77777777" w:rsidR="000D1268" w:rsidRPr="000C54C6" w:rsidRDefault="00A118F2">
      <w:pPr>
        <w:pStyle w:val="ListParagraph"/>
        <w:widowControl/>
        <w:numPr>
          <w:ilvl w:val="0"/>
          <w:numId w:val="109"/>
        </w:numPr>
        <w:tabs>
          <w:tab w:val="left" w:pos="420"/>
        </w:tabs>
        <w:rPr>
          <w:ins w:id="1296" w:author="User" w:date="2026-01-23T08:25:00Z"/>
          <w:rFonts w:ascii="Times New Roman" w:hAnsi="Times New Roman" w:cs="Times New Roman"/>
          <w:color w:val="000000" w:themeColor="text1"/>
          <w:rPrChange w:id="1297" w:author="User" w:date="2026-02-02T18:38:00Z">
            <w:rPr>
              <w:ins w:id="1298" w:author="User" w:date="2026-01-23T08:25:00Z"/>
              <w:rFonts w:ascii="Times New Roman" w:hAnsi="Times New Roman" w:cs="Times New Roman"/>
              <w:color w:val="EE0000"/>
            </w:rPr>
          </w:rPrChange>
        </w:rPr>
        <w:pPrChange w:id="1299" w:author="User" w:date="2026-01-23T08:35:00Z">
          <w:pPr>
            <w:widowControl/>
            <w:tabs>
              <w:tab w:val="left" w:pos="420"/>
            </w:tabs>
            <w:ind w:left="420"/>
          </w:pPr>
        </w:pPrChange>
      </w:pPr>
      <w:ins w:id="1300" w:author="User" w:date="2026-01-22T15:02:00Z">
        <w:r w:rsidRPr="000C54C6">
          <w:rPr>
            <w:rFonts w:ascii="Times New Roman" w:hAnsi="Times New Roman" w:cs="Times New Roman"/>
            <w:color w:val="000000" w:themeColor="text1"/>
            <w:rPrChange w:id="1301" w:author="User" w:date="2026-02-02T18:38:00Z">
              <w:rPr>
                <w:rFonts w:ascii="Times New Roman" w:hAnsi="Times New Roman" w:cs="Times New Roman"/>
                <w:color w:val="7B7B7B" w:themeColor="accent3" w:themeShade="BF"/>
              </w:rPr>
            </w:rPrChange>
          </w:rPr>
          <w:t>Total Business Received</w:t>
        </w:r>
        <w:r w:rsidRPr="000C54C6">
          <w:rPr>
            <w:rFonts w:ascii="Times New Roman" w:hAnsi="Times New Roman" w:cs="Times New Roman"/>
            <w:color w:val="000000" w:themeColor="text1"/>
            <w:rPrChange w:id="1302" w:author="User" w:date="2026-02-02T18:38:00Z">
              <w:rPr>
                <w:rFonts w:ascii="Times New Roman" w:hAnsi="Times New Roman" w:cs="Times New Roman"/>
                <w:color w:val="EE0000"/>
              </w:rPr>
            </w:rPrChange>
          </w:rPr>
          <w:t xml:space="preserve"> </w:t>
        </w:r>
        <w:r w:rsidRPr="000C54C6">
          <w:rPr>
            <w:rFonts w:ascii="Times New Roman" w:hAnsi="Times New Roman" w:cs="Times New Roman"/>
            <w:color w:val="000000" w:themeColor="text1"/>
            <w:rPrChange w:id="1303" w:author="User" w:date="2026-02-02T18:38:00Z">
              <w:rPr>
                <w:rFonts w:ascii="Times New Roman" w:hAnsi="Times New Roman" w:cs="Times New Roman"/>
                <w:color w:val="7B7B7B" w:themeColor="accent3" w:themeShade="BF"/>
              </w:rPr>
            </w:rPrChange>
          </w:rPr>
          <w:t>(Sum all invoice values)</w:t>
        </w:r>
        <w:r w:rsidRPr="000C54C6">
          <w:rPr>
            <w:rFonts w:ascii="Times New Roman" w:hAnsi="Times New Roman" w:cs="Times New Roman"/>
            <w:color w:val="000000" w:themeColor="text1"/>
            <w:rPrChange w:id="1304" w:author="User" w:date="2026-02-02T18:38:00Z">
              <w:rPr>
                <w:rFonts w:ascii="Times New Roman" w:hAnsi="Times New Roman" w:cs="Times New Roman"/>
                <w:color w:val="EE0000"/>
              </w:rPr>
            </w:rPrChange>
          </w:rPr>
          <w:t xml:space="preserve"> </w:t>
        </w:r>
      </w:ins>
    </w:p>
    <w:p w14:paraId="63C12431" w14:textId="77777777" w:rsidR="000D1268" w:rsidRPr="000C54C6" w:rsidRDefault="00A118F2">
      <w:pPr>
        <w:pStyle w:val="ListParagraph"/>
        <w:widowControl/>
        <w:numPr>
          <w:ilvl w:val="0"/>
          <w:numId w:val="109"/>
        </w:numPr>
        <w:tabs>
          <w:tab w:val="left" w:pos="420"/>
        </w:tabs>
        <w:rPr>
          <w:ins w:id="1305" w:author="User" w:date="2026-01-23T08:25:00Z"/>
          <w:rFonts w:ascii="Times New Roman" w:hAnsi="Times New Roman" w:cs="Times New Roman"/>
          <w:color w:val="000000" w:themeColor="text1"/>
          <w:rPrChange w:id="1306" w:author="User" w:date="2026-02-02T18:38:00Z">
            <w:rPr>
              <w:ins w:id="1307" w:author="User" w:date="2026-01-23T08:25:00Z"/>
              <w:rFonts w:ascii="Times New Roman" w:hAnsi="Times New Roman" w:cs="Times New Roman"/>
              <w:color w:val="7B7B7B" w:themeColor="accent3" w:themeShade="BF"/>
            </w:rPr>
          </w:rPrChange>
        </w:rPr>
        <w:pPrChange w:id="1308" w:author="User" w:date="2026-01-23T08:35:00Z">
          <w:pPr>
            <w:widowControl/>
            <w:tabs>
              <w:tab w:val="left" w:pos="420"/>
            </w:tabs>
            <w:ind w:left="420"/>
          </w:pPr>
        </w:pPrChange>
      </w:pPr>
      <w:ins w:id="1309" w:author="User" w:date="2026-01-22T15:02:00Z">
        <w:r w:rsidRPr="000C54C6">
          <w:rPr>
            <w:rFonts w:ascii="Times New Roman" w:hAnsi="Times New Roman" w:cs="Times New Roman"/>
            <w:color w:val="000000" w:themeColor="text1"/>
            <w:rPrChange w:id="1310" w:author="User" w:date="2026-02-02T18:38:00Z">
              <w:rPr>
                <w:rFonts w:ascii="Times New Roman" w:hAnsi="Times New Roman" w:cs="Times New Roman"/>
                <w:color w:val="7B7B7B" w:themeColor="accent3" w:themeShade="BF"/>
              </w:rPr>
            </w:rPrChange>
          </w:rPr>
          <w:t xml:space="preserve">Outstanding amount, </w:t>
        </w:r>
      </w:ins>
    </w:p>
    <w:p w14:paraId="039653E1" w14:textId="77777777" w:rsidR="000D1268" w:rsidRPr="000C54C6" w:rsidRDefault="00D77967">
      <w:pPr>
        <w:pStyle w:val="ListParagraph"/>
        <w:widowControl/>
        <w:numPr>
          <w:ilvl w:val="0"/>
          <w:numId w:val="109"/>
        </w:numPr>
        <w:tabs>
          <w:tab w:val="left" w:pos="420"/>
        </w:tabs>
        <w:rPr>
          <w:ins w:id="1311" w:author="User" w:date="2026-01-23T08:25:00Z"/>
          <w:rFonts w:ascii="Times New Roman" w:hAnsi="Times New Roman" w:cs="Times New Roman"/>
          <w:color w:val="000000" w:themeColor="text1"/>
          <w:rPrChange w:id="1312" w:author="User" w:date="2026-02-02T18:38:00Z">
            <w:rPr>
              <w:ins w:id="1313" w:author="User" w:date="2026-01-23T08:25:00Z"/>
              <w:rFonts w:ascii="Times New Roman" w:hAnsi="Times New Roman" w:cs="Times New Roman"/>
              <w:color w:val="538135" w:themeColor="accent6" w:themeShade="BF"/>
            </w:rPr>
          </w:rPrChange>
        </w:rPr>
        <w:pPrChange w:id="1314" w:author="User" w:date="2026-01-23T08:35:00Z">
          <w:pPr>
            <w:widowControl/>
            <w:tabs>
              <w:tab w:val="left" w:pos="420"/>
            </w:tabs>
            <w:ind w:left="420"/>
          </w:pPr>
        </w:pPrChange>
      </w:pPr>
      <w:ins w:id="1315" w:author="User" w:date="2026-01-22T15:02:00Z">
        <w:r w:rsidRPr="000C54C6">
          <w:rPr>
            <w:rFonts w:ascii="Times New Roman" w:hAnsi="Times New Roman" w:cs="Times New Roman"/>
            <w:color w:val="000000" w:themeColor="text1"/>
          </w:rPr>
          <w:t>Support tier</w:t>
        </w:r>
      </w:ins>
      <w:ins w:id="1316" w:author="User" w:date="2026-01-23T22:57:00Z">
        <w:r w:rsidRPr="000C54C6">
          <w:rPr>
            <w:rFonts w:ascii="Times New Roman" w:hAnsi="Times New Roman" w:cs="Times New Roman"/>
            <w:color w:val="000000" w:themeColor="text1"/>
          </w:rPr>
          <w:t xml:space="preserve"> </w:t>
        </w:r>
        <w:r w:rsidRPr="000C54C6">
          <w:rPr>
            <w:rFonts w:ascii="Times New Roman" w:hAnsi="Times New Roman" w:cs="Times New Roman"/>
            <w:color w:val="000000" w:themeColor="text1"/>
          </w:rPr>
          <w:sym w:font="Wingdings" w:char="F0E0"/>
        </w:r>
        <w:r w:rsidRPr="000C54C6">
          <w:rPr>
            <w:rFonts w:ascii="Times New Roman" w:hAnsi="Times New Roman" w:cs="Times New Roman"/>
            <w:color w:val="000000" w:themeColor="text1"/>
          </w:rPr>
          <w:t xml:space="preserve"> Picklist </w:t>
        </w:r>
      </w:ins>
    </w:p>
    <w:p w14:paraId="391C9DAE" w14:textId="77777777" w:rsidR="00C62E33" w:rsidRPr="000C54C6" w:rsidRDefault="00A118F2">
      <w:pPr>
        <w:pStyle w:val="ListParagraph"/>
        <w:widowControl/>
        <w:numPr>
          <w:ilvl w:val="0"/>
          <w:numId w:val="109"/>
        </w:numPr>
        <w:tabs>
          <w:tab w:val="left" w:pos="420"/>
        </w:tabs>
        <w:rPr>
          <w:ins w:id="1317" w:author="User" w:date="2026-01-23T18:56:00Z"/>
          <w:rFonts w:ascii="Times New Roman" w:hAnsi="Times New Roman" w:cs="Times New Roman"/>
          <w:color w:val="000000" w:themeColor="text1"/>
        </w:rPr>
        <w:pPrChange w:id="1318" w:author="User" w:date="2026-01-23T18:56:00Z">
          <w:pPr>
            <w:widowControl/>
            <w:tabs>
              <w:tab w:val="left" w:pos="420"/>
            </w:tabs>
            <w:ind w:left="420"/>
          </w:pPr>
        </w:pPrChange>
      </w:pPr>
      <w:ins w:id="1319" w:author="User" w:date="2026-01-22T15:02:00Z">
        <w:r w:rsidRPr="000C54C6">
          <w:rPr>
            <w:rFonts w:ascii="Times New Roman" w:hAnsi="Times New Roman" w:cs="Times New Roman"/>
            <w:color w:val="000000" w:themeColor="text1"/>
            <w:rPrChange w:id="1320" w:author="User" w:date="2026-02-02T18:38:00Z">
              <w:rPr>
                <w:rFonts w:ascii="Times New Roman" w:hAnsi="Times New Roman" w:cs="Times New Roman"/>
                <w:color w:val="538135" w:themeColor="accent6" w:themeShade="BF"/>
              </w:rPr>
            </w:rPrChange>
          </w:rPr>
          <w:t xml:space="preserve">Communication channel, </w:t>
        </w:r>
      </w:ins>
    </w:p>
    <w:p w14:paraId="19D9E5DE" w14:textId="77777777" w:rsidR="00C62E33" w:rsidRPr="000C54C6" w:rsidRDefault="00A118F2">
      <w:pPr>
        <w:pStyle w:val="ListParagraph"/>
        <w:widowControl/>
        <w:numPr>
          <w:ilvl w:val="0"/>
          <w:numId w:val="109"/>
        </w:numPr>
        <w:tabs>
          <w:tab w:val="left" w:pos="420"/>
        </w:tabs>
        <w:rPr>
          <w:ins w:id="1321" w:author="User" w:date="2026-01-23T18:56:00Z"/>
          <w:rFonts w:ascii="Times New Roman" w:hAnsi="Times New Roman" w:cs="Times New Roman"/>
          <w:color w:val="000000" w:themeColor="text1"/>
        </w:rPr>
        <w:pPrChange w:id="1322" w:author="User" w:date="2026-01-23T18:56:00Z">
          <w:pPr>
            <w:widowControl/>
            <w:tabs>
              <w:tab w:val="left" w:pos="420"/>
            </w:tabs>
            <w:ind w:left="420"/>
          </w:pPr>
        </w:pPrChange>
      </w:pPr>
      <w:ins w:id="1323" w:author="User" w:date="2026-01-22T15:02:00Z">
        <w:r w:rsidRPr="000C54C6">
          <w:rPr>
            <w:rFonts w:ascii="Times New Roman" w:hAnsi="Times New Roman" w:cs="Times New Roman"/>
            <w:color w:val="000000" w:themeColor="text1"/>
            <w:rPrChange w:id="1324" w:author="User" w:date="2026-02-02T18:38:00Z">
              <w:rPr>
                <w:rFonts w:ascii="Times New Roman" w:hAnsi="Times New Roman" w:cs="Times New Roman"/>
                <w:color w:val="538135" w:themeColor="accent6" w:themeShade="BF"/>
              </w:rPr>
            </w:rPrChange>
          </w:rPr>
          <w:t>Account Stat</w:t>
        </w:r>
        <w:r w:rsidR="00C62E33" w:rsidRPr="000C54C6">
          <w:rPr>
            <w:rFonts w:ascii="Times New Roman" w:hAnsi="Times New Roman" w:cs="Times New Roman"/>
            <w:color w:val="000000" w:themeColor="text1"/>
          </w:rPr>
          <w:t xml:space="preserve">us – Active, Inactive, Churned </w:t>
        </w:r>
      </w:ins>
    </w:p>
    <w:p w14:paraId="57543E54" w14:textId="77777777" w:rsidR="00C62E33" w:rsidRPr="000C54C6" w:rsidRDefault="00C62E33">
      <w:pPr>
        <w:pStyle w:val="ListParagraph"/>
        <w:widowControl/>
        <w:numPr>
          <w:ilvl w:val="0"/>
          <w:numId w:val="109"/>
        </w:numPr>
        <w:tabs>
          <w:tab w:val="left" w:pos="420"/>
        </w:tabs>
        <w:rPr>
          <w:ins w:id="1325" w:author="User" w:date="2026-01-23T18:56:00Z"/>
          <w:rFonts w:ascii="Times New Roman" w:hAnsi="Times New Roman" w:cs="Times New Roman"/>
          <w:color w:val="000000" w:themeColor="text1"/>
        </w:rPr>
        <w:pPrChange w:id="1326" w:author="User" w:date="2026-01-23T18:56:00Z">
          <w:pPr>
            <w:widowControl/>
            <w:tabs>
              <w:tab w:val="left" w:pos="420"/>
            </w:tabs>
            <w:ind w:left="420"/>
          </w:pPr>
        </w:pPrChange>
      </w:pPr>
      <w:ins w:id="1327" w:author="User" w:date="2026-01-22T15:02:00Z">
        <w:r w:rsidRPr="000C54C6">
          <w:rPr>
            <w:rFonts w:ascii="Times New Roman" w:hAnsi="Times New Roman" w:cs="Times New Roman"/>
            <w:color w:val="000000" w:themeColor="text1"/>
          </w:rPr>
          <w:t>Customer Since</w:t>
        </w:r>
      </w:ins>
      <w:ins w:id="1328" w:author="User" w:date="2026-01-23T22:57:00Z">
        <w:r w:rsidR="00D77967" w:rsidRPr="000C54C6">
          <w:rPr>
            <w:rFonts w:ascii="Times New Roman" w:hAnsi="Times New Roman" w:cs="Times New Roman"/>
            <w:color w:val="000000" w:themeColor="text1"/>
          </w:rPr>
          <w:t>- Date</w:t>
        </w:r>
      </w:ins>
      <w:ins w:id="1329" w:author="User" w:date="2026-01-22T15:02:00Z">
        <w:r w:rsidRPr="000C54C6">
          <w:rPr>
            <w:rFonts w:ascii="Times New Roman" w:hAnsi="Times New Roman" w:cs="Times New Roman"/>
            <w:color w:val="000000" w:themeColor="text1"/>
          </w:rPr>
          <w:t xml:space="preserve"> </w:t>
        </w:r>
      </w:ins>
    </w:p>
    <w:p w14:paraId="55E7FDB2" w14:textId="77777777" w:rsidR="00C62E33" w:rsidRPr="000C54C6" w:rsidRDefault="00C62E33">
      <w:pPr>
        <w:pStyle w:val="ListParagraph"/>
        <w:widowControl/>
        <w:numPr>
          <w:ilvl w:val="0"/>
          <w:numId w:val="109"/>
        </w:numPr>
        <w:tabs>
          <w:tab w:val="left" w:pos="420"/>
        </w:tabs>
        <w:rPr>
          <w:ins w:id="1330" w:author="User" w:date="2026-01-23T18:56:00Z"/>
          <w:rFonts w:ascii="Times New Roman" w:hAnsi="Times New Roman" w:cs="Times New Roman"/>
          <w:color w:val="000000" w:themeColor="text1"/>
        </w:rPr>
        <w:pPrChange w:id="1331" w:author="User" w:date="2026-01-23T18:56:00Z">
          <w:pPr>
            <w:widowControl/>
            <w:tabs>
              <w:tab w:val="left" w:pos="420"/>
            </w:tabs>
            <w:ind w:left="420"/>
          </w:pPr>
        </w:pPrChange>
      </w:pPr>
      <w:ins w:id="1332" w:author="User" w:date="2026-01-22T15:02:00Z">
        <w:r w:rsidRPr="000C54C6">
          <w:rPr>
            <w:rFonts w:ascii="Times New Roman" w:hAnsi="Times New Roman" w:cs="Times New Roman"/>
            <w:color w:val="000000" w:themeColor="text1"/>
          </w:rPr>
          <w:t xml:space="preserve">Payment terms – Text </w:t>
        </w:r>
      </w:ins>
    </w:p>
    <w:p w14:paraId="3FFC860F" w14:textId="77777777" w:rsidR="00A118F2" w:rsidRPr="000C54C6" w:rsidRDefault="00A118F2">
      <w:pPr>
        <w:pStyle w:val="ListParagraph"/>
        <w:widowControl/>
        <w:numPr>
          <w:ilvl w:val="0"/>
          <w:numId w:val="109"/>
        </w:numPr>
        <w:tabs>
          <w:tab w:val="left" w:pos="420"/>
        </w:tabs>
        <w:rPr>
          <w:ins w:id="1333" w:author="User" w:date="2026-01-22T15:02:00Z"/>
          <w:rFonts w:ascii="Times New Roman" w:hAnsi="Times New Roman" w:cs="Times New Roman"/>
          <w:color w:val="000000" w:themeColor="text1"/>
          <w:rPrChange w:id="1334" w:author="User" w:date="2026-02-02T18:38:00Z">
            <w:rPr>
              <w:ins w:id="1335" w:author="User" w:date="2026-01-22T15:02:00Z"/>
              <w:color w:val="EE0000"/>
            </w:rPr>
          </w:rPrChange>
        </w:rPr>
        <w:pPrChange w:id="1336" w:author="User" w:date="2026-01-23T18:56:00Z">
          <w:pPr>
            <w:widowControl/>
            <w:tabs>
              <w:tab w:val="left" w:pos="420"/>
            </w:tabs>
            <w:ind w:left="420"/>
          </w:pPr>
        </w:pPrChange>
      </w:pPr>
      <w:ins w:id="1337" w:author="User" w:date="2026-01-22T15:02:00Z">
        <w:r w:rsidRPr="000C54C6">
          <w:rPr>
            <w:rFonts w:ascii="Times New Roman" w:hAnsi="Times New Roman" w:cs="Times New Roman"/>
            <w:color w:val="000000" w:themeColor="text1"/>
            <w:rPrChange w:id="1338" w:author="User" w:date="2026-02-02T18:38:00Z">
              <w:rPr>
                <w:rFonts w:ascii="Times New Roman" w:hAnsi="Times New Roman" w:cs="Times New Roman"/>
                <w:color w:val="538135" w:themeColor="accent6" w:themeShade="BF"/>
              </w:rPr>
            </w:rPrChange>
          </w:rPr>
          <w:t>Customer reference</w:t>
        </w:r>
      </w:ins>
      <w:ins w:id="1339" w:author="User" w:date="2026-01-23T18:54:00Z">
        <w:r w:rsidR="00C62E33" w:rsidRPr="000C54C6">
          <w:rPr>
            <w:rFonts w:ascii="Times New Roman" w:hAnsi="Times New Roman" w:cs="Times New Roman"/>
            <w:color w:val="000000" w:themeColor="text1"/>
            <w:rPrChange w:id="1340" w:author="User" w:date="2026-02-02T18:38:00Z">
              <w:rPr/>
            </w:rPrChange>
          </w:rPr>
          <w:t xml:space="preserve"> - Text</w:t>
        </w:r>
      </w:ins>
      <w:ins w:id="1341" w:author="User" w:date="2026-01-22T15:02:00Z">
        <w:r w:rsidRPr="000C54C6">
          <w:rPr>
            <w:rFonts w:ascii="Times New Roman" w:hAnsi="Times New Roman" w:cs="Times New Roman"/>
            <w:color w:val="000000" w:themeColor="text1"/>
            <w:rPrChange w:id="1342" w:author="User" w:date="2026-02-02T18:38:00Z">
              <w:rPr>
                <w:rFonts w:ascii="Times New Roman" w:hAnsi="Times New Roman" w:cs="Times New Roman"/>
                <w:color w:val="538135" w:themeColor="accent6" w:themeShade="BF"/>
              </w:rPr>
            </w:rPrChange>
          </w:rPr>
          <w:t xml:space="preserve"> </w:t>
        </w:r>
        <w:r w:rsidRPr="000C54C6">
          <w:rPr>
            <w:rFonts w:ascii="Times New Roman" w:hAnsi="Times New Roman" w:cs="Times New Roman"/>
            <w:color w:val="000000" w:themeColor="text1"/>
            <w:rPrChange w:id="1343" w:author="User" w:date="2026-02-02T18:38:00Z">
              <w:rPr>
                <w:rFonts w:ascii="Times New Roman" w:hAnsi="Times New Roman" w:cs="Times New Roman"/>
                <w:color w:val="538135" w:themeColor="accent6" w:themeShade="BF"/>
              </w:rPr>
            </w:rPrChange>
          </w:rPr>
          <w:br/>
        </w:r>
        <w:r w:rsidRPr="000C54C6">
          <w:rPr>
            <w:rFonts w:ascii="Times New Roman" w:hAnsi="Times New Roman" w:cs="Times New Roman"/>
            <w:color w:val="000000" w:themeColor="text1"/>
            <w:rPrChange w:id="1344" w:author="User" w:date="2026-02-02T18:38:00Z">
              <w:rPr>
                <w:rFonts w:ascii="Times New Roman" w:hAnsi="Times New Roman" w:cs="Times New Roman"/>
                <w:color w:val="EE0000"/>
              </w:rPr>
            </w:rPrChange>
          </w:rPr>
          <w:br/>
        </w:r>
        <w:r w:rsidRPr="000C54C6">
          <w:rPr>
            <w:rFonts w:ascii="Times New Roman" w:hAnsi="Times New Roman" w:cs="Times New Roman"/>
            <w:color w:val="000000" w:themeColor="text1"/>
            <w:rPrChange w:id="1345" w:author="User" w:date="2026-02-02T18:38:00Z">
              <w:rPr>
                <w:rFonts w:ascii="Times New Roman" w:hAnsi="Times New Roman" w:cs="Times New Roman"/>
                <w:color w:val="538135" w:themeColor="accent6" w:themeShade="BF"/>
              </w:rPr>
            </w:rPrChange>
          </w:rPr>
          <w:t>Support Tier</w:t>
        </w:r>
      </w:ins>
      <w:ins w:id="1346" w:author="User" w:date="2026-01-23T08:25:00Z">
        <w:r w:rsidR="000D1268" w:rsidRPr="000C54C6">
          <w:rPr>
            <w:rFonts w:ascii="Times New Roman" w:hAnsi="Times New Roman" w:cs="Times New Roman"/>
            <w:rPrChange w:id="1347" w:author="User" w:date="2026-02-02T18:38:00Z">
              <w:rPr>
                <w:rFonts w:ascii="Times New Roman" w:hAnsi="Times New Roman" w:cs="Times New Roman"/>
                <w:color w:val="538135" w:themeColor="accent6" w:themeShade="BF"/>
              </w:rPr>
            </w:rPrChange>
          </w:rPr>
          <w:sym w:font="Wingdings" w:char="F0E0"/>
        </w:r>
        <w:r w:rsidR="000D1268" w:rsidRPr="000C54C6">
          <w:rPr>
            <w:rFonts w:ascii="Times New Roman" w:hAnsi="Times New Roman" w:cs="Times New Roman"/>
            <w:color w:val="000000" w:themeColor="text1"/>
            <w:rPrChange w:id="1348" w:author="User" w:date="2026-02-02T18:38:00Z">
              <w:rPr>
                <w:rFonts w:ascii="Times New Roman" w:hAnsi="Times New Roman" w:cs="Times New Roman"/>
                <w:color w:val="538135" w:themeColor="accent6" w:themeShade="BF"/>
              </w:rPr>
            </w:rPrChange>
          </w:rPr>
          <w:t xml:space="preserve"> Picklist values</w:t>
        </w:r>
      </w:ins>
      <w:ins w:id="1349" w:author="User" w:date="2026-01-22T15:02:00Z">
        <w:r w:rsidRPr="000C54C6">
          <w:rPr>
            <w:rFonts w:ascii="Times New Roman" w:hAnsi="Times New Roman" w:cs="Times New Roman"/>
            <w:color w:val="000000" w:themeColor="text1"/>
            <w:rPrChange w:id="1350" w:author="User" w:date="2026-02-02T18:38:00Z">
              <w:rPr>
                <w:rFonts w:ascii="Times New Roman" w:hAnsi="Times New Roman" w:cs="Times New Roman"/>
                <w:color w:val="538135" w:themeColor="accent6" w:themeShade="BF"/>
              </w:rPr>
            </w:rPrChange>
          </w:rPr>
          <w:t xml:space="preserve"> </w:t>
        </w:r>
        <w:r w:rsidRPr="000C54C6">
          <w:rPr>
            <w:rFonts w:ascii="Times New Roman" w:hAnsi="Times New Roman" w:cs="Times New Roman"/>
            <w:color w:val="000000" w:themeColor="text1"/>
            <w:rPrChange w:id="1351" w:author="User" w:date="2026-02-02T18:38:00Z">
              <w:rPr>
                <w:rFonts w:ascii="Times New Roman" w:hAnsi="Times New Roman" w:cs="Times New Roman"/>
                <w:color w:val="538135" w:themeColor="accent6" w:themeShade="BF"/>
              </w:rPr>
            </w:rPrChange>
          </w:rPr>
          <w:br/>
          <w:t>Silver</w:t>
        </w:r>
        <w:r w:rsidRPr="000C54C6">
          <w:rPr>
            <w:rFonts w:ascii="Times New Roman" w:hAnsi="Times New Roman" w:cs="Times New Roman"/>
            <w:color w:val="000000" w:themeColor="text1"/>
            <w:rPrChange w:id="1352" w:author="User" w:date="2026-02-02T18:38:00Z">
              <w:rPr>
                <w:rFonts w:ascii="Times New Roman" w:hAnsi="Times New Roman" w:cs="Times New Roman"/>
                <w:color w:val="538135" w:themeColor="accent6" w:themeShade="BF"/>
              </w:rPr>
            </w:rPrChange>
          </w:rPr>
          <w:br/>
          <w:t>Gold</w:t>
        </w:r>
        <w:r w:rsidRPr="000C54C6">
          <w:rPr>
            <w:rFonts w:ascii="Times New Roman" w:hAnsi="Times New Roman" w:cs="Times New Roman"/>
            <w:color w:val="000000" w:themeColor="text1"/>
            <w:rPrChange w:id="1353" w:author="User" w:date="2026-02-02T18:38:00Z">
              <w:rPr>
                <w:rFonts w:ascii="Times New Roman" w:hAnsi="Times New Roman" w:cs="Times New Roman"/>
                <w:color w:val="538135" w:themeColor="accent6" w:themeShade="BF"/>
              </w:rPr>
            </w:rPrChange>
          </w:rPr>
          <w:br/>
          <w:t xml:space="preserve">Platinum </w:t>
        </w:r>
        <w:r w:rsidRPr="000C54C6">
          <w:rPr>
            <w:rFonts w:ascii="Times New Roman" w:hAnsi="Times New Roman" w:cs="Times New Roman"/>
            <w:color w:val="000000" w:themeColor="text1"/>
            <w:rPrChange w:id="1354" w:author="User" w:date="2026-02-02T18:38:00Z">
              <w:rPr>
                <w:rFonts w:ascii="Times New Roman" w:hAnsi="Times New Roman" w:cs="Times New Roman"/>
                <w:color w:val="538135" w:themeColor="accent6" w:themeShade="BF"/>
              </w:rPr>
            </w:rPrChange>
          </w:rPr>
          <w:br/>
          <w:t>Diamond</w:t>
        </w:r>
        <w:r w:rsidR="007A21E8" w:rsidRPr="000C54C6">
          <w:rPr>
            <w:rFonts w:ascii="Times New Roman" w:hAnsi="Times New Roman" w:cs="Times New Roman"/>
            <w:color w:val="EE0000"/>
            <w:rPrChange w:id="1355" w:author="User" w:date="2026-02-02T18:38:00Z">
              <w:rPr>
                <w:color w:val="EE0000"/>
              </w:rPr>
            </w:rPrChange>
          </w:rPr>
          <w:br/>
        </w:r>
      </w:ins>
    </w:p>
    <w:p w14:paraId="55AFB29B" w14:textId="77777777" w:rsidR="00A118F2" w:rsidRPr="000C54C6" w:rsidRDefault="00A118F2" w:rsidP="00A118F2">
      <w:pPr>
        <w:pStyle w:val="NormalWeb"/>
        <w:numPr>
          <w:ilvl w:val="0"/>
          <w:numId w:val="88"/>
        </w:numPr>
        <w:rPr>
          <w:ins w:id="1356" w:author="User" w:date="2026-01-22T15:02:00Z"/>
          <w:sz w:val="22"/>
          <w:szCs w:val="22"/>
        </w:rPr>
      </w:pPr>
      <w:ins w:id="1357" w:author="User" w:date="2026-01-22T15:02:00Z">
        <w:r w:rsidRPr="000C54C6">
          <w:rPr>
            <w:rStyle w:val="Strong"/>
            <w:sz w:val="22"/>
            <w:szCs w:val="22"/>
          </w:rPr>
          <w:t>Final District, and State list</w:t>
        </w:r>
        <w:r w:rsidRPr="000C54C6">
          <w:rPr>
            <w:sz w:val="22"/>
            <w:szCs w:val="22"/>
          </w:rPr>
          <w:t xml:space="preserve"> for dropdown population.</w:t>
        </w:r>
      </w:ins>
    </w:p>
    <w:p w14:paraId="5063D73F" w14:textId="77777777" w:rsidR="00A118F2" w:rsidRPr="000C54C6" w:rsidRDefault="00A118F2" w:rsidP="00A118F2">
      <w:pPr>
        <w:pStyle w:val="NormalWeb"/>
        <w:numPr>
          <w:ilvl w:val="0"/>
          <w:numId w:val="88"/>
        </w:numPr>
        <w:rPr>
          <w:ins w:id="1358" w:author="User" w:date="2026-01-22T15:02:00Z"/>
          <w:rStyle w:val="Strong"/>
          <w:color w:val="222A35" w:themeColor="text2" w:themeShade="80"/>
          <w:sz w:val="28"/>
          <w:szCs w:val="28"/>
        </w:rPr>
      </w:pPr>
      <w:ins w:id="1359" w:author="User" w:date="2026-01-22T15:02:00Z">
        <w:r w:rsidRPr="000C54C6">
          <w:rPr>
            <w:rStyle w:val="Strong"/>
            <w:sz w:val="22"/>
            <w:szCs w:val="22"/>
          </w:rPr>
          <w:t>SAP field mapping</w:t>
        </w:r>
        <w:r w:rsidRPr="000C54C6">
          <w:rPr>
            <w:sz w:val="22"/>
            <w:szCs w:val="22"/>
          </w:rPr>
          <w:t xml:space="preserve"> details for integration push.</w:t>
        </w:r>
        <w:r w:rsidRPr="000C54C6">
          <w:rPr>
            <w:rStyle w:val="Strong"/>
            <w:color w:val="222A35" w:themeColor="text2" w:themeShade="80"/>
            <w:sz w:val="28"/>
            <w:szCs w:val="28"/>
          </w:rPr>
          <w:br w:type="page"/>
        </w:r>
      </w:ins>
    </w:p>
    <w:p w14:paraId="21457E28" w14:textId="77777777" w:rsidR="00A118F2" w:rsidRPr="000C54C6" w:rsidRDefault="00A118F2" w:rsidP="00A118F2">
      <w:pPr>
        <w:pStyle w:val="ListParagraph"/>
        <w:tabs>
          <w:tab w:val="left" w:pos="653"/>
        </w:tabs>
        <w:spacing w:before="4"/>
        <w:ind w:left="0" w:firstLine="0"/>
        <w:rPr>
          <w:ins w:id="1360" w:author="User" w:date="2026-01-22T15:02:00Z"/>
          <w:rStyle w:val="Strong"/>
          <w:rFonts w:ascii="Times New Roman" w:eastAsia="SimSun" w:hAnsi="Times New Roman" w:cs="Times New Roman"/>
          <w:color w:val="222A35" w:themeColor="text2" w:themeShade="80"/>
          <w:sz w:val="28"/>
          <w:szCs w:val="28"/>
          <w:rPrChange w:id="1361" w:author="User" w:date="2026-02-02T18:38:00Z">
            <w:rPr>
              <w:ins w:id="1362" w:author="User" w:date="2026-01-22T15:02:00Z"/>
              <w:rStyle w:val="Strong"/>
              <w:rFonts w:ascii="Times New Roman" w:eastAsia="SimSun" w:hAnsi="Times New Roman" w:cs="Times New Roman"/>
              <w:color w:val="222A35" w:themeColor="text2" w:themeShade="80"/>
              <w:sz w:val="28"/>
              <w:szCs w:val="28"/>
              <w:lang w:eastAsia="zh-CN"/>
            </w:rPr>
          </w:rPrChange>
        </w:rPr>
      </w:pPr>
      <w:ins w:id="1363" w:author="User" w:date="2026-01-22T15:02:00Z">
        <w:r w:rsidRPr="000C54C6">
          <w:rPr>
            <w:rStyle w:val="Strong"/>
            <w:rFonts w:ascii="Times New Roman" w:eastAsia="SimSun" w:hAnsi="Times New Roman" w:cs="Times New Roman"/>
            <w:color w:val="222A35" w:themeColor="text2" w:themeShade="80"/>
            <w:sz w:val="28"/>
            <w:szCs w:val="28"/>
          </w:rPr>
          <w:lastRenderedPageBreak/>
          <w:t>Module 3</w:t>
        </w:r>
      </w:ins>
    </w:p>
    <w:p w14:paraId="02057816" w14:textId="77777777" w:rsidR="00A118F2" w:rsidRPr="000C54C6" w:rsidRDefault="00A118F2" w:rsidP="00A118F2">
      <w:pPr>
        <w:pStyle w:val="ListParagraph"/>
        <w:tabs>
          <w:tab w:val="left" w:pos="653"/>
        </w:tabs>
        <w:spacing w:before="4"/>
        <w:ind w:left="0" w:firstLine="0"/>
        <w:rPr>
          <w:ins w:id="1364" w:author="User" w:date="2026-01-22T15:02:00Z"/>
          <w:rStyle w:val="Strong"/>
          <w:rFonts w:ascii="Times New Roman" w:eastAsia="SimSun" w:hAnsi="Times New Roman" w:cs="Times New Roman"/>
          <w:color w:val="222A35" w:themeColor="text2" w:themeShade="80"/>
          <w:sz w:val="28"/>
          <w:szCs w:val="28"/>
        </w:rPr>
      </w:pPr>
    </w:p>
    <w:p w14:paraId="26DC9645" w14:textId="77777777" w:rsidR="00A118F2" w:rsidRPr="000C54C6" w:rsidRDefault="00A118F2" w:rsidP="00A118F2">
      <w:pPr>
        <w:pStyle w:val="ListParagraph"/>
        <w:tabs>
          <w:tab w:val="left" w:pos="653"/>
        </w:tabs>
        <w:spacing w:before="4"/>
        <w:ind w:left="0" w:firstLine="0"/>
        <w:jc w:val="both"/>
        <w:rPr>
          <w:ins w:id="1365" w:author="User" w:date="2026-01-22T15:02:00Z"/>
          <w:rFonts w:ascii="Times New Roman" w:eastAsia="SimSun" w:hAnsi="Times New Roman" w:cs="Times New Roman"/>
          <w:b/>
          <w:bCs/>
          <w:color w:val="222A35" w:themeColor="text2" w:themeShade="80"/>
          <w:sz w:val="28"/>
          <w:szCs w:val="28"/>
        </w:rPr>
      </w:pPr>
      <w:ins w:id="1366" w:author="User" w:date="2026-01-22T15:02:00Z">
        <w:r w:rsidRPr="000C54C6">
          <w:rPr>
            <w:rFonts w:ascii="Times New Roman" w:eastAsia="SimSun" w:hAnsi="Times New Roman" w:cs="Times New Roman"/>
            <w:b/>
            <w:bCs/>
            <w:color w:val="222A35" w:themeColor="text2" w:themeShade="80"/>
            <w:sz w:val="28"/>
            <w:szCs w:val="28"/>
          </w:rPr>
          <w:t>Contact Management</w:t>
        </w:r>
      </w:ins>
    </w:p>
    <w:p w14:paraId="777DAA56" w14:textId="77777777" w:rsidR="00A118F2" w:rsidRPr="000C54C6" w:rsidRDefault="00A118F2" w:rsidP="00A118F2">
      <w:pPr>
        <w:pStyle w:val="ListParagraph"/>
        <w:tabs>
          <w:tab w:val="left" w:pos="653"/>
        </w:tabs>
        <w:spacing w:before="4"/>
        <w:ind w:left="0" w:firstLine="0"/>
        <w:jc w:val="both"/>
        <w:rPr>
          <w:ins w:id="1367" w:author="User" w:date="2026-01-22T15:02:00Z"/>
          <w:rFonts w:ascii="Times New Roman" w:eastAsia="SimSun" w:hAnsi="Times New Roman" w:cs="Times New Roman"/>
          <w:b/>
          <w:bCs/>
          <w:color w:val="222A35" w:themeColor="text2" w:themeShade="80"/>
          <w:sz w:val="28"/>
          <w:szCs w:val="28"/>
        </w:rPr>
      </w:pPr>
    </w:p>
    <w:p w14:paraId="2AFC8AD9" w14:textId="77777777" w:rsidR="00A118F2" w:rsidRPr="000C54C6" w:rsidRDefault="00A118F2" w:rsidP="00A118F2">
      <w:pPr>
        <w:pStyle w:val="ListParagraph"/>
        <w:numPr>
          <w:ilvl w:val="0"/>
          <w:numId w:val="89"/>
        </w:numPr>
        <w:tabs>
          <w:tab w:val="left" w:pos="653"/>
        </w:tabs>
        <w:spacing w:before="4"/>
        <w:ind w:left="359"/>
        <w:rPr>
          <w:ins w:id="1368" w:author="User" w:date="2026-01-22T15:02:00Z"/>
          <w:rFonts w:ascii="Times New Roman" w:eastAsia="SimSun" w:hAnsi="Times New Roman" w:cs="Times New Roman"/>
          <w:b/>
          <w:bCs/>
          <w:color w:val="44546A" w:themeColor="text2"/>
          <w:sz w:val="28"/>
          <w:szCs w:val="28"/>
        </w:rPr>
      </w:pPr>
      <w:ins w:id="1369" w:author="User" w:date="2026-01-22T15:02:00Z">
        <w:r w:rsidRPr="000C54C6">
          <w:rPr>
            <w:rFonts w:ascii="Times New Roman" w:eastAsia="SimSun" w:hAnsi="Times New Roman" w:cs="Times New Roman"/>
            <w:b/>
            <w:bCs/>
            <w:color w:val="44546A" w:themeColor="text2"/>
            <w:sz w:val="24"/>
            <w:szCs w:val="24"/>
          </w:rPr>
          <w:t>Fields</w:t>
        </w:r>
      </w:ins>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552"/>
        <w:gridCol w:w="1500"/>
        <w:gridCol w:w="1875"/>
        <w:gridCol w:w="1810"/>
        <w:gridCol w:w="2760"/>
      </w:tblGrid>
      <w:tr w:rsidR="00A118F2" w:rsidRPr="000C54C6" w14:paraId="435F598C" w14:textId="77777777" w:rsidTr="001A18D9">
        <w:trPr>
          <w:tblHeader/>
          <w:ins w:id="1370" w:author="User" w:date="2026-01-22T15:02:00Z"/>
        </w:trPr>
        <w:tc>
          <w:tcPr>
            <w:tcW w:w="0" w:type="auto"/>
            <w:tcBorders>
              <w:tl2br w:val="nil"/>
              <w:tr2bl w:val="nil"/>
            </w:tcBorders>
            <w:vAlign w:val="center"/>
          </w:tcPr>
          <w:p w14:paraId="356765FF" w14:textId="77777777" w:rsidR="00A118F2" w:rsidRPr="000C54C6" w:rsidRDefault="00A118F2" w:rsidP="001A18D9">
            <w:pPr>
              <w:widowControl/>
              <w:jc w:val="center"/>
              <w:rPr>
                <w:ins w:id="1371" w:author="User" w:date="2026-01-22T15:02:00Z"/>
                <w:rFonts w:ascii="Times New Roman" w:hAnsi="Times New Roman" w:cs="Times New Roman"/>
                <w:b/>
                <w:bCs/>
              </w:rPr>
            </w:pPr>
            <w:ins w:id="1372" w:author="User" w:date="2026-01-22T15:02:00Z">
              <w:r w:rsidRPr="000C54C6">
                <w:rPr>
                  <w:rStyle w:val="Strong"/>
                  <w:rFonts w:ascii="Times New Roman" w:eastAsia="SimSun" w:hAnsi="Times New Roman" w:cs="Times New Roman"/>
                  <w:lang w:eastAsia="zh-CN" w:bidi="ar"/>
                </w:rPr>
                <w:t>Field Name</w:t>
              </w:r>
            </w:ins>
          </w:p>
        </w:tc>
        <w:tc>
          <w:tcPr>
            <w:tcW w:w="0" w:type="auto"/>
            <w:tcBorders>
              <w:tl2br w:val="nil"/>
              <w:tr2bl w:val="nil"/>
            </w:tcBorders>
            <w:vAlign w:val="center"/>
          </w:tcPr>
          <w:p w14:paraId="5AC0C632" w14:textId="77777777" w:rsidR="00A118F2" w:rsidRPr="000C54C6" w:rsidRDefault="00A118F2" w:rsidP="001A18D9">
            <w:pPr>
              <w:widowControl/>
              <w:jc w:val="center"/>
              <w:rPr>
                <w:ins w:id="1373" w:author="User" w:date="2026-01-22T15:02:00Z"/>
                <w:rFonts w:ascii="Times New Roman" w:hAnsi="Times New Roman" w:cs="Times New Roman"/>
                <w:b/>
                <w:bCs/>
              </w:rPr>
            </w:pPr>
            <w:ins w:id="1374" w:author="User" w:date="2026-01-22T15:02:00Z">
              <w:r w:rsidRPr="000C54C6">
                <w:rPr>
                  <w:rStyle w:val="Strong"/>
                  <w:rFonts w:ascii="Times New Roman" w:eastAsia="SimSun" w:hAnsi="Times New Roman" w:cs="Times New Roman"/>
                  <w:lang w:eastAsia="zh-CN" w:bidi="ar"/>
                </w:rPr>
                <w:t>Type</w:t>
              </w:r>
            </w:ins>
          </w:p>
        </w:tc>
        <w:tc>
          <w:tcPr>
            <w:tcW w:w="0" w:type="auto"/>
            <w:tcBorders>
              <w:tl2br w:val="nil"/>
              <w:tr2bl w:val="nil"/>
            </w:tcBorders>
            <w:vAlign w:val="center"/>
          </w:tcPr>
          <w:p w14:paraId="30804ED9" w14:textId="77777777" w:rsidR="00A118F2" w:rsidRPr="000C54C6" w:rsidRDefault="00A118F2" w:rsidP="001A18D9">
            <w:pPr>
              <w:widowControl/>
              <w:jc w:val="center"/>
              <w:rPr>
                <w:ins w:id="1375" w:author="User" w:date="2026-01-22T15:02:00Z"/>
                <w:rFonts w:ascii="Times New Roman" w:hAnsi="Times New Roman" w:cs="Times New Roman"/>
                <w:b/>
                <w:bCs/>
              </w:rPr>
            </w:pPr>
            <w:ins w:id="1376" w:author="User" w:date="2026-01-22T15:02:00Z">
              <w:r w:rsidRPr="000C54C6">
                <w:rPr>
                  <w:rStyle w:val="Strong"/>
                  <w:rFonts w:ascii="Times New Roman" w:eastAsia="SimSun" w:hAnsi="Times New Roman" w:cs="Times New Roman"/>
                  <w:lang w:eastAsia="zh-CN" w:bidi="ar"/>
                </w:rPr>
                <w:t>Optional / Mandatory</w:t>
              </w:r>
            </w:ins>
          </w:p>
        </w:tc>
        <w:tc>
          <w:tcPr>
            <w:tcW w:w="1810" w:type="dxa"/>
            <w:tcBorders>
              <w:tl2br w:val="nil"/>
              <w:tr2bl w:val="nil"/>
            </w:tcBorders>
            <w:vAlign w:val="center"/>
          </w:tcPr>
          <w:p w14:paraId="455D96C6" w14:textId="77777777" w:rsidR="00A118F2" w:rsidRPr="000C54C6" w:rsidRDefault="00A118F2" w:rsidP="001A18D9">
            <w:pPr>
              <w:widowControl/>
              <w:jc w:val="center"/>
              <w:rPr>
                <w:ins w:id="1377" w:author="User" w:date="2026-01-22T15:02:00Z"/>
                <w:rFonts w:ascii="Times New Roman" w:hAnsi="Times New Roman" w:cs="Times New Roman"/>
                <w:b/>
                <w:bCs/>
              </w:rPr>
            </w:pPr>
            <w:ins w:id="1378" w:author="User" w:date="2026-01-22T15:02:00Z">
              <w:r w:rsidRPr="000C54C6">
                <w:rPr>
                  <w:rStyle w:val="Strong"/>
                  <w:rFonts w:ascii="Times New Roman" w:eastAsia="SimSun" w:hAnsi="Times New Roman" w:cs="Times New Roman"/>
                  <w:lang w:eastAsia="zh-CN" w:bidi="ar"/>
                </w:rPr>
                <w:t>Picklist Values</w:t>
              </w:r>
            </w:ins>
          </w:p>
        </w:tc>
        <w:tc>
          <w:tcPr>
            <w:tcW w:w="2760" w:type="dxa"/>
            <w:tcBorders>
              <w:tl2br w:val="nil"/>
              <w:tr2bl w:val="nil"/>
            </w:tcBorders>
            <w:vAlign w:val="center"/>
          </w:tcPr>
          <w:p w14:paraId="326E0FC2" w14:textId="77777777" w:rsidR="00A118F2" w:rsidRPr="000C54C6" w:rsidRDefault="00A118F2" w:rsidP="001A18D9">
            <w:pPr>
              <w:widowControl/>
              <w:jc w:val="center"/>
              <w:rPr>
                <w:ins w:id="1379" w:author="User" w:date="2026-01-22T15:02:00Z"/>
                <w:rFonts w:ascii="Times New Roman" w:hAnsi="Times New Roman" w:cs="Times New Roman"/>
                <w:b/>
                <w:bCs/>
              </w:rPr>
            </w:pPr>
            <w:ins w:id="1380" w:author="User" w:date="2026-01-22T15:02:00Z">
              <w:r w:rsidRPr="000C54C6">
                <w:rPr>
                  <w:rStyle w:val="Strong"/>
                  <w:rFonts w:ascii="Times New Roman" w:eastAsia="SimSun" w:hAnsi="Times New Roman" w:cs="Times New Roman"/>
                  <w:lang w:eastAsia="zh-CN" w:bidi="ar"/>
                </w:rPr>
                <w:t>Comments</w:t>
              </w:r>
            </w:ins>
          </w:p>
        </w:tc>
      </w:tr>
      <w:tr w:rsidR="00A118F2" w:rsidRPr="000C54C6" w14:paraId="496C5B43" w14:textId="77777777" w:rsidTr="001A18D9">
        <w:trPr>
          <w:ins w:id="1381" w:author="User" w:date="2026-01-22T15:02:00Z"/>
        </w:trPr>
        <w:tc>
          <w:tcPr>
            <w:tcW w:w="0" w:type="auto"/>
            <w:tcBorders>
              <w:tl2br w:val="nil"/>
              <w:tr2bl w:val="nil"/>
            </w:tcBorders>
            <w:vAlign w:val="center"/>
          </w:tcPr>
          <w:p w14:paraId="3BFB220E" w14:textId="77777777" w:rsidR="00A118F2" w:rsidRPr="000C54C6" w:rsidRDefault="00A118F2" w:rsidP="001A18D9">
            <w:pPr>
              <w:widowControl/>
              <w:jc w:val="center"/>
              <w:rPr>
                <w:ins w:id="1382" w:author="User" w:date="2026-01-22T15:02:00Z"/>
                <w:rFonts w:ascii="Times New Roman" w:hAnsi="Times New Roman" w:cs="Times New Roman"/>
              </w:rPr>
            </w:pPr>
            <w:ins w:id="1383" w:author="User" w:date="2026-01-22T15:02:00Z">
              <w:r w:rsidRPr="000C54C6">
                <w:rPr>
                  <w:rFonts w:ascii="Times New Roman" w:eastAsia="SimSun" w:hAnsi="Times New Roman" w:cs="Times New Roman"/>
                  <w:lang w:eastAsia="zh-CN" w:bidi="ar"/>
                </w:rPr>
                <w:t>Contact Name</w:t>
              </w:r>
            </w:ins>
          </w:p>
        </w:tc>
        <w:tc>
          <w:tcPr>
            <w:tcW w:w="0" w:type="auto"/>
            <w:tcBorders>
              <w:tl2br w:val="nil"/>
              <w:tr2bl w:val="nil"/>
            </w:tcBorders>
            <w:vAlign w:val="center"/>
          </w:tcPr>
          <w:p w14:paraId="2C5656E4" w14:textId="77777777" w:rsidR="00A118F2" w:rsidRPr="000C54C6" w:rsidRDefault="00A118F2" w:rsidP="001A18D9">
            <w:pPr>
              <w:widowControl/>
              <w:jc w:val="center"/>
              <w:rPr>
                <w:ins w:id="1384" w:author="User" w:date="2026-01-22T15:02:00Z"/>
                <w:rFonts w:ascii="Times New Roman" w:hAnsi="Times New Roman" w:cs="Times New Roman"/>
              </w:rPr>
            </w:pPr>
            <w:ins w:id="1385"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07504093" w14:textId="77777777" w:rsidR="00A118F2" w:rsidRPr="000C54C6" w:rsidRDefault="00A118F2" w:rsidP="001A18D9">
            <w:pPr>
              <w:widowControl/>
              <w:jc w:val="center"/>
              <w:rPr>
                <w:ins w:id="1386" w:author="User" w:date="2026-01-22T15:02:00Z"/>
                <w:rFonts w:ascii="Times New Roman" w:hAnsi="Times New Roman" w:cs="Times New Roman"/>
              </w:rPr>
            </w:pPr>
            <w:ins w:id="1387" w:author="User" w:date="2026-01-22T15:02:00Z">
              <w:r w:rsidRPr="000C54C6">
                <w:rPr>
                  <w:rFonts w:ascii="Times New Roman" w:eastAsia="SimSun" w:hAnsi="Times New Roman" w:cs="Times New Roman"/>
                  <w:lang w:eastAsia="zh-CN" w:bidi="ar"/>
                </w:rPr>
                <w:t>Mandatory</w:t>
              </w:r>
            </w:ins>
          </w:p>
        </w:tc>
        <w:tc>
          <w:tcPr>
            <w:tcW w:w="1810" w:type="dxa"/>
            <w:tcBorders>
              <w:tl2br w:val="nil"/>
              <w:tr2bl w:val="nil"/>
            </w:tcBorders>
            <w:vAlign w:val="center"/>
          </w:tcPr>
          <w:p w14:paraId="2CC9EF6A" w14:textId="77777777" w:rsidR="00A118F2" w:rsidRPr="000C54C6" w:rsidRDefault="00A118F2" w:rsidP="001A18D9">
            <w:pPr>
              <w:widowControl/>
              <w:jc w:val="center"/>
              <w:rPr>
                <w:ins w:id="1388" w:author="User" w:date="2026-01-22T15:02:00Z"/>
                <w:rFonts w:ascii="Times New Roman" w:hAnsi="Times New Roman" w:cs="Times New Roman"/>
              </w:rPr>
            </w:pPr>
            <w:ins w:id="1389"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59F28F32" w14:textId="77777777" w:rsidR="00A118F2" w:rsidRPr="000C54C6" w:rsidRDefault="00A118F2" w:rsidP="001A18D9">
            <w:pPr>
              <w:widowControl/>
              <w:rPr>
                <w:ins w:id="1390" w:author="User" w:date="2026-01-22T15:02:00Z"/>
                <w:rFonts w:ascii="Times New Roman" w:hAnsi="Times New Roman" w:cs="Times New Roman"/>
              </w:rPr>
            </w:pPr>
            <w:ins w:id="1391" w:author="User" w:date="2026-01-22T15:02:00Z">
              <w:r w:rsidRPr="000C54C6">
                <w:rPr>
                  <w:rFonts w:ascii="Times New Roman" w:eastAsia="SimSun" w:hAnsi="Times New Roman" w:cs="Times New Roman"/>
                  <w:lang w:eastAsia="zh-CN" w:bidi="ar"/>
                </w:rPr>
                <w:t>Full name of the contact person.</w:t>
              </w:r>
            </w:ins>
          </w:p>
        </w:tc>
      </w:tr>
      <w:tr w:rsidR="00A118F2" w:rsidRPr="000C54C6" w14:paraId="6C730CDC" w14:textId="77777777" w:rsidTr="001A18D9">
        <w:trPr>
          <w:ins w:id="1392" w:author="User" w:date="2026-01-22T15:02:00Z"/>
        </w:trPr>
        <w:tc>
          <w:tcPr>
            <w:tcW w:w="0" w:type="auto"/>
            <w:tcBorders>
              <w:tl2br w:val="nil"/>
              <w:tr2bl w:val="nil"/>
            </w:tcBorders>
            <w:vAlign w:val="center"/>
          </w:tcPr>
          <w:p w14:paraId="5CF5FAF8" w14:textId="77777777" w:rsidR="00A118F2" w:rsidRPr="000C54C6" w:rsidRDefault="00A118F2" w:rsidP="001A18D9">
            <w:pPr>
              <w:widowControl/>
              <w:jc w:val="center"/>
              <w:rPr>
                <w:ins w:id="1393" w:author="User" w:date="2026-01-22T15:02:00Z"/>
                <w:rFonts w:ascii="Times New Roman" w:hAnsi="Times New Roman" w:cs="Times New Roman"/>
              </w:rPr>
            </w:pPr>
            <w:ins w:id="1394" w:author="User" w:date="2026-01-22T15:02:00Z">
              <w:r w:rsidRPr="000C54C6">
                <w:rPr>
                  <w:rFonts w:ascii="Times New Roman" w:eastAsia="SimSun" w:hAnsi="Times New Roman" w:cs="Times New Roman"/>
                  <w:lang w:eastAsia="zh-CN" w:bidi="ar"/>
                </w:rPr>
                <w:t>Phone Number</w:t>
              </w:r>
            </w:ins>
          </w:p>
        </w:tc>
        <w:tc>
          <w:tcPr>
            <w:tcW w:w="0" w:type="auto"/>
            <w:tcBorders>
              <w:tl2br w:val="nil"/>
              <w:tr2bl w:val="nil"/>
            </w:tcBorders>
            <w:vAlign w:val="center"/>
          </w:tcPr>
          <w:p w14:paraId="63A9EFEE" w14:textId="77777777" w:rsidR="00A118F2" w:rsidRPr="000C54C6" w:rsidRDefault="00A118F2" w:rsidP="001A18D9">
            <w:pPr>
              <w:widowControl/>
              <w:jc w:val="center"/>
              <w:rPr>
                <w:ins w:id="1395" w:author="User" w:date="2026-01-22T15:02:00Z"/>
                <w:rFonts w:ascii="Times New Roman" w:hAnsi="Times New Roman" w:cs="Times New Roman"/>
              </w:rPr>
            </w:pPr>
            <w:ins w:id="1396" w:author="User" w:date="2026-01-22T15:02:00Z">
              <w:r w:rsidRPr="000C54C6">
                <w:rPr>
                  <w:rFonts w:ascii="Times New Roman" w:eastAsia="SimSun" w:hAnsi="Times New Roman" w:cs="Times New Roman"/>
                  <w:lang w:eastAsia="zh-CN" w:bidi="ar"/>
                </w:rPr>
                <w:t>Phone</w:t>
              </w:r>
            </w:ins>
          </w:p>
        </w:tc>
        <w:tc>
          <w:tcPr>
            <w:tcW w:w="0" w:type="auto"/>
            <w:tcBorders>
              <w:tl2br w:val="nil"/>
              <w:tr2bl w:val="nil"/>
            </w:tcBorders>
            <w:vAlign w:val="center"/>
          </w:tcPr>
          <w:p w14:paraId="096676A0" w14:textId="77777777" w:rsidR="00A118F2" w:rsidRPr="000C54C6" w:rsidRDefault="00A118F2" w:rsidP="001A18D9">
            <w:pPr>
              <w:widowControl/>
              <w:jc w:val="center"/>
              <w:rPr>
                <w:ins w:id="1397" w:author="User" w:date="2026-01-22T15:02:00Z"/>
                <w:rFonts w:ascii="Times New Roman" w:hAnsi="Times New Roman" w:cs="Times New Roman"/>
              </w:rPr>
            </w:pPr>
            <w:ins w:id="1398" w:author="User" w:date="2026-01-22T15:02:00Z">
              <w:r w:rsidRPr="000C54C6">
                <w:rPr>
                  <w:rFonts w:ascii="Times New Roman" w:eastAsia="SimSun" w:hAnsi="Times New Roman" w:cs="Times New Roman"/>
                  <w:lang w:eastAsia="zh-CN" w:bidi="ar"/>
                </w:rPr>
                <w:t>Mandatory</w:t>
              </w:r>
            </w:ins>
          </w:p>
        </w:tc>
        <w:tc>
          <w:tcPr>
            <w:tcW w:w="1810" w:type="dxa"/>
            <w:tcBorders>
              <w:tl2br w:val="nil"/>
              <w:tr2bl w:val="nil"/>
            </w:tcBorders>
            <w:vAlign w:val="center"/>
          </w:tcPr>
          <w:p w14:paraId="3AE18096" w14:textId="77777777" w:rsidR="00A118F2" w:rsidRPr="000C54C6" w:rsidRDefault="00A118F2" w:rsidP="001A18D9">
            <w:pPr>
              <w:widowControl/>
              <w:jc w:val="center"/>
              <w:rPr>
                <w:ins w:id="1399" w:author="User" w:date="2026-01-22T15:02:00Z"/>
                <w:rFonts w:ascii="Times New Roman" w:hAnsi="Times New Roman" w:cs="Times New Roman"/>
              </w:rPr>
            </w:pPr>
            <w:ins w:id="1400"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780ED7A0" w14:textId="77777777" w:rsidR="00A118F2" w:rsidRPr="000C54C6" w:rsidRDefault="00A118F2" w:rsidP="001A18D9">
            <w:pPr>
              <w:widowControl/>
              <w:rPr>
                <w:ins w:id="1401" w:author="User" w:date="2026-01-22T15:02:00Z"/>
                <w:rFonts w:ascii="Times New Roman" w:hAnsi="Times New Roman" w:cs="Times New Roman"/>
              </w:rPr>
            </w:pPr>
            <w:ins w:id="1402" w:author="User" w:date="2026-01-22T15:02:00Z">
              <w:r w:rsidRPr="000C54C6">
                <w:rPr>
                  <w:rFonts w:ascii="Times New Roman" w:eastAsia="SimSun" w:hAnsi="Times New Roman" w:cs="Times New Roman"/>
                  <w:lang w:eastAsia="zh-CN" w:bidi="ar"/>
                </w:rPr>
                <w:t>Used for communication and duplication check.</w:t>
              </w:r>
            </w:ins>
          </w:p>
        </w:tc>
      </w:tr>
      <w:tr w:rsidR="00A118F2" w:rsidRPr="000C54C6" w14:paraId="0C4CE92E" w14:textId="77777777" w:rsidTr="001A18D9">
        <w:trPr>
          <w:ins w:id="1403" w:author="User" w:date="2026-01-22T15:02:00Z"/>
        </w:trPr>
        <w:tc>
          <w:tcPr>
            <w:tcW w:w="0" w:type="auto"/>
            <w:tcBorders>
              <w:tl2br w:val="nil"/>
              <w:tr2bl w:val="nil"/>
            </w:tcBorders>
            <w:vAlign w:val="center"/>
          </w:tcPr>
          <w:p w14:paraId="14C137F4" w14:textId="77777777" w:rsidR="00A118F2" w:rsidRPr="000C54C6" w:rsidRDefault="00A118F2" w:rsidP="001A18D9">
            <w:pPr>
              <w:widowControl/>
              <w:jc w:val="center"/>
              <w:rPr>
                <w:ins w:id="1404" w:author="User" w:date="2026-01-22T15:02:00Z"/>
                <w:rFonts w:ascii="Times New Roman" w:hAnsi="Times New Roman" w:cs="Times New Roman"/>
              </w:rPr>
            </w:pPr>
            <w:ins w:id="1405" w:author="User" w:date="2026-01-22T15:02:00Z">
              <w:r w:rsidRPr="000C54C6">
                <w:rPr>
                  <w:rFonts w:ascii="Times New Roman" w:eastAsia="SimSun" w:hAnsi="Times New Roman" w:cs="Times New Roman"/>
                  <w:lang w:eastAsia="zh-CN" w:bidi="ar"/>
                </w:rPr>
                <w:t>Email ID</w:t>
              </w:r>
            </w:ins>
          </w:p>
        </w:tc>
        <w:tc>
          <w:tcPr>
            <w:tcW w:w="0" w:type="auto"/>
            <w:tcBorders>
              <w:tl2br w:val="nil"/>
              <w:tr2bl w:val="nil"/>
            </w:tcBorders>
            <w:vAlign w:val="center"/>
          </w:tcPr>
          <w:p w14:paraId="538C51FF" w14:textId="77777777" w:rsidR="00A118F2" w:rsidRPr="000C54C6" w:rsidRDefault="00A118F2" w:rsidP="001A18D9">
            <w:pPr>
              <w:widowControl/>
              <w:jc w:val="center"/>
              <w:rPr>
                <w:ins w:id="1406" w:author="User" w:date="2026-01-22T15:02:00Z"/>
                <w:rFonts w:ascii="Times New Roman" w:hAnsi="Times New Roman" w:cs="Times New Roman"/>
              </w:rPr>
            </w:pPr>
            <w:ins w:id="1407" w:author="User" w:date="2026-01-22T15:02:00Z">
              <w:r w:rsidRPr="000C54C6">
                <w:rPr>
                  <w:rFonts w:ascii="Times New Roman" w:eastAsia="SimSun" w:hAnsi="Times New Roman" w:cs="Times New Roman"/>
                  <w:lang w:eastAsia="zh-CN" w:bidi="ar"/>
                </w:rPr>
                <w:t>Email</w:t>
              </w:r>
            </w:ins>
          </w:p>
        </w:tc>
        <w:tc>
          <w:tcPr>
            <w:tcW w:w="0" w:type="auto"/>
            <w:tcBorders>
              <w:tl2br w:val="nil"/>
              <w:tr2bl w:val="nil"/>
            </w:tcBorders>
            <w:vAlign w:val="center"/>
          </w:tcPr>
          <w:p w14:paraId="493292FB" w14:textId="77777777" w:rsidR="00A118F2" w:rsidRPr="000C54C6" w:rsidRDefault="00A118F2" w:rsidP="001A18D9">
            <w:pPr>
              <w:widowControl/>
              <w:jc w:val="center"/>
              <w:rPr>
                <w:ins w:id="1408" w:author="User" w:date="2026-01-22T15:02:00Z"/>
                <w:rFonts w:ascii="Times New Roman" w:hAnsi="Times New Roman" w:cs="Times New Roman"/>
              </w:rPr>
            </w:pPr>
            <w:ins w:id="1409" w:author="User" w:date="2026-01-22T15:02:00Z">
              <w:r w:rsidRPr="000C54C6">
                <w:rPr>
                  <w:rFonts w:ascii="Times New Roman" w:eastAsia="SimSun" w:hAnsi="Times New Roman" w:cs="Times New Roman"/>
                  <w:color w:val="7B7B7B" w:themeColor="accent3" w:themeShade="BF"/>
                  <w:lang w:eastAsia="zh-CN" w:bidi="ar"/>
                </w:rPr>
                <w:t>Optional</w:t>
              </w:r>
            </w:ins>
          </w:p>
        </w:tc>
        <w:tc>
          <w:tcPr>
            <w:tcW w:w="1810" w:type="dxa"/>
            <w:tcBorders>
              <w:tl2br w:val="nil"/>
              <w:tr2bl w:val="nil"/>
            </w:tcBorders>
            <w:vAlign w:val="center"/>
          </w:tcPr>
          <w:p w14:paraId="343D7DE0" w14:textId="77777777" w:rsidR="00A118F2" w:rsidRPr="000C54C6" w:rsidRDefault="00A118F2" w:rsidP="001A18D9">
            <w:pPr>
              <w:widowControl/>
              <w:jc w:val="center"/>
              <w:rPr>
                <w:ins w:id="1410" w:author="User" w:date="2026-01-22T15:02:00Z"/>
                <w:rFonts w:ascii="Times New Roman" w:hAnsi="Times New Roman" w:cs="Times New Roman"/>
              </w:rPr>
            </w:pPr>
            <w:ins w:id="1411"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3612DA49" w14:textId="77777777" w:rsidR="00A118F2" w:rsidRPr="000C54C6" w:rsidRDefault="00A118F2" w:rsidP="001A18D9">
            <w:pPr>
              <w:widowControl/>
              <w:rPr>
                <w:ins w:id="1412" w:author="User" w:date="2026-01-22T15:02:00Z"/>
                <w:rFonts w:ascii="Times New Roman" w:hAnsi="Times New Roman" w:cs="Times New Roman"/>
              </w:rPr>
            </w:pPr>
            <w:ins w:id="1413" w:author="User" w:date="2026-01-22T15:02:00Z">
              <w:r w:rsidRPr="000C54C6">
                <w:rPr>
                  <w:rFonts w:ascii="Times New Roman" w:eastAsia="SimSun" w:hAnsi="Times New Roman" w:cs="Times New Roman"/>
                  <w:lang w:eastAsia="zh-CN" w:bidi="ar"/>
                </w:rPr>
                <w:t>Used for communication and duplication check.</w:t>
              </w:r>
            </w:ins>
          </w:p>
        </w:tc>
      </w:tr>
      <w:tr w:rsidR="00A118F2" w:rsidRPr="000C54C6" w14:paraId="46BA95E4" w14:textId="77777777" w:rsidTr="001A18D9">
        <w:trPr>
          <w:ins w:id="1414" w:author="User" w:date="2026-01-22T15:02:00Z"/>
        </w:trPr>
        <w:tc>
          <w:tcPr>
            <w:tcW w:w="0" w:type="auto"/>
            <w:tcBorders>
              <w:tl2br w:val="nil"/>
              <w:tr2bl w:val="nil"/>
            </w:tcBorders>
            <w:vAlign w:val="center"/>
          </w:tcPr>
          <w:p w14:paraId="7D9A4833" w14:textId="77777777" w:rsidR="00A118F2" w:rsidRPr="000C54C6" w:rsidRDefault="00A118F2" w:rsidP="001A18D9">
            <w:pPr>
              <w:widowControl/>
              <w:jc w:val="center"/>
              <w:rPr>
                <w:ins w:id="1415" w:author="User" w:date="2026-01-22T15:02:00Z"/>
                <w:rFonts w:ascii="Times New Roman" w:hAnsi="Times New Roman" w:cs="Times New Roman"/>
              </w:rPr>
            </w:pPr>
            <w:ins w:id="1416" w:author="User" w:date="2026-01-22T15:02:00Z">
              <w:r w:rsidRPr="000C54C6">
                <w:rPr>
                  <w:rFonts w:ascii="Times New Roman" w:eastAsia="SimSun" w:hAnsi="Times New Roman" w:cs="Times New Roman"/>
                  <w:lang w:eastAsia="zh-CN" w:bidi="ar"/>
                </w:rPr>
                <w:t>Account Name</w:t>
              </w:r>
            </w:ins>
          </w:p>
        </w:tc>
        <w:tc>
          <w:tcPr>
            <w:tcW w:w="0" w:type="auto"/>
            <w:tcBorders>
              <w:tl2br w:val="nil"/>
              <w:tr2bl w:val="nil"/>
            </w:tcBorders>
            <w:vAlign w:val="center"/>
          </w:tcPr>
          <w:p w14:paraId="22D0B91A" w14:textId="77777777" w:rsidR="00A118F2" w:rsidRPr="000C54C6" w:rsidRDefault="00A118F2" w:rsidP="001A18D9">
            <w:pPr>
              <w:widowControl/>
              <w:jc w:val="center"/>
              <w:rPr>
                <w:ins w:id="1417" w:author="User" w:date="2026-01-22T15:02:00Z"/>
                <w:rFonts w:ascii="Times New Roman" w:hAnsi="Times New Roman" w:cs="Times New Roman"/>
              </w:rPr>
            </w:pPr>
            <w:ins w:id="1418" w:author="User" w:date="2026-01-22T15:02:00Z">
              <w:r w:rsidRPr="000C54C6">
                <w:rPr>
                  <w:rFonts w:ascii="Times New Roman" w:eastAsia="SimSun" w:hAnsi="Times New Roman" w:cs="Times New Roman"/>
                  <w:lang w:eastAsia="zh-CN" w:bidi="ar"/>
                </w:rPr>
                <w:t>Lookup (Account)</w:t>
              </w:r>
            </w:ins>
          </w:p>
        </w:tc>
        <w:tc>
          <w:tcPr>
            <w:tcW w:w="0" w:type="auto"/>
            <w:tcBorders>
              <w:tl2br w:val="nil"/>
              <w:tr2bl w:val="nil"/>
            </w:tcBorders>
            <w:vAlign w:val="center"/>
          </w:tcPr>
          <w:p w14:paraId="3C59D590" w14:textId="77777777" w:rsidR="00A118F2" w:rsidRPr="000C54C6" w:rsidRDefault="00A118F2" w:rsidP="001A18D9">
            <w:pPr>
              <w:widowControl/>
              <w:jc w:val="center"/>
              <w:rPr>
                <w:ins w:id="1419" w:author="User" w:date="2026-01-22T15:02:00Z"/>
                <w:rFonts w:ascii="Times New Roman" w:hAnsi="Times New Roman" w:cs="Times New Roman"/>
              </w:rPr>
            </w:pPr>
            <w:ins w:id="1420" w:author="User" w:date="2026-01-22T15:02:00Z">
              <w:r w:rsidRPr="000C54C6">
                <w:rPr>
                  <w:rFonts w:ascii="Times New Roman" w:eastAsia="SimSun" w:hAnsi="Times New Roman" w:cs="Times New Roman"/>
                  <w:lang w:eastAsia="zh-CN" w:bidi="ar"/>
                </w:rPr>
                <w:t>Mandatory</w:t>
              </w:r>
            </w:ins>
          </w:p>
        </w:tc>
        <w:tc>
          <w:tcPr>
            <w:tcW w:w="1810" w:type="dxa"/>
            <w:tcBorders>
              <w:tl2br w:val="nil"/>
              <w:tr2bl w:val="nil"/>
            </w:tcBorders>
            <w:vAlign w:val="center"/>
          </w:tcPr>
          <w:p w14:paraId="5D62DB37" w14:textId="77777777" w:rsidR="00A118F2" w:rsidRPr="000C54C6" w:rsidRDefault="00A118F2" w:rsidP="001A18D9">
            <w:pPr>
              <w:widowControl/>
              <w:jc w:val="center"/>
              <w:rPr>
                <w:ins w:id="1421" w:author="User" w:date="2026-01-22T15:02:00Z"/>
                <w:rFonts w:ascii="Times New Roman" w:hAnsi="Times New Roman" w:cs="Times New Roman"/>
              </w:rPr>
            </w:pPr>
            <w:ins w:id="1422"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3480A805" w14:textId="77777777" w:rsidR="00A118F2" w:rsidRPr="000C54C6" w:rsidRDefault="00A118F2" w:rsidP="001A18D9">
            <w:pPr>
              <w:widowControl/>
              <w:rPr>
                <w:ins w:id="1423" w:author="User" w:date="2026-01-22T15:02:00Z"/>
                <w:rFonts w:ascii="Times New Roman" w:hAnsi="Times New Roman" w:cs="Times New Roman"/>
              </w:rPr>
            </w:pPr>
            <w:ins w:id="1424" w:author="User" w:date="2026-01-22T15:02:00Z">
              <w:r w:rsidRPr="000C54C6">
                <w:rPr>
                  <w:rFonts w:ascii="Times New Roman" w:eastAsia="SimSun" w:hAnsi="Times New Roman" w:cs="Times New Roman"/>
                  <w:lang w:eastAsia="zh-CN" w:bidi="ar"/>
                </w:rPr>
                <w:t>Links the contact to the associated Account.</w:t>
              </w:r>
            </w:ins>
          </w:p>
        </w:tc>
      </w:tr>
      <w:tr w:rsidR="00A118F2" w:rsidRPr="000C54C6" w14:paraId="0639E34C" w14:textId="77777777" w:rsidTr="001A18D9">
        <w:trPr>
          <w:ins w:id="1425" w:author="User" w:date="2026-01-22T15:02:00Z"/>
        </w:trPr>
        <w:tc>
          <w:tcPr>
            <w:tcW w:w="0" w:type="auto"/>
            <w:tcBorders>
              <w:tl2br w:val="nil"/>
              <w:tr2bl w:val="nil"/>
            </w:tcBorders>
            <w:vAlign w:val="center"/>
          </w:tcPr>
          <w:p w14:paraId="7F153001" w14:textId="77777777" w:rsidR="00A118F2" w:rsidRPr="000C54C6" w:rsidRDefault="00A118F2" w:rsidP="001A18D9">
            <w:pPr>
              <w:widowControl/>
              <w:jc w:val="center"/>
              <w:rPr>
                <w:ins w:id="1426" w:author="User" w:date="2026-01-22T15:02:00Z"/>
                <w:rFonts w:ascii="Times New Roman" w:hAnsi="Times New Roman" w:cs="Times New Roman"/>
              </w:rPr>
            </w:pPr>
            <w:ins w:id="1427" w:author="User" w:date="2026-01-22T15:02:00Z">
              <w:r w:rsidRPr="000C54C6">
                <w:rPr>
                  <w:rFonts w:ascii="Times New Roman" w:eastAsia="SimSun" w:hAnsi="Times New Roman" w:cs="Times New Roman"/>
                  <w:lang w:eastAsia="zh-CN" w:bidi="ar"/>
                </w:rPr>
                <w:t>Title / Designation</w:t>
              </w:r>
            </w:ins>
          </w:p>
        </w:tc>
        <w:tc>
          <w:tcPr>
            <w:tcW w:w="0" w:type="auto"/>
            <w:tcBorders>
              <w:tl2br w:val="nil"/>
              <w:tr2bl w:val="nil"/>
            </w:tcBorders>
            <w:vAlign w:val="center"/>
          </w:tcPr>
          <w:p w14:paraId="6ADF90F2" w14:textId="77777777" w:rsidR="00A118F2" w:rsidRPr="000C54C6" w:rsidRDefault="00A118F2" w:rsidP="001A18D9">
            <w:pPr>
              <w:widowControl/>
              <w:jc w:val="center"/>
              <w:rPr>
                <w:ins w:id="1428" w:author="User" w:date="2026-01-22T15:02:00Z"/>
                <w:rFonts w:ascii="Times New Roman" w:hAnsi="Times New Roman" w:cs="Times New Roman"/>
              </w:rPr>
            </w:pPr>
            <w:ins w:id="1429"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1DC8740D" w14:textId="77777777" w:rsidR="00A118F2" w:rsidRPr="000C54C6" w:rsidRDefault="00A118F2" w:rsidP="001A18D9">
            <w:pPr>
              <w:widowControl/>
              <w:jc w:val="center"/>
              <w:rPr>
                <w:ins w:id="1430" w:author="User" w:date="2026-01-22T15:02:00Z"/>
                <w:rFonts w:ascii="Times New Roman" w:hAnsi="Times New Roman" w:cs="Times New Roman"/>
              </w:rPr>
            </w:pPr>
            <w:ins w:id="1431" w:author="User" w:date="2026-01-22T15:02:00Z">
              <w:r w:rsidRPr="000C54C6">
                <w:rPr>
                  <w:rFonts w:ascii="Times New Roman" w:eastAsia="SimSun" w:hAnsi="Times New Roman" w:cs="Times New Roman"/>
                  <w:lang w:eastAsia="zh-CN" w:bidi="ar"/>
                </w:rPr>
                <w:t>Optional</w:t>
              </w:r>
            </w:ins>
          </w:p>
        </w:tc>
        <w:tc>
          <w:tcPr>
            <w:tcW w:w="1810" w:type="dxa"/>
            <w:tcBorders>
              <w:tl2br w:val="nil"/>
              <w:tr2bl w:val="nil"/>
            </w:tcBorders>
            <w:vAlign w:val="center"/>
          </w:tcPr>
          <w:p w14:paraId="2E18CC00" w14:textId="77777777" w:rsidR="00A118F2" w:rsidRPr="000C54C6" w:rsidRDefault="00A118F2" w:rsidP="001A18D9">
            <w:pPr>
              <w:widowControl/>
              <w:jc w:val="center"/>
              <w:rPr>
                <w:ins w:id="1432" w:author="User" w:date="2026-01-22T15:02:00Z"/>
                <w:rFonts w:ascii="Times New Roman" w:hAnsi="Times New Roman" w:cs="Times New Roman"/>
              </w:rPr>
            </w:pPr>
            <w:ins w:id="1433"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0856D519" w14:textId="77777777" w:rsidR="00A118F2" w:rsidRPr="000C54C6" w:rsidRDefault="00A118F2" w:rsidP="001A18D9">
            <w:pPr>
              <w:widowControl/>
              <w:rPr>
                <w:ins w:id="1434" w:author="User" w:date="2026-01-22T15:02:00Z"/>
                <w:rFonts w:ascii="Times New Roman" w:hAnsi="Times New Roman" w:cs="Times New Roman"/>
              </w:rPr>
            </w:pPr>
            <w:ins w:id="1435" w:author="User" w:date="2026-01-22T15:02:00Z">
              <w:r w:rsidRPr="000C54C6">
                <w:rPr>
                  <w:rFonts w:ascii="Times New Roman" w:eastAsia="SimSun" w:hAnsi="Times New Roman" w:cs="Times New Roman"/>
                  <w:lang w:eastAsia="zh-CN" w:bidi="ar"/>
                </w:rPr>
                <w:t>Contact person’s designation.</w:t>
              </w:r>
            </w:ins>
          </w:p>
        </w:tc>
      </w:tr>
      <w:tr w:rsidR="00A118F2" w:rsidRPr="000C54C6" w14:paraId="1E6C4A26" w14:textId="77777777" w:rsidTr="001A18D9">
        <w:trPr>
          <w:ins w:id="1436" w:author="User" w:date="2026-01-22T15:02:00Z"/>
        </w:trPr>
        <w:tc>
          <w:tcPr>
            <w:tcW w:w="0" w:type="auto"/>
            <w:tcBorders>
              <w:tl2br w:val="nil"/>
              <w:tr2bl w:val="nil"/>
            </w:tcBorders>
            <w:vAlign w:val="center"/>
          </w:tcPr>
          <w:p w14:paraId="75D18B76" w14:textId="77777777" w:rsidR="00A118F2" w:rsidRPr="000C54C6" w:rsidRDefault="00A118F2" w:rsidP="001A18D9">
            <w:pPr>
              <w:widowControl/>
              <w:jc w:val="center"/>
              <w:rPr>
                <w:ins w:id="1437" w:author="User" w:date="2026-01-22T15:02:00Z"/>
                <w:rFonts w:ascii="Times New Roman" w:hAnsi="Times New Roman" w:cs="Times New Roman"/>
              </w:rPr>
            </w:pPr>
            <w:ins w:id="1438" w:author="User" w:date="2026-01-22T15:02:00Z">
              <w:r w:rsidRPr="000C54C6">
                <w:rPr>
                  <w:rFonts w:ascii="Times New Roman" w:eastAsia="SimSun" w:hAnsi="Times New Roman" w:cs="Times New Roman"/>
                  <w:lang w:eastAsia="zh-CN" w:bidi="ar"/>
                </w:rPr>
                <w:t>Address</w:t>
              </w:r>
            </w:ins>
          </w:p>
        </w:tc>
        <w:tc>
          <w:tcPr>
            <w:tcW w:w="0" w:type="auto"/>
            <w:tcBorders>
              <w:tl2br w:val="nil"/>
              <w:tr2bl w:val="nil"/>
            </w:tcBorders>
            <w:vAlign w:val="center"/>
          </w:tcPr>
          <w:p w14:paraId="02E01832" w14:textId="77777777" w:rsidR="00A118F2" w:rsidRPr="000C54C6" w:rsidRDefault="00A118F2" w:rsidP="001A18D9">
            <w:pPr>
              <w:widowControl/>
              <w:jc w:val="center"/>
              <w:rPr>
                <w:ins w:id="1439" w:author="User" w:date="2026-01-22T15:02:00Z"/>
                <w:rFonts w:ascii="Times New Roman" w:hAnsi="Times New Roman" w:cs="Times New Roman"/>
              </w:rPr>
            </w:pPr>
            <w:ins w:id="1440" w:author="User" w:date="2026-01-22T15:02:00Z">
              <w:r w:rsidRPr="000C54C6">
                <w:rPr>
                  <w:rFonts w:ascii="Times New Roman" w:eastAsia="SimSun" w:hAnsi="Times New Roman" w:cs="Times New Roman"/>
                  <w:lang w:eastAsia="zh-CN" w:bidi="ar"/>
                </w:rPr>
                <w:t>Text Area</w:t>
              </w:r>
            </w:ins>
          </w:p>
        </w:tc>
        <w:tc>
          <w:tcPr>
            <w:tcW w:w="0" w:type="auto"/>
            <w:tcBorders>
              <w:tl2br w:val="nil"/>
              <w:tr2bl w:val="nil"/>
            </w:tcBorders>
            <w:vAlign w:val="center"/>
          </w:tcPr>
          <w:p w14:paraId="6A0CE00C" w14:textId="77777777" w:rsidR="00A118F2" w:rsidRPr="000C54C6" w:rsidRDefault="00A118F2" w:rsidP="001A18D9">
            <w:pPr>
              <w:widowControl/>
              <w:jc w:val="center"/>
              <w:rPr>
                <w:ins w:id="1441" w:author="User" w:date="2026-01-22T15:02:00Z"/>
                <w:rFonts w:ascii="Times New Roman" w:hAnsi="Times New Roman" w:cs="Times New Roman"/>
              </w:rPr>
            </w:pPr>
            <w:ins w:id="1442" w:author="User" w:date="2026-01-22T15:02:00Z">
              <w:r w:rsidRPr="000C54C6">
                <w:rPr>
                  <w:rFonts w:ascii="Times New Roman" w:eastAsia="SimSun" w:hAnsi="Times New Roman" w:cs="Times New Roman"/>
                  <w:lang w:eastAsia="zh-CN" w:bidi="ar"/>
                </w:rPr>
                <w:t>Optional</w:t>
              </w:r>
            </w:ins>
          </w:p>
        </w:tc>
        <w:tc>
          <w:tcPr>
            <w:tcW w:w="1810" w:type="dxa"/>
            <w:tcBorders>
              <w:tl2br w:val="nil"/>
              <w:tr2bl w:val="nil"/>
            </w:tcBorders>
            <w:vAlign w:val="center"/>
          </w:tcPr>
          <w:p w14:paraId="0AFC1ACF" w14:textId="77777777" w:rsidR="00A118F2" w:rsidRPr="000C54C6" w:rsidRDefault="00A118F2" w:rsidP="001A18D9">
            <w:pPr>
              <w:widowControl/>
              <w:jc w:val="center"/>
              <w:rPr>
                <w:ins w:id="1443" w:author="User" w:date="2026-01-22T15:02:00Z"/>
                <w:rFonts w:ascii="Times New Roman" w:hAnsi="Times New Roman" w:cs="Times New Roman"/>
              </w:rPr>
            </w:pPr>
            <w:ins w:id="1444"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049D37A4" w14:textId="77777777" w:rsidR="00A118F2" w:rsidRPr="000C54C6" w:rsidRDefault="00A118F2" w:rsidP="001A18D9">
            <w:pPr>
              <w:widowControl/>
              <w:rPr>
                <w:ins w:id="1445" w:author="User" w:date="2026-01-22T15:02:00Z"/>
                <w:rFonts w:ascii="Times New Roman" w:hAnsi="Times New Roman" w:cs="Times New Roman"/>
              </w:rPr>
            </w:pPr>
            <w:ins w:id="1446" w:author="User" w:date="2026-01-22T15:02:00Z">
              <w:r w:rsidRPr="000C54C6">
                <w:rPr>
                  <w:rFonts w:ascii="Times New Roman" w:eastAsia="SimSun" w:hAnsi="Times New Roman" w:cs="Times New Roman"/>
                  <w:lang w:eastAsia="zh-CN" w:bidi="ar"/>
                </w:rPr>
                <w:t>Address of the contact.</w:t>
              </w:r>
            </w:ins>
          </w:p>
        </w:tc>
      </w:tr>
      <w:tr w:rsidR="00A118F2" w:rsidRPr="000C54C6" w14:paraId="001ACC2B" w14:textId="77777777" w:rsidTr="001A18D9">
        <w:trPr>
          <w:ins w:id="1447" w:author="User" w:date="2026-01-22T15:02:00Z"/>
        </w:trPr>
        <w:tc>
          <w:tcPr>
            <w:tcW w:w="0" w:type="auto"/>
            <w:tcBorders>
              <w:tl2br w:val="nil"/>
              <w:tr2bl w:val="nil"/>
            </w:tcBorders>
            <w:vAlign w:val="center"/>
          </w:tcPr>
          <w:p w14:paraId="3B6556CB" w14:textId="77777777" w:rsidR="00A118F2" w:rsidRPr="000C54C6" w:rsidRDefault="00A118F2" w:rsidP="001A18D9">
            <w:pPr>
              <w:widowControl/>
              <w:jc w:val="center"/>
              <w:rPr>
                <w:ins w:id="1448" w:author="User" w:date="2026-01-22T15:02:00Z"/>
                <w:rFonts w:ascii="Times New Roman" w:hAnsi="Times New Roman" w:cs="Times New Roman"/>
              </w:rPr>
            </w:pPr>
            <w:ins w:id="1449" w:author="User" w:date="2026-01-22T15:02:00Z">
              <w:r w:rsidRPr="000C54C6">
                <w:rPr>
                  <w:rFonts w:ascii="Times New Roman" w:eastAsia="SimSun" w:hAnsi="Times New Roman" w:cs="Times New Roman"/>
                  <w:lang w:eastAsia="zh-CN" w:bidi="ar"/>
                </w:rPr>
                <w:t>City</w:t>
              </w:r>
            </w:ins>
          </w:p>
        </w:tc>
        <w:tc>
          <w:tcPr>
            <w:tcW w:w="0" w:type="auto"/>
            <w:tcBorders>
              <w:tl2br w:val="nil"/>
              <w:tr2bl w:val="nil"/>
            </w:tcBorders>
            <w:vAlign w:val="center"/>
          </w:tcPr>
          <w:p w14:paraId="39BF6C0F" w14:textId="77777777" w:rsidR="00A118F2" w:rsidRPr="000C54C6" w:rsidRDefault="00A118F2" w:rsidP="001A18D9">
            <w:pPr>
              <w:widowControl/>
              <w:jc w:val="center"/>
              <w:rPr>
                <w:ins w:id="1450" w:author="User" w:date="2026-01-22T15:02:00Z"/>
                <w:rFonts w:ascii="Times New Roman" w:hAnsi="Times New Roman" w:cs="Times New Roman"/>
              </w:rPr>
            </w:pPr>
            <w:ins w:id="1451"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7FA14BC5" w14:textId="77777777" w:rsidR="00A118F2" w:rsidRPr="000C54C6" w:rsidRDefault="00A118F2" w:rsidP="001A18D9">
            <w:pPr>
              <w:widowControl/>
              <w:jc w:val="center"/>
              <w:rPr>
                <w:ins w:id="1452" w:author="User" w:date="2026-01-22T15:02:00Z"/>
                <w:rFonts w:ascii="Times New Roman" w:hAnsi="Times New Roman" w:cs="Times New Roman"/>
              </w:rPr>
            </w:pPr>
            <w:ins w:id="1453" w:author="User" w:date="2026-01-22T15:02:00Z">
              <w:r w:rsidRPr="000C54C6">
                <w:rPr>
                  <w:rFonts w:ascii="Times New Roman" w:eastAsia="SimSun" w:hAnsi="Times New Roman" w:cs="Times New Roman"/>
                  <w:lang w:eastAsia="zh-CN" w:bidi="ar"/>
                </w:rPr>
                <w:t>Optional</w:t>
              </w:r>
            </w:ins>
          </w:p>
        </w:tc>
        <w:tc>
          <w:tcPr>
            <w:tcW w:w="1810" w:type="dxa"/>
            <w:tcBorders>
              <w:tl2br w:val="nil"/>
              <w:tr2bl w:val="nil"/>
            </w:tcBorders>
            <w:vAlign w:val="center"/>
          </w:tcPr>
          <w:p w14:paraId="69E4B9FA" w14:textId="77777777" w:rsidR="00A118F2" w:rsidRPr="000C54C6" w:rsidRDefault="00A118F2" w:rsidP="001A18D9">
            <w:pPr>
              <w:widowControl/>
              <w:jc w:val="center"/>
              <w:rPr>
                <w:ins w:id="1454" w:author="User" w:date="2026-01-22T15:02:00Z"/>
                <w:rFonts w:ascii="Times New Roman" w:hAnsi="Times New Roman" w:cs="Times New Roman"/>
              </w:rPr>
            </w:pPr>
            <w:ins w:id="1455"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06BF9DF1" w14:textId="77777777" w:rsidR="00A118F2" w:rsidRPr="000C54C6" w:rsidRDefault="00A118F2" w:rsidP="001A18D9">
            <w:pPr>
              <w:widowControl/>
              <w:rPr>
                <w:ins w:id="1456" w:author="User" w:date="2026-01-22T15:02:00Z"/>
                <w:rFonts w:ascii="Times New Roman" w:hAnsi="Times New Roman" w:cs="Times New Roman"/>
              </w:rPr>
            </w:pPr>
            <w:ins w:id="1457" w:author="User" w:date="2026-01-22T15:02:00Z">
              <w:r w:rsidRPr="000C54C6">
                <w:rPr>
                  <w:rFonts w:ascii="Times New Roman" w:eastAsia="SimSun" w:hAnsi="Times New Roman" w:cs="Times New Roman"/>
                  <w:lang w:eastAsia="zh-CN" w:bidi="ar"/>
                </w:rPr>
                <w:t>City name for correspondence.</w:t>
              </w:r>
            </w:ins>
          </w:p>
        </w:tc>
      </w:tr>
      <w:tr w:rsidR="00A118F2" w:rsidRPr="000C54C6" w14:paraId="607E0D07" w14:textId="77777777" w:rsidTr="001A18D9">
        <w:trPr>
          <w:ins w:id="1458" w:author="User" w:date="2026-01-22T15:02:00Z"/>
        </w:trPr>
        <w:tc>
          <w:tcPr>
            <w:tcW w:w="0" w:type="auto"/>
            <w:tcBorders>
              <w:tl2br w:val="nil"/>
              <w:tr2bl w:val="nil"/>
            </w:tcBorders>
            <w:vAlign w:val="center"/>
          </w:tcPr>
          <w:p w14:paraId="1F174824" w14:textId="77777777" w:rsidR="00A118F2" w:rsidRPr="000C54C6" w:rsidRDefault="00A118F2" w:rsidP="001A18D9">
            <w:pPr>
              <w:widowControl/>
              <w:jc w:val="center"/>
              <w:rPr>
                <w:ins w:id="1459" w:author="User" w:date="2026-01-22T15:02:00Z"/>
                <w:rFonts w:ascii="Times New Roman" w:hAnsi="Times New Roman" w:cs="Times New Roman"/>
              </w:rPr>
            </w:pPr>
            <w:ins w:id="1460" w:author="User" w:date="2026-01-22T15:02:00Z">
              <w:r w:rsidRPr="000C54C6">
                <w:rPr>
                  <w:rFonts w:ascii="Times New Roman" w:eastAsia="SimSun" w:hAnsi="Times New Roman" w:cs="Times New Roman"/>
                  <w:lang w:eastAsia="zh-CN" w:bidi="ar"/>
                </w:rPr>
                <w:t>State</w:t>
              </w:r>
            </w:ins>
          </w:p>
        </w:tc>
        <w:tc>
          <w:tcPr>
            <w:tcW w:w="0" w:type="auto"/>
            <w:tcBorders>
              <w:tl2br w:val="nil"/>
              <w:tr2bl w:val="nil"/>
            </w:tcBorders>
            <w:vAlign w:val="center"/>
          </w:tcPr>
          <w:p w14:paraId="5B376199" w14:textId="77777777" w:rsidR="00A118F2" w:rsidRPr="000C54C6" w:rsidRDefault="00A118F2" w:rsidP="001A18D9">
            <w:pPr>
              <w:widowControl/>
              <w:jc w:val="center"/>
              <w:rPr>
                <w:ins w:id="1461" w:author="User" w:date="2026-01-22T15:02:00Z"/>
                <w:rFonts w:ascii="Times New Roman" w:hAnsi="Times New Roman" w:cs="Times New Roman"/>
              </w:rPr>
            </w:pPr>
            <w:ins w:id="1462"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76A80E9C" w14:textId="77777777" w:rsidR="00A118F2" w:rsidRPr="000C54C6" w:rsidRDefault="00A118F2" w:rsidP="001A18D9">
            <w:pPr>
              <w:widowControl/>
              <w:jc w:val="center"/>
              <w:rPr>
                <w:ins w:id="1463" w:author="User" w:date="2026-01-22T15:02:00Z"/>
                <w:rFonts w:ascii="Times New Roman" w:hAnsi="Times New Roman" w:cs="Times New Roman"/>
              </w:rPr>
            </w:pPr>
            <w:ins w:id="1464" w:author="User" w:date="2026-01-22T15:02:00Z">
              <w:r w:rsidRPr="000C54C6">
                <w:rPr>
                  <w:rFonts w:ascii="Times New Roman" w:eastAsia="SimSun" w:hAnsi="Times New Roman" w:cs="Times New Roman"/>
                  <w:lang w:eastAsia="zh-CN" w:bidi="ar"/>
                </w:rPr>
                <w:t>Optional</w:t>
              </w:r>
            </w:ins>
          </w:p>
        </w:tc>
        <w:tc>
          <w:tcPr>
            <w:tcW w:w="1810" w:type="dxa"/>
            <w:tcBorders>
              <w:tl2br w:val="nil"/>
              <w:tr2bl w:val="nil"/>
            </w:tcBorders>
            <w:vAlign w:val="center"/>
          </w:tcPr>
          <w:p w14:paraId="28456352" w14:textId="77777777" w:rsidR="00A118F2" w:rsidRPr="000C54C6" w:rsidRDefault="00A118F2" w:rsidP="001A18D9">
            <w:pPr>
              <w:widowControl/>
              <w:jc w:val="center"/>
              <w:rPr>
                <w:ins w:id="1465" w:author="User" w:date="2026-01-22T15:02:00Z"/>
                <w:rFonts w:ascii="Times New Roman" w:hAnsi="Times New Roman" w:cs="Times New Roman"/>
              </w:rPr>
            </w:pPr>
            <w:ins w:id="1466" w:author="User" w:date="2026-01-22T15:02:00Z">
              <w:r w:rsidRPr="000C54C6">
                <w:rPr>
                  <w:rFonts w:ascii="Times New Roman" w:eastAsia="SimSun" w:hAnsi="Times New Roman" w:cs="Times New Roman"/>
                  <w:lang w:eastAsia="zh-CN" w:bidi="ar"/>
                </w:rPr>
                <w:t>To be provided by client</w:t>
              </w:r>
            </w:ins>
          </w:p>
        </w:tc>
        <w:tc>
          <w:tcPr>
            <w:tcW w:w="2760" w:type="dxa"/>
            <w:tcBorders>
              <w:tl2br w:val="nil"/>
              <w:tr2bl w:val="nil"/>
            </w:tcBorders>
            <w:vAlign w:val="center"/>
          </w:tcPr>
          <w:p w14:paraId="090002F4" w14:textId="77777777" w:rsidR="00A118F2" w:rsidRPr="000C54C6" w:rsidRDefault="00A118F2" w:rsidP="001A18D9">
            <w:pPr>
              <w:widowControl/>
              <w:rPr>
                <w:ins w:id="1467" w:author="User" w:date="2026-01-22T15:02:00Z"/>
                <w:rFonts w:ascii="Times New Roman" w:hAnsi="Times New Roman" w:cs="Times New Roman"/>
              </w:rPr>
            </w:pPr>
            <w:ins w:id="1468" w:author="User" w:date="2026-01-22T15:02:00Z">
              <w:r w:rsidRPr="000C54C6">
                <w:rPr>
                  <w:rFonts w:ascii="Times New Roman" w:eastAsia="SimSun" w:hAnsi="Times New Roman" w:cs="Times New Roman"/>
                  <w:lang w:eastAsia="zh-CN" w:bidi="ar"/>
                </w:rPr>
                <w:t>Used for location-based reporting.</w:t>
              </w:r>
            </w:ins>
          </w:p>
        </w:tc>
      </w:tr>
      <w:tr w:rsidR="00A118F2" w:rsidRPr="000C54C6" w14:paraId="115097EA" w14:textId="77777777" w:rsidTr="001A18D9">
        <w:trPr>
          <w:ins w:id="1469" w:author="User" w:date="2026-01-22T15:02:00Z"/>
        </w:trPr>
        <w:tc>
          <w:tcPr>
            <w:tcW w:w="0" w:type="auto"/>
            <w:tcBorders>
              <w:tl2br w:val="nil"/>
              <w:tr2bl w:val="nil"/>
            </w:tcBorders>
            <w:vAlign w:val="center"/>
          </w:tcPr>
          <w:p w14:paraId="5EC69CD5" w14:textId="77777777" w:rsidR="00A118F2" w:rsidRPr="000C54C6" w:rsidRDefault="00A118F2" w:rsidP="001A18D9">
            <w:pPr>
              <w:widowControl/>
              <w:jc w:val="center"/>
              <w:rPr>
                <w:ins w:id="1470" w:author="User" w:date="2026-01-22T15:02:00Z"/>
                <w:rFonts w:ascii="Times New Roman" w:hAnsi="Times New Roman" w:cs="Times New Roman"/>
              </w:rPr>
            </w:pPr>
            <w:ins w:id="1471" w:author="User" w:date="2026-01-22T15:02:00Z">
              <w:r w:rsidRPr="000C54C6">
                <w:rPr>
                  <w:rFonts w:ascii="Times New Roman" w:eastAsia="SimSun" w:hAnsi="Times New Roman" w:cs="Times New Roman"/>
                  <w:lang w:eastAsia="zh-CN" w:bidi="ar"/>
                </w:rPr>
                <w:t>Country</w:t>
              </w:r>
            </w:ins>
          </w:p>
        </w:tc>
        <w:tc>
          <w:tcPr>
            <w:tcW w:w="0" w:type="auto"/>
            <w:tcBorders>
              <w:tl2br w:val="nil"/>
              <w:tr2bl w:val="nil"/>
            </w:tcBorders>
            <w:vAlign w:val="center"/>
          </w:tcPr>
          <w:p w14:paraId="047B88AD" w14:textId="77777777" w:rsidR="00A118F2" w:rsidRPr="000C54C6" w:rsidRDefault="00A118F2" w:rsidP="001A18D9">
            <w:pPr>
              <w:widowControl/>
              <w:jc w:val="center"/>
              <w:rPr>
                <w:ins w:id="1472" w:author="User" w:date="2026-01-22T15:02:00Z"/>
                <w:rFonts w:ascii="Times New Roman" w:hAnsi="Times New Roman" w:cs="Times New Roman"/>
              </w:rPr>
            </w:pPr>
            <w:ins w:id="1473"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1236FA8A" w14:textId="77777777" w:rsidR="00A118F2" w:rsidRPr="000C54C6" w:rsidRDefault="00A118F2" w:rsidP="001A18D9">
            <w:pPr>
              <w:widowControl/>
              <w:jc w:val="center"/>
              <w:rPr>
                <w:ins w:id="1474" w:author="User" w:date="2026-01-22T15:02:00Z"/>
                <w:rFonts w:ascii="Times New Roman" w:hAnsi="Times New Roman" w:cs="Times New Roman"/>
              </w:rPr>
            </w:pPr>
            <w:ins w:id="1475" w:author="User" w:date="2026-01-22T15:02:00Z">
              <w:r w:rsidRPr="000C54C6">
                <w:rPr>
                  <w:rFonts w:ascii="Times New Roman" w:eastAsia="SimSun" w:hAnsi="Times New Roman" w:cs="Times New Roman"/>
                  <w:lang w:eastAsia="zh-CN" w:bidi="ar"/>
                </w:rPr>
                <w:t>Optional</w:t>
              </w:r>
            </w:ins>
          </w:p>
        </w:tc>
        <w:tc>
          <w:tcPr>
            <w:tcW w:w="1810" w:type="dxa"/>
            <w:tcBorders>
              <w:tl2br w:val="nil"/>
              <w:tr2bl w:val="nil"/>
            </w:tcBorders>
            <w:vAlign w:val="center"/>
          </w:tcPr>
          <w:p w14:paraId="6236419E" w14:textId="77777777" w:rsidR="00A118F2" w:rsidRPr="000C54C6" w:rsidRDefault="00A118F2" w:rsidP="001A18D9">
            <w:pPr>
              <w:widowControl/>
              <w:jc w:val="center"/>
              <w:rPr>
                <w:ins w:id="1476" w:author="User" w:date="2026-01-22T15:02:00Z"/>
                <w:rFonts w:ascii="Times New Roman" w:hAnsi="Times New Roman" w:cs="Times New Roman"/>
              </w:rPr>
            </w:pPr>
            <w:ins w:id="1477" w:author="User" w:date="2026-01-22T15:02:00Z">
              <w:r w:rsidRPr="000C54C6">
                <w:rPr>
                  <w:rFonts w:ascii="Times New Roman" w:eastAsia="SimSun" w:hAnsi="Times New Roman" w:cs="Times New Roman"/>
                  <w:lang w:eastAsia="zh-CN" w:bidi="ar"/>
                </w:rPr>
                <w:t>To be provided by client</w:t>
              </w:r>
            </w:ins>
          </w:p>
        </w:tc>
        <w:tc>
          <w:tcPr>
            <w:tcW w:w="2760" w:type="dxa"/>
            <w:tcBorders>
              <w:tl2br w:val="nil"/>
              <w:tr2bl w:val="nil"/>
            </w:tcBorders>
            <w:vAlign w:val="center"/>
          </w:tcPr>
          <w:p w14:paraId="56804129" w14:textId="77777777" w:rsidR="00A118F2" w:rsidRPr="000C54C6" w:rsidRDefault="00A118F2" w:rsidP="001A18D9">
            <w:pPr>
              <w:widowControl/>
              <w:rPr>
                <w:ins w:id="1478" w:author="User" w:date="2026-01-22T15:02:00Z"/>
                <w:rFonts w:ascii="Times New Roman" w:hAnsi="Times New Roman" w:cs="Times New Roman"/>
              </w:rPr>
            </w:pPr>
            <w:ins w:id="1479" w:author="User" w:date="2026-01-22T15:02:00Z">
              <w:r w:rsidRPr="000C54C6">
                <w:rPr>
                  <w:rFonts w:ascii="Times New Roman" w:eastAsia="SimSun" w:hAnsi="Times New Roman" w:cs="Times New Roman"/>
                  <w:lang w:eastAsia="zh-CN" w:bidi="ar"/>
                </w:rPr>
                <w:t>Default: India.</w:t>
              </w:r>
            </w:ins>
          </w:p>
        </w:tc>
      </w:tr>
      <w:tr w:rsidR="00A118F2" w:rsidRPr="000C54C6" w14:paraId="0EC4B5BB" w14:textId="77777777" w:rsidTr="001A18D9">
        <w:trPr>
          <w:ins w:id="1480" w:author="User" w:date="2026-01-22T15:02:00Z"/>
        </w:trPr>
        <w:tc>
          <w:tcPr>
            <w:tcW w:w="0" w:type="auto"/>
            <w:tcBorders>
              <w:tl2br w:val="nil"/>
              <w:tr2bl w:val="nil"/>
            </w:tcBorders>
            <w:vAlign w:val="center"/>
          </w:tcPr>
          <w:p w14:paraId="5BE0B390" w14:textId="77777777" w:rsidR="00A118F2" w:rsidRPr="000C54C6" w:rsidRDefault="00A118F2" w:rsidP="001A18D9">
            <w:pPr>
              <w:widowControl/>
              <w:jc w:val="center"/>
              <w:rPr>
                <w:ins w:id="1481" w:author="User" w:date="2026-01-22T15:02:00Z"/>
                <w:rFonts w:ascii="Times New Roman" w:hAnsi="Times New Roman" w:cs="Times New Roman"/>
              </w:rPr>
            </w:pPr>
            <w:ins w:id="1482" w:author="User" w:date="2026-01-22T15:02:00Z">
              <w:r w:rsidRPr="000C54C6">
                <w:rPr>
                  <w:rFonts w:ascii="Times New Roman" w:eastAsia="SimSun" w:hAnsi="Times New Roman" w:cs="Times New Roman"/>
                  <w:lang w:eastAsia="zh-CN" w:bidi="ar"/>
                </w:rPr>
                <w:t>Created By</w:t>
              </w:r>
            </w:ins>
          </w:p>
        </w:tc>
        <w:tc>
          <w:tcPr>
            <w:tcW w:w="0" w:type="auto"/>
            <w:tcBorders>
              <w:tl2br w:val="nil"/>
              <w:tr2bl w:val="nil"/>
            </w:tcBorders>
            <w:vAlign w:val="center"/>
          </w:tcPr>
          <w:p w14:paraId="5655870F" w14:textId="77777777" w:rsidR="00A118F2" w:rsidRPr="000C54C6" w:rsidRDefault="00A118F2" w:rsidP="001A18D9">
            <w:pPr>
              <w:widowControl/>
              <w:jc w:val="center"/>
              <w:rPr>
                <w:ins w:id="1483" w:author="User" w:date="2026-01-22T15:02:00Z"/>
                <w:rFonts w:ascii="Times New Roman" w:hAnsi="Times New Roman" w:cs="Times New Roman"/>
              </w:rPr>
            </w:pPr>
            <w:ins w:id="1484" w:author="User" w:date="2026-01-22T15:02:00Z">
              <w:r w:rsidRPr="000C54C6">
                <w:rPr>
                  <w:rFonts w:ascii="Times New Roman" w:eastAsia="SimSun" w:hAnsi="Times New Roman" w:cs="Times New Roman"/>
                  <w:lang w:eastAsia="zh-CN" w:bidi="ar"/>
                </w:rPr>
                <w:t>System Field</w:t>
              </w:r>
            </w:ins>
          </w:p>
        </w:tc>
        <w:tc>
          <w:tcPr>
            <w:tcW w:w="0" w:type="auto"/>
            <w:tcBorders>
              <w:tl2br w:val="nil"/>
              <w:tr2bl w:val="nil"/>
            </w:tcBorders>
            <w:vAlign w:val="center"/>
          </w:tcPr>
          <w:p w14:paraId="2A2B2BEF" w14:textId="77777777" w:rsidR="00A118F2" w:rsidRPr="000C54C6" w:rsidRDefault="00A118F2" w:rsidP="001A18D9">
            <w:pPr>
              <w:widowControl/>
              <w:jc w:val="center"/>
              <w:rPr>
                <w:ins w:id="1485" w:author="User" w:date="2026-01-22T15:02:00Z"/>
                <w:rFonts w:ascii="Times New Roman" w:hAnsi="Times New Roman" w:cs="Times New Roman"/>
              </w:rPr>
            </w:pPr>
            <w:ins w:id="1486" w:author="User" w:date="2026-01-22T15:02:00Z">
              <w:r w:rsidRPr="000C54C6">
                <w:rPr>
                  <w:rFonts w:ascii="Times New Roman" w:eastAsia="SimSun" w:hAnsi="Times New Roman" w:cs="Times New Roman"/>
                  <w:lang w:eastAsia="zh-CN" w:bidi="ar"/>
                </w:rPr>
                <w:t>System Generated</w:t>
              </w:r>
            </w:ins>
          </w:p>
        </w:tc>
        <w:tc>
          <w:tcPr>
            <w:tcW w:w="1810" w:type="dxa"/>
            <w:tcBorders>
              <w:tl2br w:val="nil"/>
              <w:tr2bl w:val="nil"/>
            </w:tcBorders>
            <w:vAlign w:val="center"/>
          </w:tcPr>
          <w:p w14:paraId="55412F5D" w14:textId="77777777" w:rsidR="00A118F2" w:rsidRPr="000C54C6" w:rsidRDefault="00A118F2" w:rsidP="001A18D9">
            <w:pPr>
              <w:widowControl/>
              <w:jc w:val="center"/>
              <w:rPr>
                <w:ins w:id="1487" w:author="User" w:date="2026-01-22T15:02:00Z"/>
                <w:rFonts w:ascii="Times New Roman" w:hAnsi="Times New Roman" w:cs="Times New Roman"/>
              </w:rPr>
            </w:pPr>
            <w:ins w:id="1488"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40C2DDD3" w14:textId="77777777" w:rsidR="00A118F2" w:rsidRPr="000C54C6" w:rsidRDefault="00A118F2" w:rsidP="001A18D9">
            <w:pPr>
              <w:widowControl/>
              <w:rPr>
                <w:ins w:id="1489" w:author="User" w:date="2026-01-22T15:02:00Z"/>
                <w:rFonts w:ascii="Times New Roman" w:hAnsi="Times New Roman" w:cs="Times New Roman"/>
              </w:rPr>
            </w:pPr>
            <w:ins w:id="1490" w:author="User" w:date="2026-01-22T15:02:00Z">
              <w:r w:rsidRPr="000C54C6">
                <w:rPr>
                  <w:rFonts w:ascii="Times New Roman" w:eastAsia="SimSun" w:hAnsi="Times New Roman" w:cs="Times New Roman"/>
                  <w:lang w:eastAsia="zh-CN" w:bidi="ar"/>
                </w:rPr>
                <w:t>Auto-populated system field.</w:t>
              </w:r>
            </w:ins>
          </w:p>
        </w:tc>
      </w:tr>
      <w:tr w:rsidR="00A118F2" w:rsidRPr="000C54C6" w14:paraId="6CFC754C" w14:textId="77777777" w:rsidTr="001A18D9">
        <w:trPr>
          <w:ins w:id="1491" w:author="User" w:date="2026-01-22T15:02:00Z"/>
        </w:trPr>
        <w:tc>
          <w:tcPr>
            <w:tcW w:w="0" w:type="auto"/>
            <w:tcBorders>
              <w:tl2br w:val="nil"/>
              <w:tr2bl w:val="nil"/>
            </w:tcBorders>
            <w:vAlign w:val="center"/>
          </w:tcPr>
          <w:p w14:paraId="2B7C84C0" w14:textId="77777777" w:rsidR="00A118F2" w:rsidRPr="000C54C6" w:rsidRDefault="00A118F2" w:rsidP="001A18D9">
            <w:pPr>
              <w:widowControl/>
              <w:jc w:val="center"/>
              <w:rPr>
                <w:ins w:id="1492" w:author="User" w:date="2026-01-22T15:02:00Z"/>
                <w:rFonts w:ascii="Times New Roman" w:hAnsi="Times New Roman" w:cs="Times New Roman"/>
              </w:rPr>
            </w:pPr>
            <w:ins w:id="1493" w:author="User" w:date="2026-01-22T15:02:00Z">
              <w:r w:rsidRPr="000C54C6">
                <w:rPr>
                  <w:rFonts w:ascii="Times New Roman" w:eastAsia="SimSun" w:hAnsi="Times New Roman" w:cs="Times New Roman"/>
                  <w:lang w:eastAsia="zh-CN" w:bidi="ar"/>
                </w:rPr>
                <w:t>Last Modified By</w:t>
              </w:r>
            </w:ins>
          </w:p>
        </w:tc>
        <w:tc>
          <w:tcPr>
            <w:tcW w:w="0" w:type="auto"/>
            <w:tcBorders>
              <w:tl2br w:val="nil"/>
              <w:tr2bl w:val="nil"/>
            </w:tcBorders>
            <w:vAlign w:val="center"/>
          </w:tcPr>
          <w:p w14:paraId="62FD8DF8" w14:textId="77777777" w:rsidR="00A118F2" w:rsidRPr="000C54C6" w:rsidRDefault="00A118F2" w:rsidP="001A18D9">
            <w:pPr>
              <w:widowControl/>
              <w:jc w:val="center"/>
              <w:rPr>
                <w:ins w:id="1494" w:author="User" w:date="2026-01-22T15:02:00Z"/>
                <w:rFonts w:ascii="Times New Roman" w:hAnsi="Times New Roman" w:cs="Times New Roman"/>
              </w:rPr>
            </w:pPr>
            <w:ins w:id="1495" w:author="User" w:date="2026-01-22T15:02:00Z">
              <w:r w:rsidRPr="000C54C6">
                <w:rPr>
                  <w:rFonts w:ascii="Times New Roman" w:eastAsia="SimSun" w:hAnsi="Times New Roman" w:cs="Times New Roman"/>
                  <w:lang w:eastAsia="zh-CN" w:bidi="ar"/>
                </w:rPr>
                <w:t>System Field</w:t>
              </w:r>
            </w:ins>
          </w:p>
        </w:tc>
        <w:tc>
          <w:tcPr>
            <w:tcW w:w="0" w:type="auto"/>
            <w:tcBorders>
              <w:tl2br w:val="nil"/>
              <w:tr2bl w:val="nil"/>
            </w:tcBorders>
            <w:vAlign w:val="center"/>
          </w:tcPr>
          <w:p w14:paraId="343C433A" w14:textId="77777777" w:rsidR="00A118F2" w:rsidRPr="000C54C6" w:rsidRDefault="00A118F2" w:rsidP="001A18D9">
            <w:pPr>
              <w:widowControl/>
              <w:jc w:val="center"/>
              <w:rPr>
                <w:ins w:id="1496" w:author="User" w:date="2026-01-22T15:02:00Z"/>
                <w:rFonts w:ascii="Times New Roman" w:hAnsi="Times New Roman" w:cs="Times New Roman"/>
              </w:rPr>
            </w:pPr>
            <w:ins w:id="1497" w:author="User" w:date="2026-01-22T15:02:00Z">
              <w:r w:rsidRPr="000C54C6">
                <w:rPr>
                  <w:rFonts w:ascii="Times New Roman" w:eastAsia="SimSun" w:hAnsi="Times New Roman" w:cs="Times New Roman"/>
                  <w:lang w:eastAsia="zh-CN" w:bidi="ar"/>
                </w:rPr>
                <w:t>System Generated</w:t>
              </w:r>
            </w:ins>
          </w:p>
        </w:tc>
        <w:tc>
          <w:tcPr>
            <w:tcW w:w="1810" w:type="dxa"/>
            <w:tcBorders>
              <w:tl2br w:val="nil"/>
              <w:tr2bl w:val="nil"/>
            </w:tcBorders>
            <w:vAlign w:val="center"/>
          </w:tcPr>
          <w:p w14:paraId="06EBE3A3" w14:textId="77777777" w:rsidR="00A118F2" w:rsidRPr="000C54C6" w:rsidRDefault="00A118F2" w:rsidP="001A18D9">
            <w:pPr>
              <w:widowControl/>
              <w:jc w:val="center"/>
              <w:rPr>
                <w:ins w:id="1498" w:author="User" w:date="2026-01-22T15:02:00Z"/>
                <w:rFonts w:ascii="Times New Roman" w:hAnsi="Times New Roman" w:cs="Times New Roman"/>
              </w:rPr>
            </w:pPr>
            <w:ins w:id="1499" w:author="User" w:date="2026-01-22T15:02:00Z">
              <w:r w:rsidRPr="000C54C6">
                <w:rPr>
                  <w:rFonts w:ascii="Times New Roman" w:eastAsia="SimSun" w:hAnsi="Times New Roman" w:cs="Times New Roman"/>
                  <w:lang w:eastAsia="zh-CN" w:bidi="ar"/>
                </w:rPr>
                <w:t>—</w:t>
              </w:r>
            </w:ins>
          </w:p>
        </w:tc>
        <w:tc>
          <w:tcPr>
            <w:tcW w:w="2760" w:type="dxa"/>
            <w:tcBorders>
              <w:tl2br w:val="nil"/>
              <w:tr2bl w:val="nil"/>
            </w:tcBorders>
            <w:vAlign w:val="center"/>
          </w:tcPr>
          <w:p w14:paraId="22889658" w14:textId="77777777" w:rsidR="00A118F2" w:rsidRPr="000C54C6" w:rsidRDefault="00A118F2" w:rsidP="001A18D9">
            <w:pPr>
              <w:widowControl/>
              <w:rPr>
                <w:ins w:id="1500" w:author="User" w:date="2026-01-22T15:02:00Z"/>
                <w:rFonts w:ascii="Times New Roman" w:hAnsi="Times New Roman" w:cs="Times New Roman"/>
              </w:rPr>
            </w:pPr>
            <w:ins w:id="1501" w:author="User" w:date="2026-01-22T15:02:00Z">
              <w:r w:rsidRPr="000C54C6">
                <w:rPr>
                  <w:rFonts w:ascii="Times New Roman" w:eastAsia="SimSun" w:hAnsi="Times New Roman" w:cs="Times New Roman"/>
                  <w:lang w:eastAsia="zh-CN" w:bidi="ar"/>
                </w:rPr>
                <w:t>Auto-updated when record changes.</w:t>
              </w:r>
            </w:ins>
          </w:p>
        </w:tc>
      </w:tr>
    </w:tbl>
    <w:p w14:paraId="2C2CE1D1" w14:textId="77777777" w:rsidR="00A118F2" w:rsidRPr="000C54C6" w:rsidRDefault="00A118F2" w:rsidP="00A118F2">
      <w:pPr>
        <w:pStyle w:val="ListParagraph"/>
        <w:numPr>
          <w:ilvl w:val="0"/>
          <w:numId w:val="107"/>
        </w:numPr>
        <w:tabs>
          <w:tab w:val="left" w:pos="653"/>
        </w:tabs>
        <w:spacing w:before="4"/>
        <w:rPr>
          <w:ins w:id="1502" w:author="User" w:date="2026-01-22T15:02:00Z"/>
          <w:rFonts w:ascii="Times New Roman" w:eastAsia="SimSun" w:hAnsi="Times New Roman" w:cs="Times New Roman"/>
          <w:bCs/>
          <w:color w:val="000000" w:themeColor="text1"/>
          <w:sz w:val="24"/>
          <w:szCs w:val="24"/>
          <w:rPrChange w:id="1503" w:author="User" w:date="2026-02-02T18:38:00Z">
            <w:rPr>
              <w:ins w:id="1504" w:author="User" w:date="2026-01-22T15:02:00Z"/>
              <w:rFonts w:ascii="Times New Roman" w:eastAsia="SimSun" w:hAnsi="Times New Roman" w:cs="Times New Roman"/>
              <w:b/>
              <w:bCs/>
              <w:color w:val="7B7B7B" w:themeColor="accent3" w:themeShade="BF"/>
              <w:sz w:val="24"/>
              <w:szCs w:val="24"/>
            </w:rPr>
          </w:rPrChange>
        </w:rPr>
      </w:pPr>
      <w:ins w:id="1505" w:author="User" w:date="2026-01-22T15:02:00Z">
        <w:r w:rsidRPr="000C54C6">
          <w:rPr>
            <w:rFonts w:ascii="Times New Roman" w:eastAsia="SimSun" w:hAnsi="Times New Roman" w:cs="Times New Roman"/>
            <w:bCs/>
            <w:color w:val="000000" w:themeColor="text1"/>
            <w:sz w:val="24"/>
            <w:szCs w:val="24"/>
            <w:rPrChange w:id="1506" w:author="User" w:date="2026-02-02T18:38:00Z">
              <w:rPr>
                <w:rFonts w:ascii="Times New Roman" w:eastAsia="SimSun" w:hAnsi="Times New Roman" w:cs="Times New Roman"/>
                <w:b/>
                <w:bCs/>
                <w:color w:val="7B7B7B" w:themeColor="accent3" w:themeShade="BF"/>
                <w:sz w:val="24"/>
                <w:szCs w:val="24"/>
              </w:rPr>
            </w:rPrChange>
          </w:rPr>
          <w:t>Mobile, Whatsapp, Alternate Contact to be entered</w:t>
        </w:r>
      </w:ins>
    </w:p>
    <w:p w14:paraId="50DFD67B" w14:textId="77777777" w:rsidR="00A118F2" w:rsidRPr="000C54C6" w:rsidRDefault="00A118F2" w:rsidP="00A118F2">
      <w:pPr>
        <w:pStyle w:val="ListParagraph"/>
        <w:numPr>
          <w:ilvl w:val="0"/>
          <w:numId w:val="107"/>
        </w:numPr>
        <w:tabs>
          <w:tab w:val="left" w:pos="653"/>
        </w:tabs>
        <w:spacing w:before="4"/>
        <w:rPr>
          <w:ins w:id="1507" w:author="User" w:date="2026-01-22T15:02:00Z"/>
          <w:rFonts w:ascii="Times New Roman" w:eastAsia="SimSun" w:hAnsi="Times New Roman" w:cs="Times New Roman"/>
          <w:bCs/>
          <w:color w:val="000000" w:themeColor="text1"/>
          <w:sz w:val="24"/>
          <w:szCs w:val="24"/>
          <w:rPrChange w:id="1508" w:author="User" w:date="2026-02-02T18:38:00Z">
            <w:rPr>
              <w:ins w:id="1509" w:author="User" w:date="2026-01-22T15:02:00Z"/>
              <w:rFonts w:ascii="Times New Roman" w:eastAsia="SimSun" w:hAnsi="Times New Roman" w:cs="Times New Roman"/>
              <w:b/>
              <w:bCs/>
              <w:color w:val="7B7B7B" w:themeColor="accent3" w:themeShade="BF"/>
              <w:sz w:val="24"/>
              <w:szCs w:val="24"/>
            </w:rPr>
          </w:rPrChange>
        </w:rPr>
      </w:pPr>
      <w:ins w:id="1510" w:author="User" w:date="2026-01-22T15:02:00Z">
        <w:r w:rsidRPr="000C54C6">
          <w:rPr>
            <w:rFonts w:ascii="Times New Roman" w:eastAsia="SimSun" w:hAnsi="Times New Roman" w:cs="Times New Roman"/>
            <w:bCs/>
            <w:color w:val="000000" w:themeColor="text1"/>
            <w:sz w:val="24"/>
            <w:szCs w:val="24"/>
            <w:rPrChange w:id="1511" w:author="User" w:date="2026-02-02T18:38:00Z">
              <w:rPr>
                <w:rFonts w:ascii="Times New Roman" w:eastAsia="SimSun" w:hAnsi="Times New Roman" w:cs="Times New Roman"/>
                <w:b/>
                <w:bCs/>
                <w:color w:val="7B7B7B" w:themeColor="accent3" w:themeShade="BF"/>
                <w:sz w:val="24"/>
                <w:szCs w:val="24"/>
              </w:rPr>
            </w:rPrChange>
          </w:rPr>
          <w:t>Communication channel (Whatsapp, email, call or sms )</w:t>
        </w:r>
      </w:ins>
    </w:p>
    <w:p w14:paraId="3634186E" w14:textId="77777777" w:rsidR="00A118F2" w:rsidRPr="000C54C6" w:rsidRDefault="00A118F2" w:rsidP="00A118F2">
      <w:pPr>
        <w:pStyle w:val="ListParagraph"/>
        <w:numPr>
          <w:ilvl w:val="0"/>
          <w:numId w:val="107"/>
        </w:numPr>
        <w:tabs>
          <w:tab w:val="left" w:pos="653"/>
        </w:tabs>
        <w:spacing w:before="4"/>
        <w:rPr>
          <w:ins w:id="1512" w:author="User" w:date="2026-01-22T15:02:00Z"/>
          <w:rFonts w:ascii="Times New Roman" w:eastAsia="SimSun" w:hAnsi="Times New Roman" w:cs="Times New Roman"/>
          <w:bCs/>
          <w:color w:val="000000" w:themeColor="text1"/>
          <w:sz w:val="24"/>
          <w:szCs w:val="24"/>
          <w:rPrChange w:id="1513" w:author="User" w:date="2026-02-02T18:38:00Z">
            <w:rPr>
              <w:ins w:id="1514" w:author="User" w:date="2026-01-22T15:02:00Z"/>
              <w:rFonts w:ascii="Times New Roman" w:eastAsia="SimSun" w:hAnsi="Times New Roman" w:cs="Times New Roman"/>
              <w:b/>
              <w:bCs/>
              <w:color w:val="7B7B7B" w:themeColor="accent3" w:themeShade="BF"/>
              <w:sz w:val="24"/>
              <w:szCs w:val="24"/>
            </w:rPr>
          </w:rPrChange>
        </w:rPr>
      </w:pPr>
      <w:ins w:id="1515" w:author="User" w:date="2026-01-22T15:02:00Z">
        <w:r w:rsidRPr="000C54C6">
          <w:rPr>
            <w:rFonts w:ascii="Times New Roman" w:eastAsia="SimSun" w:hAnsi="Times New Roman" w:cs="Times New Roman"/>
            <w:bCs/>
            <w:color w:val="000000" w:themeColor="text1"/>
            <w:sz w:val="24"/>
            <w:szCs w:val="24"/>
            <w:rPrChange w:id="1516" w:author="User" w:date="2026-02-02T18:38:00Z">
              <w:rPr>
                <w:rFonts w:ascii="Times New Roman" w:eastAsia="SimSun" w:hAnsi="Times New Roman" w:cs="Times New Roman"/>
                <w:b/>
                <w:bCs/>
                <w:color w:val="7B7B7B" w:themeColor="accent3" w:themeShade="BF"/>
                <w:sz w:val="24"/>
                <w:szCs w:val="24"/>
              </w:rPr>
            </w:rPrChange>
          </w:rPr>
          <w:t>Relationship level (Decision Maker, Influencer, End User, Support staff)</w:t>
        </w:r>
      </w:ins>
    </w:p>
    <w:p w14:paraId="079A1572" w14:textId="77777777" w:rsidR="00A118F2" w:rsidRPr="000C54C6" w:rsidRDefault="00A118F2" w:rsidP="00A118F2">
      <w:pPr>
        <w:pStyle w:val="ListParagraph"/>
        <w:numPr>
          <w:ilvl w:val="0"/>
          <w:numId w:val="107"/>
        </w:numPr>
        <w:tabs>
          <w:tab w:val="left" w:pos="653"/>
        </w:tabs>
        <w:spacing w:before="4"/>
        <w:rPr>
          <w:ins w:id="1517" w:author="User" w:date="2026-01-22T15:02:00Z"/>
          <w:rFonts w:ascii="Times New Roman" w:eastAsia="SimSun" w:hAnsi="Times New Roman" w:cs="Times New Roman"/>
          <w:bCs/>
          <w:color w:val="000000" w:themeColor="text1"/>
          <w:sz w:val="24"/>
          <w:szCs w:val="24"/>
          <w:rPrChange w:id="1518" w:author="User" w:date="2026-02-02T18:38:00Z">
            <w:rPr>
              <w:ins w:id="1519" w:author="User" w:date="2026-01-22T15:02:00Z"/>
              <w:rFonts w:ascii="Times New Roman" w:eastAsia="SimSun" w:hAnsi="Times New Roman" w:cs="Times New Roman"/>
              <w:b/>
              <w:bCs/>
              <w:color w:val="7B7B7B" w:themeColor="accent3" w:themeShade="BF"/>
              <w:sz w:val="24"/>
              <w:szCs w:val="24"/>
            </w:rPr>
          </w:rPrChange>
        </w:rPr>
      </w:pPr>
      <w:ins w:id="1520" w:author="User" w:date="2026-01-22T15:02:00Z">
        <w:r w:rsidRPr="000C54C6">
          <w:rPr>
            <w:rFonts w:ascii="Times New Roman" w:eastAsia="SimSun" w:hAnsi="Times New Roman" w:cs="Times New Roman"/>
            <w:bCs/>
            <w:color w:val="000000" w:themeColor="text1"/>
            <w:sz w:val="24"/>
            <w:szCs w:val="24"/>
            <w:rPrChange w:id="1521" w:author="User" w:date="2026-02-02T18:38:00Z">
              <w:rPr>
                <w:rFonts w:ascii="Times New Roman" w:eastAsia="SimSun" w:hAnsi="Times New Roman" w:cs="Times New Roman"/>
                <w:b/>
                <w:bCs/>
                <w:color w:val="7B7B7B" w:themeColor="accent3" w:themeShade="BF"/>
                <w:sz w:val="24"/>
                <w:szCs w:val="24"/>
              </w:rPr>
            </w:rPrChange>
          </w:rPr>
          <w:t xml:space="preserve">Last Interaction Date </w:t>
        </w:r>
      </w:ins>
    </w:p>
    <w:p w14:paraId="3D3575F4" w14:textId="77777777" w:rsidR="00A118F2" w:rsidRPr="000C54C6" w:rsidRDefault="00A118F2" w:rsidP="00A118F2">
      <w:pPr>
        <w:pStyle w:val="ListParagraph"/>
        <w:numPr>
          <w:ilvl w:val="0"/>
          <w:numId w:val="107"/>
        </w:numPr>
        <w:tabs>
          <w:tab w:val="left" w:pos="653"/>
        </w:tabs>
        <w:spacing w:before="4"/>
        <w:rPr>
          <w:ins w:id="1522" w:author="User" w:date="2026-01-22T15:02:00Z"/>
          <w:rFonts w:ascii="Times New Roman" w:eastAsia="SimSun" w:hAnsi="Times New Roman" w:cs="Times New Roman"/>
          <w:bCs/>
          <w:color w:val="000000" w:themeColor="text1"/>
          <w:sz w:val="24"/>
          <w:szCs w:val="24"/>
          <w:rPrChange w:id="1523" w:author="User" w:date="2026-02-02T18:38:00Z">
            <w:rPr>
              <w:ins w:id="1524" w:author="User" w:date="2026-01-22T15:02:00Z"/>
              <w:rFonts w:ascii="Times New Roman" w:eastAsia="SimSun" w:hAnsi="Times New Roman" w:cs="Times New Roman"/>
              <w:b/>
              <w:bCs/>
              <w:color w:val="7B7B7B" w:themeColor="accent3" w:themeShade="BF"/>
              <w:sz w:val="24"/>
              <w:szCs w:val="24"/>
            </w:rPr>
          </w:rPrChange>
        </w:rPr>
      </w:pPr>
      <w:ins w:id="1525" w:author="User" w:date="2026-01-22T15:02:00Z">
        <w:r w:rsidRPr="000C54C6">
          <w:rPr>
            <w:rFonts w:ascii="Times New Roman" w:eastAsia="SimSun" w:hAnsi="Times New Roman" w:cs="Times New Roman"/>
            <w:bCs/>
            <w:color w:val="000000" w:themeColor="text1"/>
            <w:sz w:val="24"/>
            <w:szCs w:val="24"/>
            <w:rPrChange w:id="1526" w:author="User" w:date="2026-02-02T18:38:00Z">
              <w:rPr>
                <w:rFonts w:ascii="Times New Roman" w:eastAsia="SimSun" w:hAnsi="Times New Roman" w:cs="Times New Roman"/>
                <w:b/>
                <w:bCs/>
                <w:color w:val="7B7B7B" w:themeColor="accent3" w:themeShade="BF"/>
                <w:sz w:val="24"/>
                <w:szCs w:val="24"/>
              </w:rPr>
            </w:rPrChange>
          </w:rPr>
          <w:t xml:space="preserve">Contact Preference </w:t>
        </w:r>
        <w:commentRangeStart w:id="1527"/>
        <w:r w:rsidRPr="000C54C6">
          <w:rPr>
            <w:rFonts w:ascii="Times New Roman" w:eastAsia="SimSun" w:hAnsi="Times New Roman" w:cs="Times New Roman"/>
            <w:bCs/>
            <w:color w:val="000000" w:themeColor="text1"/>
            <w:sz w:val="24"/>
            <w:szCs w:val="24"/>
            <w:rPrChange w:id="1528" w:author="User" w:date="2026-02-02T18:38:00Z">
              <w:rPr>
                <w:rFonts w:ascii="Times New Roman" w:eastAsia="SimSun" w:hAnsi="Times New Roman" w:cs="Times New Roman"/>
                <w:b/>
                <w:bCs/>
                <w:color w:val="7B7B7B" w:themeColor="accent3" w:themeShade="BF"/>
                <w:sz w:val="24"/>
                <w:szCs w:val="24"/>
              </w:rPr>
            </w:rPrChange>
          </w:rPr>
          <w:t>Language</w:t>
        </w:r>
        <w:commentRangeEnd w:id="1527"/>
        <w:r w:rsidRPr="000C54C6">
          <w:rPr>
            <w:rStyle w:val="CommentReference"/>
            <w:rFonts w:ascii="Times New Roman" w:eastAsia="SimSun" w:hAnsi="Times New Roman" w:cs="Times New Roman"/>
            <w:bCs/>
            <w:color w:val="000000" w:themeColor="text1"/>
            <w:sz w:val="24"/>
            <w:szCs w:val="24"/>
            <w:rPrChange w:id="1529" w:author="User" w:date="2026-02-02T18:38:00Z">
              <w:rPr>
                <w:rStyle w:val="CommentReference"/>
                <w:rFonts w:ascii="Times New Roman" w:eastAsia="SimSun" w:hAnsi="Times New Roman" w:cs="Times New Roman"/>
                <w:b/>
                <w:bCs/>
                <w:color w:val="7B7B7B" w:themeColor="accent3" w:themeShade="BF"/>
                <w:sz w:val="24"/>
                <w:szCs w:val="24"/>
              </w:rPr>
            </w:rPrChange>
          </w:rPr>
          <w:commentReference w:id="1527"/>
        </w:r>
        <w:r w:rsidRPr="000C54C6">
          <w:rPr>
            <w:rFonts w:ascii="Times New Roman" w:eastAsia="SimSun" w:hAnsi="Times New Roman" w:cs="Times New Roman"/>
            <w:bCs/>
            <w:color w:val="000000" w:themeColor="text1"/>
            <w:sz w:val="24"/>
            <w:szCs w:val="24"/>
            <w:rPrChange w:id="1530" w:author="User" w:date="2026-02-02T18:38:00Z">
              <w:rPr>
                <w:rFonts w:ascii="Times New Roman" w:eastAsia="SimSun" w:hAnsi="Times New Roman" w:cs="Times New Roman"/>
                <w:b/>
                <w:bCs/>
                <w:color w:val="7B7B7B" w:themeColor="accent3" w:themeShade="BF"/>
                <w:sz w:val="24"/>
                <w:szCs w:val="24"/>
              </w:rPr>
            </w:rPrChange>
          </w:rPr>
          <w:t xml:space="preserve"> </w:t>
        </w:r>
      </w:ins>
    </w:p>
    <w:p w14:paraId="46FAECAE" w14:textId="77777777" w:rsidR="00A118F2" w:rsidRPr="000C54C6" w:rsidRDefault="00A118F2" w:rsidP="00A118F2">
      <w:pPr>
        <w:pStyle w:val="ListParagraph"/>
        <w:numPr>
          <w:ilvl w:val="0"/>
          <w:numId w:val="107"/>
        </w:numPr>
        <w:tabs>
          <w:tab w:val="left" w:pos="653"/>
        </w:tabs>
        <w:spacing w:before="4"/>
        <w:rPr>
          <w:ins w:id="1531" w:author="User" w:date="2026-01-22T15:02:00Z"/>
          <w:rFonts w:ascii="Times New Roman" w:eastAsia="SimSun" w:hAnsi="Times New Roman" w:cs="Times New Roman"/>
          <w:bCs/>
          <w:color w:val="000000" w:themeColor="text1"/>
          <w:sz w:val="24"/>
          <w:szCs w:val="24"/>
          <w:rPrChange w:id="1532" w:author="User" w:date="2026-02-02T18:38:00Z">
            <w:rPr>
              <w:ins w:id="1533" w:author="User" w:date="2026-01-22T15:02:00Z"/>
              <w:rFonts w:ascii="Times New Roman" w:eastAsia="SimSun" w:hAnsi="Times New Roman" w:cs="Times New Roman"/>
              <w:b/>
              <w:bCs/>
              <w:color w:val="7B7B7B" w:themeColor="accent3" w:themeShade="BF"/>
              <w:sz w:val="24"/>
              <w:szCs w:val="24"/>
            </w:rPr>
          </w:rPrChange>
        </w:rPr>
      </w:pPr>
      <w:ins w:id="1534" w:author="User" w:date="2026-01-22T15:02:00Z">
        <w:r w:rsidRPr="000C54C6">
          <w:rPr>
            <w:rFonts w:ascii="Times New Roman" w:eastAsia="SimSun" w:hAnsi="Times New Roman" w:cs="Times New Roman"/>
            <w:bCs/>
            <w:color w:val="000000" w:themeColor="text1"/>
            <w:sz w:val="24"/>
            <w:szCs w:val="24"/>
            <w:rPrChange w:id="1535" w:author="User" w:date="2026-02-02T18:38:00Z">
              <w:rPr>
                <w:rFonts w:ascii="Times New Roman" w:eastAsia="SimSun" w:hAnsi="Times New Roman" w:cs="Times New Roman"/>
                <w:b/>
                <w:bCs/>
                <w:color w:val="7B7B7B" w:themeColor="accent3" w:themeShade="BF"/>
                <w:sz w:val="24"/>
                <w:szCs w:val="24"/>
              </w:rPr>
            </w:rPrChange>
          </w:rPr>
          <w:t>Department &amp; Designation</w:t>
        </w:r>
      </w:ins>
    </w:p>
    <w:p w14:paraId="23569D4A" w14:textId="77777777" w:rsidR="00A118F2" w:rsidRPr="000C54C6" w:rsidRDefault="00A118F2" w:rsidP="00A118F2">
      <w:pPr>
        <w:pStyle w:val="ListParagraph"/>
        <w:numPr>
          <w:ilvl w:val="0"/>
          <w:numId w:val="107"/>
        </w:numPr>
        <w:tabs>
          <w:tab w:val="left" w:pos="653"/>
        </w:tabs>
        <w:spacing w:before="4"/>
        <w:rPr>
          <w:ins w:id="1536" w:author="User" w:date="2026-01-22T15:02:00Z"/>
          <w:rFonts w:ascii="Times New Roman" w:eastAsia="SimSun" w:hAnsi="Times New Roman" w:cs="Times New Roman"/>
          <w:bCs/>
          <w:color w:val="000000" w:themeColor="text1"/>
          <w:sz w:val="24"/>
          <w:szCs w:val="24"/>
          <w:rPrChange w:id="1537" w:author="User" w:date="2026-02-02T18:38:00Z">
            <w:rPr>
              <w:ins w:id="1538" w:author="User" w:date="2026-01-22T15:02:00Z"/>
              <w:rFonts w:ascii="Times New Roman" w:eastAsia="SimSun" w:hAnsi="Times New Roman" w:cs="Times New Roman"/>
              <w:b/>
              <w:bCs/>
              <w:color w:val="7B7B7B" w:themeColor="accent3" w:themeShade="BF"/>
              <w:sz w:val="24"/>
              <w:szCs w:val="24"/>
            </w:rPr>
          </w:rPrChange>
        </w:rPr>
      </w:pPr>
      <w:ins w:id="1539" w:author="User" w:date="2026-01-22T15:02:00Z">
        <w:r w:rsidRPr="000C54C6">
          <w:rPr>
            <w:rFonts w:ascii="Times New Roman" w:eastAsia="SimSun" w:hAnsi="Times New Roman" w:cs="Times New Roman"/>
            <w:bCs/>
            <w:color w:val="000000" w:themeColor="text1"/>
            <w:sz w:val="24"/>
            <w:szCs w:val="24"/>
            <w:rPrChange w:id="1540" w:author="User" w:date="2026-02-02T18:38:00Z">
              <w:rPr>
                <w:rFonts w:ascii="Times New Roman" w:eastAsia="SimSun" w:hAnsi="Times New Roman" w:cs="Times New Roman"/>
                <w:b/>
                <w:bCs/>
                <w:color w:val="7B7B7B" w:themeColor="accent3" w:themeShade="BF"/>
                <w:sz w:val="24"/>
                <w:szCs w:val="24"/>
              </w:rPr>
            </w:rPrChange>
          </w:rPr>
          <w:t xml:space="preserve">Contact Person for delivery </w:t>
        </w:r>
      </w:ins>
    </w:p>
    <w:p w14:paraId="4CDCDDB3" w14:textId="075E240F" w:rsidR="00A118F2" w:rsidRPr="000C54C6" w:rsidRDefault="00A118F2" w:rsidP="00A118F2">
      <w:pPr>
        <w:tabs>
          <w:tab w:val="left" w:pos="653"/>
        </w:tabs>
        <w:spacing w:before="4"/>
        <w:rPr>
          <w:ins w:id="1541" w:author="User" w:date="2026-01-22T15:02:00Z"/>
          <w:rFonts w:ascii="Times New Roman" w:eastAsia="SimSun" w:hAnsi="Times New Roman" w:cs="Times New Roman"/>
          <w:b/>
          <w:bCs/>
          <w:color w:val="000000" w:themeColor="text1"/>
          <w:sz w:val="24"/>
          <w:szCs w:val="24"/>
          <w:rPrChange w:id="1542" w:author="User" w:date="2026-02-02T18:38:00Z">
            <w:rPr>
              <w:ins w:id="1543" w:author="User" w:date="2026-01-22T15:02:00Z"/>
              <w:rFonts w:ascii="Times New Roman" w:eastAsia="SimSun" w:hAnsi="Times New Roman" w:cs="Times New Roman"/>
              <w:b/>
              <w:bCs/>
              <w:color w:val="EE0000"/>
              <w:sz w:val="24"/>
              <w:szCs w:val="24"/>
            </w:rPr>
          </w:rPrChange>
        </w:rPr>
      </w:pPr>
      <w:ins w:id="1544" w:author="User" w:date="2026-01-22T15:02:00Z">
        <w:r w:rsidRPr="000C54C6">
          <w:rPr>
            <w:rFonts w:ascii="Times New Roman" w:eastAsia="SimSun" w:hAnsi="Times New Roman" w:cs="Times New Roman"/>
            <w:b/>
            <w:bCs/>
            <w:color w:val="000000" w:themeColor="text1"/>
            <w:sz w:val="24"/>
            <w:szCs w:val="24"/>
            <w:rPrChange w:id="1545" w:author="User" w:date="2026-02-02T18:38:00Z">
              <w:rPr>
                <w:rFonts w:ascii="Times New Roman" w:eastAsia="SimSun" w:hAnsi="Times New Roman" w:cs="Times New Roman"/>
                <w:b/>
                <w:bCs/>
                <w:color w:val="7B7B7B" w:themeColor="accent3" w:themeShade="BF"/>
                <w:sz w:val="24"/>
                <w:szCs w:val="24"/>
              </w:rPr>
            </w:rPrChange>
          </w:rPr>
          <w:t xml:space="preserve">Note: </w:t>
        </w:r>
        <w:r w:rsidR="001C62BF" w:rsidRPr="00456764">
          <w:rPr>
            <w:rFonts w:ascii="Times New Roman" w:hAnsi="Times New Roman" w:cs="Times New Roman"/>
            <w:color w:val="000000" w:themeColor="text1"/>
          </w:rPr>
          <w:t>All the fields will be created</w:t>
        </w:r>
      </w:ins>
      <w:ins w:id="1546" w:author="User" w:date="2026-02-06T13:22:00Z">
        <w:r w:rsidR="001C62BF">
          <w:rPr>
            <w:rFonts w:ascii="Times New Roman" w:hAnsi="Times New Roman" w:cs="Times New Roman"/>
            <w:color w:val="000000" w:themeColor="text1"/>
          </w:rPr>
          <w:t xml:space="preserve">, </w:t>
        </w:r>
      </w:ins>
      <w:ins w:id="1547" w:author="User" w:date="2026-01-22T15:02:00Z">
        <w:r w:rsidRPr="000C54C6">
          <w:rPr>
            <w:rFonts w:ascii="Times New Roman" w:hAnsi="Times New Roman" w:cs="Times New Roman"/>
            <w:color w:val="000000" w:themeColor="text1"/>
            <w:rPrChange w:id="1548" w:author="User" w:date="2026-02-02T18:38:00Z">
              <w:rPr>
                <w:color w:val="7B7B7B" w:themeColor="accent3" w:themeShade="BF"/>
              </w:rPr>
            </w:rPrChange>
          </w:rPr>
          <w:t xml:space="preserve">user need </w:t>
        </w:r>
      </w:ins>
      <w:ins w:id="1549" w:author="User" w:date="2026-01-23T08:26:00Z">
        <w:r w:rsidR="000D1268" w:rsidRPr="000C54C6">
          <w:rPr>
            <w:rFonts w:ascii="Times New Roman" w:hAnsi="Times New Roman" w:cs="Times New Roman"/>
            <w:color w:val="000000" w:themeColor="text1"/>
            <w:rPrChange w:id="1550" w:author="User" w:date="2026-02-02T18:38:00Z">
              <w:rPr>
                <w:color w:val="000000" w:themeColor="text1"/>
              </w:rPr>
            </w:rPrChange>
          </w:rPr>
          <w:t xml:space="preserve">to </w:t>
        </w:r>
      </w:ins>
      <w:ins w:id="1551" w:author="User" w:date="2026-01-22T15:02:00Z">
        <w:r w:rsidRPr="000C54C6">
          <w:rPr>
            <w:rFonts w:ascii="Times New Roman" w:hAnsi="Times New Roman" w:cs="Times New Roman"/>
            <w:color w:val="000000" w:themeColor="text1"/>
            <w:rPrChange w:id="1552" w:author="User" w:date="2026-02-02T18:38:00Z">
              <w:rPr>
                <w:color w:val="7B7B7B" w:themeColor="accent3" w:themeShade="BF"/>
              </w:rPr>
            </w:rPrChange>
          </w:rPr>
          <w:t>update all the fields manually</w:t>
        </w:r>
      </w:ins>
    </w:p>
    <w:p w14:paraId="5031F03F" w14:textId="77777777" w:rsidR="00A118F2" w:rsidRPr="000C54C6" w:rsidRDefault="00A118F2" w:rsidP="00A118F2">
      <w:pPr>
        <w:pStyle w:val="NormalWeb"/>
        <w:numPr>
          <w:ilvl w:val="0"/>
          <w:numId w:val="89"/>
        </w:numPr>
        <w:ind w:left="359" w:hanging="359"/>
        <w:rPr>
          <w:ins w:id="1553" w:author="User" w:date="2026-01-22T15:02:00Z"/>
        </w:rPr>
      </w:pPr>
      <w:ins w:id="1554" w:author="User" w:date="2026-01-22T15:02:00Z">
        <w:r w:rsidRPr="000C54C6">
          <w:rPr>
            <w:b/>
            <w:bCs/>
            <w:color w:val="44546A" w:themeColor="text2"/>
          </w:rPr>
          <w:t>Functional flow</w:t>
        </w:r>
      </w:ins>
    </w:p>
    <w:p w14:paraId="26DA8106" w14:textId="77777777" w:rsidR="00A118F2" w:rsidRPr="000C54C6" w:rsidRDefault="00A118F2" w:rsidP="00A118F2">
      <w:pPr>
        <w:pStyle w:val="NormalWeb"/>
        <w:numPr>
          <w:ilvl w:val="0"/>
          <w:numId w:val="90"/>
        </w:numPr>
        <w:jc w:val="both"/>
        <w:rPr>
          <w:ins w:id="1555" w:author="User" w:date="2026-01-22T15:02:00Z"/>
          <w:sz w:val="22"/>
          <w:szCs w:val="22"/>
        </w:rPr>
      </w:pPr>
      <w:ins w:id="1556" w:author="User" w:date="2026-01-22T15:02:00Z">
        <w:r w:rsidRPr="000C54C6">
          <w:rPr>
            <w:rStyle w:val="Strong"/>
            <w:sz w:val="22"/>
            <w:szCs w:val="22"/>
          </w:rPr>
          <w:t>Contact</w:t>
        </w:r>
        <w:r w:rsidRPr="000C54C6">
          <w:rPr>
            <w:sz w:val="22"/>
            <w:szCs w:val="22"/>
          </w:rPr>
          <w:t xml:space="preserve"> is automatically created when a </w:t>
        </w:r>
        <w:r w:rsidRPr="000C54C6">
          <w:rPr>
            <w:rStyle w:val="Strong"/>
            <w:sz w:val="22"/>
            <w:szCs w:val="22"/>
          </w:rPr>
          <w:t>Lead is converted</w:t>
        </w:r>
      </w:ins>
    </w:p>
    <w:p w14:paraId="27947861" w14:textId="77777777" w:rsidR="00A118F2" w:rsidRPr="000C54C6" w:rsidRDefault="00A118F2" w:rsidP="00A118F2">
      <w:pPr>
        <w:pStyle w:val="NormalWeb"/>
        <w:numPr>
          <w:ilvl w:val="0"/>
          <w:numId w:val="90"/>
        </w:numPr>
        <w:jc w:val="both"/>
        <w:rPr>
          <w:ins w:id="1557" w:author="User" w:date="2026-01-22T15:02:00Z"/>
          <w:sz w:val="22"/>
          <w:szCs w:val="22"/>
        </w:rPr>
      </w:pPr>
      <w:ins w:id="1558" w:author="User" w:date="2026-01-22T15:02:00Z">
        <w:r w:rsidRPr="000C54C6">
          <w:rPr>
            <w:sz w:val="22"/>
            <w:szCs w:val="22"/>
          </w:rPr>
          <w:t xml:space="preserve">Users can </w:t>
        </w:r>
        <w:r w:rsidRPr="000C54C6">
          <w:rPr>
            <w:rStyle w:val="Strong"/>
            <w:sz w:val="22"/>
            <w:szCs w:val="22"/>
          </w:rPr>
          <w:t>manually add new Contacts</w:t>
        </w:r>
        <w:r w:rsidRPr="000C54C6">
          <w:rPr>
            <w:sz w:val="22"/>
            <w:szCs w:val="22"/>
          </w:rPr>
          <w:t xml:space="preserve"> under an existing Account if needed.</w:t>
        </w:r>
      </w:ins>
    </w:p>
    <w:p w14:paraId="05DAF9BC" w14:textId="77777777" w:rsidR="00A118F2" w:rsidRPr="000C54C6" w:rsidRDefault="00A118F2" w:rsidP="00A118F2">
      <w:pPr>
        <w:pStyle w:val="NormalWeb"/>
        <w:numPr>
          <w:ilvl w:val="0"/>
          <w:numId w:val="90"/>
        </w:numPr>
        <w:jc w:val="both"/>
        <w:rPr>
          <w:ins w:id="1559" w:author="User" w:date="2026-01-22T15:02:00Z"/>
          <w:sz w:val="22"/>
          <w:szCs w:val="22"/>
        </w:rPr>
      </w:pPr>
      <w:ins w:id="1560" w:author="User" w:date="2026-01-22T15:02:00Z">
        <w:r w:rsidRPr="000C54C6">
          <w:rPr>
            <w:sz w:val="22"/>
            <w:szCs w:val="22"/>
          </w:rPr>
          <w:t xml:space="preserve">The system performs </w:t>
        </w:r>
        <w:r w:rsidRPr="000C54C6">
          <w:rPr>
            <w:rStyle w:val="Strong"/>
            <w:sz w:val="22"/>
            <w:szCs w:val="22"/>
          </w:rPr>
          <w:t>duplication checks</w:t>
        </w:r>
        <w:r w:rsidRPr="000C54C6">
          <w:rPr>
            <w:sz w:val="22"/>
            <w:szCs w:val="22"/>
          </w:rPr>
          <w:t xml:space="preserve"> based on </w:t>
        </w:r>
        <w:r w:rsidRPr="000C54C6">
          <w:rPr>
            <w:rStyle w:val="Strong"/>
            <w:sz w:val="22"/>
            <w:szCs w:val="22"/>
          </w:rPr>
          <w:t xml:space="preserve">Phone Number and Email ID </w:t>
        </w:r>
        <w:r w:rsidRPr="000C54C6">
          <w:rPr>
            <w:sz w:val="22"/>
            <w:szCs w:val="22"/>
          </w:rPr>
          <w:t>.</w:t>
        </w:r>
      </w:ins>
    </w:p>
    <w:p w14:paraId="3CAB4244" w14:textId="77777777" w:rsidR="00A118F2" w:rsidRPr="000C54C6" w:rsidRDefault="00A118F2" w:rsidP="00A118F2">
      <w:pPr>
        <w:pStyle w:val="NormalWeb"/>
        <w:numPr>
          <w:ilvl w:val="0"/>
          <w:numId w:val="90"/>
        </w:numPr>
        <w:jc w:val="both"/>
        <w:rPr>
          <w:ins w:id="1561" w:author="User" w:date="2026-01-22T15:02:00Z"/>
          <w:sz w:val="22"/>
          <w:szCs w:val="22"/>
        </w:rPr>
      </w:pPr>
      <w:ins w:id="1562" w:author="User" w:date="2026-01-22T15:02:00Z">
        <w:r w:rsidRPr="000C54C6">
          <w:t>If an existing record with the same Phone or Email exists, the system will not be block the creation, only popup will be shown for duplicates</w:t>
        </w:r>
      </w:ins>
    </w:p>
    <w:p w14:paraId="111A018C" w14:textId="77777777" w:rsidR="00A118F2" w:rsidRPr="000C54C6" w:rsidRDefault="00A118F2" w:rsidP="00A118F2">
      <w:pPr>
        <w:pStyle w:val="NormalWeb"/>
        <w:numPr>
          <w:ilvl w:val="0"/>
          <w:numId w:val="90"/>
        </w:numPr>
        <w:jc w:val="both"/>
        <w:rPr>
          <w:ins w:id="1563" w:author="User" w:date="2026-01-22T15:02:00Z"/>
        </w:rPr>
      </w:pPr>
      <w:ins w:id="1564" w:author="User" w:date="2026-01-22T15:02:00Z">
        <w:r w:rsidRPr="000C54C6">
          <w:rPr>
            <w:rStyle w:val="Strong"/>
            <w:sz w:val="22"/>
            <w:szCs w:val="22"/>
          </w:rPr>
          <w:t>Standard Salesforce UI</w:t>
        </w:r>
        <w:r w:rsidRPr="000C54C6">
          <w:rPr>
            <w:sz w:val="22"/>
            <w:szCs w:val="22"/>
          </w:rPr>
          <w:t xml:space="preserve"> will be used for Contact creation and viewing — no custom components or new layouts will be created.</w:t>
        </w:r>
      </w:ins>
    </w:p>
    <w:p w14:paraId="2DBA1F58" w14:textId="77777777" w:rsidR="00A118F2" w:rsidRPr="000C54C6" w:rsidRDefault="00A118F2" w:rsidP="00A118F2">
      <w:pPr>
        <w:pStyle w:val="Heading3"/>
        <w:widowControl/>
        <w:numPr>
          <w:ilvl w:val="0"/>
          <w:numId w:val="89"/>
        </w:numPr>
        <w:ind w:left="359"/>
        <w:rPr>
          <w:ins w:id="1565" w:author="User" w:date="2026-01-22T15:02:00Z"/>
          <w:rFonts w:ascii="Times New Roman" w:hAnsi="Times New Roman" w:cs="Times New Roman"/>
          <w:color w:val="44546A" w:themeColor="text2"/>
        </w:rPr>
      </w:pPr>
      <w:ins w:id="1566" w:author="User" w:date="2026-01-22T15:02:00Z">
        <w:r w:rsidRPr="000C54C6">
          <w:rPr>
            <w:rStyle w:val="Strong"/>
            <w:rFonts w:ascii="Times New Roman" w:hAnsi="Times New Roman" w:cs="Times New Roman"/>
            <w:color w:val="44546A" w:themeColor="text2"/>
          </w:rPr>
          <w:t xml:space="preserve"> Automation</w:t>
        </w:r>
      </w:ins>
    </w:p>
    <w:p w14:paraId="58513162" w14:textId="77777777" w:rsidR="00A118F2" w:rsidRPr="000C54C6" w:rsidRDefault="00A118F2" w:rsidP="00A118F2">
      <w:pPr>
        <w:pStyle w:val="Heading3"/>
        <w:widowControl/>
        <w:numPr>
          <w:ilvl w:val="0"/>
          <w:numId w:val="91"/>
        </w:numPr>
        <w:jc w:val="both"/>
        <w:rPr>
          <w:ins w:id="1567" w:author="User" w:date="2026-01-22T15:02:00Z"/>
          <w:rFonts w:ascii="Times New Roman" w:hAnsi="Times New Roman" w:cs="Times New Roman"/>
        </w:rPr>
      </w:pPr>
      <w:ins w:id="1568" w:author="User" w:date="2026-01-22T15:02:00Z">
        <w:r w:rsidRPr="000C54C6">
          <w:rPr>
            <w:rStyle w:val="Strong"/>
            <w:rFonts w:ascii="Times New Roman" w:hAnsi="Times New Roman" w:cs="Times New Roman"/>
            <w:sz w:val="22"/>
            <w:szCs w:val="22"/>
          </w:rPr>
          <w:t>Auto Contact Creation:</w:t>
        </w:r>
        <w:r w:rsidRPr="000C54C6">
          <w:rPr>
            <w:rFonts w:ascii="Times New Roman" w:hAnsi="Times New Roman" w:cs="Times New Roman"/>
            <w:b w:val="0"/>
            <w:bCs w:val="0"/>
            <w:sz w:val="22"/>
            <w:szCs w:val="22"/>
          </w:rPr>
          <w:t xml:space="preserve"> When a Lead is converted, a Contact is automatically created and linked to the Account.</w:t>
        </w:r>
      </w:ins>
    </w:p>
    <w:p w14:paraId="3DE06234" w14:textId="77777777" w:rsidR="00A118F2" w:rsidRPr="000C54C6" w:rsidRDefault="00A118F2" w:rsidP="00A118F2">
      <w:pPr>
        <w:pStyle w:val="Heading3"/>
        <w:widowControl/>
        <w:numPr>
          <w:ilvl w:val="0"/>
          <w:numId w:val="91"/>
        </w:numPr>
        <w:jc w:val="both"/>
        <w:rPr>
          <w:ins w:id="1569" w:author="User" w:date="2026-01-22T15:02:00Z"/>
          <w:rFonts w:ascii="Times New Roman" w:hAnsi="Times New Roman" w:cs="Times New Roman"/>
        </w:rPr>
      </w:pPr>
      <w:ins w:id="1570" w:author="User" w:date="2026-01-22T15:02:00Z">
        <w:r w:rsidRPr="000C54C6">
          <w:rPr>
            <w:rStyle w:val="Strong"/>
            <w:rFonts w:ascii="Times New Roman" w:hAnsi="Times New Roman" w:cs="Times New Roman"/>
            <w:sz w:val="22"/>
            <w:szCs w:val="22"/>
          </w:rPr>
          <w:lastRenderedPageBreak/>
          <w:t>Duplication Check:</w:t>
        </w:r>
        <w:r w:rsidRPr="000C54C6">
          <w:rPr>
            <w:rFonts w:ascii="Times New Roman" w:hAnsi="Times New Roman" w:cs="Times New Roman"/>
            <w:sz w:val="22"/>
            <w:szCs w:val="22"/>
          </w:rPr>
          <w:t xml:space="preserve"> </w:t>
        </w:r>
        <w:r w:rsidRPr="000C54C6">
          <w:rPr>
            <w:rFonts w:ascii="Times New Roman" w:hAnsi="Times New Roman" w:cs="Times New Roman"/>
            <w:b w:val="0"/>
            <w:bCs w:val="0"/>
            <w:sz w:val="22"/>
            <w:szCs w:val="22"/>
          </w:rPr>
          <w:t>The system automatically verifies if another Contact exists with the same Phone or Email.</w:t>
        </w:r>
      </w:ins>
    </w:p>
    <w:p w14:paraId="64244A6B" w14:textId="77777777" w:rsidR="00A118F2" w:rsidRPr="000C54C6" w:rsidRDefault="00A118F2" w:rsidP="00A118F2">
      <w:pPr>
        <w:widowControl/>
        <w:rPr>
          <w:ins w:id="1571" w:author="User" w:date="2026-01-22T15:02:00Z"/>
          <w:rFonts w:ascii="Times New Roman" w:hAnsi="Times New Roman" w:cs="Times New Roman"/>
        </w:rPr>
      </w:pPr>
    </w:p>
    <w:p w14:paraId="5F47C96E" w14:textId="77777777" w:rsidR="00A118F2" w:rsidRPr="000C54C6" w:rsidRDefault="00A118F2" w:rsidP="00A118F2">
      <w:pPr>
        <w:pStyle w:val="Heading3"/>
        <w:widowControl/>
        <w:numPr>
          <w:ilvl w:val="0"/>
          <w:numId w:val="89"/>
        </w:numPr>
        <w:ind w:left="359"/>
        <w:rPr>
          <w:ins w:id="1572" w:author="User" w:date="2026-01-22T15:02:00Z"/>
          <w:rFonts w:ascii="Times New Roman" w:hAnsi="Times New Roman" w:cs="Times New Roman"/>
          <w:color w:val="44546A" w:themeColor="text2"/>
        </w:rPr>
      </w:pPr>
      <w:ins w:id="1573" w:author="User" w:date="2026-01-22T15:02:00Z">
        <w:r w:rsidRPr="000C54C6">
          <w:rPr>
            <w:rStyle w:val="Strong"/>
            <w:rFonts w:ascii="Times New Roman" w:hAnsi="Times New Roman" w:cs="Times New Roman"/>
            <w:color w:val="44546A" w:themeColor="text2"/>
          </w:rPr>
          <w:t>Validations</w:t>
        </w:r>
      </w:ins>
    </w:p>
    <w:p w14:paraId="600763A4" w14:textId="77777777" w:rsidR="00A118F2" w:rsidRPr="000C54C6" w:rsidRDefault="00A118F2" w:rsidP="00A118F2">
      <w:pPr>
        <w:pStyle w:val="NormalWeb"/>
        <w:numPr>
          <w:ilvl w:val="0"/>
          <w:numId w:val="92"/>
        </w:numPr>
        <w:rPr>
          <w:ins w:id="1574" w:author="User" w:date="2026-01-22T15:02:00Z"/>
          <w:sz w:val="22"/>
          <w:szCs w:val="22"/>
        </w:rPr>
      </w:pPr>
      <w:ins w:id="1575" w:author="User" w:date="2026-01-22T15:02:00Z">
        <w:r w:rsidRPr="000C54C6">
          <w:rPr>
            <w:rStyle w:val="Strong"/>
            <w:sz w:val="22"/>
            <w:szCs w:val="22"/>
          </w:rPr>
          <w:t>Mandatory Fields:</w:t>
        </w:r>
        <w:r w:rsidRPr="000C54C6">
          <w:rPr>
            <w:sz w:val="22"/>
            <w:szCs w:val="22"/>
          </w:rPr>
          <w:t xml:space="preserve"> Contact Name, Phone Number, Email ID, and Account Name.</w:t>
        </w:r>
      </w:ins>
    </w:p>
    <w:p w14:paraId="16866CE3" w14:textId="77777777" w:rsidR="00A118F2" w:rsidRPr="000C54C6" w:rsidRDefault="00A118F2" w:rsidP="00A118F2">
      <w:pPr>
        <w:pStyle w:val="NormalWeb"/>
        <w:numPr>
          <w:ilvl w:val="0"/>
          <w:numId w:val="92"/>
        </w:numPr>
        <w:rPr>
          <w:ins w:id="1576" w:author="User" w:date="2026-01-22T15:02:00Z"/>
          <w:sz w:val="22"/>
          <w:szCs w:val="22"/>
        </w:rPr>
      </w:pPr>
      <w:ins w:id="1577" w:author="User" w:date="2026-01-22T15:02:00Z">
        <w:r w:rsidRPr="000C54C6">
          <w:rPr>
            <w:rStyle w:val="Strong"/>
            <w:sz w:val="22"/>
            <w:szCs w:val="22"/>
          </w:rPr>
          <w:t>Email Format Validation:</w:t>
        </w:r>
        <w:r w:rsidRPr="000C54C6">
          <w:rPr>
            <w:sz w:val="22"/>
            <w:szCs w:val="22"/>
          </w:rPr>
          <w:t xml:space="preserve"> Valid email structure required for saving.</w:t>
        </w:r>
      </w:ins>
    </w:p>
    <w:p w14:paraId="3E0BFFEE" w14:textId="77777777" w:rsidR="00A118F2" w:rsidRPr="0082548A" w:rsidRDefault="00A118F2">
      <w:pPr>
        <w:pStyle w:val="NormalWeb"/>
        <w:numPr>
          <w:ilvl w:val="0"/>
          <w:numId w:val="92"/>
        </w:numPr>
        <w:rPr>
          <w:ins w:id="1578" w:author="User" w:date="2026-01-22T15:02:00Z"/>
        </w:rPr>
        <w:pPrChange w:id="1579" w:author="User" w:date="2026-01-23T22:58:00Z">
          <w:pPr>
            <w:widowControl/>
          </w:pPr>
        </w:pPrChange>
      </w:pPr>
      <w:ins w:id="1580" w:author="User" w:date="2026-01-22T15:02:00Z">
        <w:r w:rsidRPr="000C54C6">
          <w:rPr>
            <w:rStyle w:val="Strong"/>
            <w:sz w:val="22"/>
            <w:szCs w:val="22"/>
            <w:rPrChange w:id="1581" w:author="User" w:date="2026-02-02T18:38:00Z">
              <w:rPr>
                <w:rStyle w:val="Strong"/>
              </w:rPr>
            </w:rPrChange>
          </w:rPr>
          <w:t>Phone Number Validation:</w:t>
        </w:r>
        <w:r w:rsidRPr="000C54C6">
          <w:rPr>
            <w:sz w:val="22"/>
            <w:szCs w:val="22"/>
            <w:rPrChange w:id="1582" w:author="User" w:date="2026-02-02T18:38:00Z">
              <w:rPr/>
            </w:rPrChange>
          </w:rPr>
          <w:t xml:space="preserve"> Must be a valid numeric input.</w:t>
        </w:r>
      </w:ins>
    </w:p>
    <w:p w14:paraId="6D662187" w14:textId="77777777" w:rsidR="00A118F2" w:rsidRPr="000C54C6" w:rsidRDefault="00A118F2" w:rsidP="00A118F2">
      <w:pPr>
        <w:pStyle w:val="Heading3"/>
        <w:widowControl/>
        <w:numPr>
          <w:ilvl w:val="0"/>
          <w:numId w:val="89"/>
        </w:numPr>
        <w:ind w:left="359"/>
        <w:rPr>
          <w:ins w:id="1583" w:author="User" w:date="2026-01-22T15:02:00Z"/>
          <w:rFonts w:ascii="Times New Roman" w:hAnsi="Times New Roman" w:cs="Times New Roman"/>
          <w:color w:val="44546A" w:themeColor="text2"/>
        </w:rPr>
      </w:pPr>
      <w:ins w:id="1584" w:author="User" w:date="2026-01-22T15:02:00Z">
        <w:r w:rsidRPr="000C54C6">
          <w:rPr>
            <w:rStyle w:val="Strong"/>
            <w:rFonts w:ascii="Times New Roman" w:hAnsi="Times New Roman" w:cs="Times New Roman"/>
            <w:color w:val="44546A" w:themeColor="text2"/>
          </w:rPr>
          <w:t xml:space="preserve"> Access Control</w:t>
        </w:r>
      </w:ins>
    </w:p>
    <w:p w14:paraId="0221309B" w14:textId="77777777" w:rsidR="00A118F2" w:rsidRPr="000C54C6" w:rsidRDefault="00A118F2" w:rsidP="00A118F2">
      <w:pPr>
        <w:pStyle w:val="NormalWeb"/>
        <w:numPr>
          <w:ilvl w:val="0"/>
          <w:numId w:val="93"/>
        </w:numPr>
        <w:rPr>
          <w:ins w:id="1585" w:author="User" w:date="2026-01-22T15:02:00Z"/>
          <w:sz w:val="22"/>
          <w:szCs w:val="22"/>
        </w:rPr>
      </w:pPr>
      <w:ins w:id="1586" w:author="User" w:date="2026-01-22T15:02:00Z">
        <w:r w:rsidRPr="000C54C6">
          <w:rPr>
            <w:rStyle w:val="Strong"/>
            <w:sz w:val="22"/>
            <w:szCs w:val="22"/>
          </w:rPr>
          <w:t>Sales Executive:</w:t>
        </w:r>
        <w:r w:rsidRPr="000C54C6">
          <w:rPr>
            <w:sz w:val="22"/>
            <w:szCs w:val="22"/>
          </w:rPr>
          <w:t xml:space="preserve"> Can create and edit their own Contacts, and view Contacts under assigned Accounts.</w:t>
        </w:r>
      </w:ins>
    </w:p>
    <w:p w14:paraId="4E5267D3" w14:textId="77777777" w:rsidR="00A118F2" w:rsidRPr="000C54C6" w:rsidRDefault="00A118F2" w:rsidP="00A118F2">
      <w:pPr>
        <w:pStyle w:val="NormalWeb"/>
        <w:numPr>
          <w:ilvl w:val="0"/>
          <w:numId w:val="93"/>
        </w:numPr>
        <w:rPr>
          <w:ins w:id="1587" w:author="User" w:date="2026-01-22T15:02:00Z"/>
          <w:sz w:val="22"/>
          <w:szCs w:val="22"/>
        </w:rPr>
      </w:pPr>
      <w:ins w:id="1588" w:author="User" w:date="2026-01-22T15:02:00Z">
        <w:r w:rsidRPr="000C54C6">
          <w:rPr>
            <w:rStyle w:val="Strong"/>
            <w:sz w:val="22"/>
            <w:szCs w:val="22"/>
          </w:rPr>
          <w:t>Manager / Admin:</w:t>
        </w:r>
        <w:r w:rsidRPr="000C54C6">
          <w:rPr>
            <w:sz w:val="22"/>
            <w:szCs w:val="22"/>
          </w:rPr>
          <w:t xml:space="preserve"> Can view and manage all Contacts under their hierarchy.</w:t>
        </w:r>
      </w:ins>
    </w:p>
    <w:p w14:paraId="4A65E85D" w14:textId="77777777" w:rsidR="00A118F2" w:rsidRPr="000C54C6" w:rsidRDefault="00A118F2" w:rsidP="00A118F2">
      <w:pPr>
        <w:pStyle w:val="NormalWeb"/>
        <w:numPr>
          <w:ilvl w:val="0"/>
          <w:numId w:val="93"/>
        </w:numPr>
        <w:rPr>
          <w:ins w:id="1589" w:author="User" w:date="2026-01-22T15:02:00Z"/>
          <w:sz w:val="22"/>
          <w:szCs w:val="22"/>
        </w:rPr>
      </w:pPr>
      <w:ins w:id="1590" w:author="User" w:date="2026-01-22T15:02:00Z">
        <w:r w:rsidRPr="000C54C6">
          <w:rPr>
            <w:rStyle w:val="Strong"/>
            <w:sz w:val="22"/>
            <w:szCs w:val="22"/>
          </w:rPr>
          <w:t>All Other Users:</w:t>
        </w:r>
        <w:r w:rsidRPr="000C54C6">
          <w:rPr>
            <w:sz w:val="22"/>
            <w:szCs w:val="22"/>
          </w:rPr>
          <w:t xml:space="preserve"> Have read-only access to Contacts not owned by them.</w:t>
        </w:r>
      </w:ins>
    </w:p>
    <w:p w14:paraId="4290190B" w14:textId="77777777" w:rsidR="00A118F2" w:rsidRPr="000C54C6" w:rsidRDefault="00A118F2" w:rsidP="00A118F2">
      <w:pPr>
        <w:pStyle w:val="Heading3"/>
        <w:widowControl/>
        <w:numPr>
          <w:ilvl w:val="0"/>
          <w:numId w:val="89"/>
        </w:numPr>
        <w:ind w:left="359"/>
        <w:rPr>
          <w:ins w:id="1591" w:author="User" w:date="2026-01-22T15:02:00Z"/>
          <w:rFonts w:ascii="Times New Roman" w:hAnsi="Times New Roman" w:cs="Times New Roman"/>
          <w:color w:val="44546A" w:themeColor="text2"/>
        </w:rPr>
      </w:pPr>
      <w:ins w:id="1592" w:author="User" w:date="2026-01-22T15:02:00Z">
        <w:r w:rsidRPr="000C54C6">
          <w:rPr>
            <w:rStyle w:val="Strong"/>
            <w:rFonts w:ascii="Times New Roman" w:hAnsi="Times New Roman" w:cs="Times New Roman"/>
            <w:color w:val="44546A" w:themeColor="text2"/>
          </w:rPr>
          <w:t>Acceptance Criteria</w:t>
        </w:r>
      </w:ins>
    </w:p>
    <w:p w14:paraId="2D1D8BFF" w14:textId="77777777" w:rsidR="00A118F2" w:rsidRPr="000C54C6" w:rsidRDefault="00A118F2" w:rsidP="00A118F2">
      <w:pPr>
        <w:pStyle w:val="NormalWeb"/>
        <w:numPr>
          <w:ilvl w:val="0"/>
          <w:numId w:val="94"/>
        </w:numPr>
        <w:rPr>
          <w:ins w:id="1593" w:author="User" w:date="2026-01-22T15:02:00Z"/>
        </w:rPr>
      </w:pPr>
      <w:ins w:id="1594" w:author="User" w:date="2026-01-22T15:02:00Z">
        <w:r w:rsidRPr="000C54C6">
          <w:t>Contact is automatically created during Lead conversion.</w:t>
        </w:r>
      </w:ins>
    </w:p>
    <w:p w14:paraId="619076AC" w14:textId="77777777" w:rsidR="00A118F2" w:rsidRPr="000C54C6" w:rsidRDefault="00A118F2" w:rsidP="00A118F2">
      <w:pPr>
        <w:pStyle w:val="NormalWeb"/>
        <w:numPr>
          <w:ilvl w:val="0"/>
          <w:numId w:val="94"/>
        </w:numPr>
        <w:rPr>
          <w:ins w:id="1595" w:author="User" w:date="2026-01-22T15:02:00Z"/>
        </w:rPr>
      </w:pPr>
      <w:ins w:id="1596" w:author="User" w:date="2026-01-22T15:02:00Z">
        <w:r w:rsidRPr="000C54C6">
          <w:t>Users can manually add Contacts under Accounts.</w:t>
        </w:r>
      </w:ins>
    </w:p>
    <w:p w14:paraId="7E2597CC" w14:textId="77777777" w:rsidR="00A118F2" w:rsidRPr="000C54C6" w:rsidRDefault="00A118F2" w:rsidP="00A118F2">
      <w:pPr>
        <w:pStyle w:val="NormalWeb"/>
        <w:numPr>
          <w:ilvl w:val="0"/>
          <w:numId w:val="94"/>
        </w:numPr>
        <w:rPr>
          <w:ins w:id="1597" w:author="User" w:date="2026-01-22T15:02:00Z"/>
        </w:rPr>
      </w:pPr>
      <w:ins w:id="1598" w:author="User" w:date="2026-01-22T15:02:00Z">
        <w:r w:rsidRPr="000C54C6">
          <w:t>Duplicate Contacts are restricted based on Phone or Email.</w:t>
        </w:r>
      </w:ins>
    </w:p>
    <w:p w14:paraId="033D5BDC" w14:textId="77777777" w:rsidR="00A118F2" w:rsidRPr="000C54C6" w:rsidRDefault="00A118F2" w:rsidP="00A118F2">
      <w:pPr>
        <w:pStyle w:val="NormalWeb"/>
        <w:numPr>
          <w:ilvl w:val="0"/>
          <w:numId w:val="94"/>
        </w:numPr>
        <w:rPr>
          <w:ins w:id="1599" w:author="User" w:date="2026-01-22T15:02:00Z"/>
        </w:rPr>
      </w:pPr>
      <w:ins w:id="1600" w:author="User" w:date="2026-01-22T15:02:00Z">
        <w:r w:rsidRPr="000C54C6">
          <w:t>Tasks and Reminder notifications trigger correctly.</w:t>
        </w:r>
      </w:ins>
    </w:p>
    <w:p w14:paraId="63F9A604" w14:textId="77777777" w:rsidR="00A118F2" w:rsidRPr="000C54C6" w:rsidRDefault="00A118F2" w:rsidP="00A118F2">
      <w:pPr>
        <w:pStyle w:val="NormalWeb"/>
        <w:numPr>
          <w:ilvl w:val="0"/>
          <w:numId w:val="94"/>
        </w:numPr>
        <w:rPr>
          <w:ins w:id="1601" w:author="User" w:date="2026-01-22T15:02:00Z"/>
        </w:rPr>
      </w:pPr>
      <w:ins w:id="1602" w:author="User" w:date="2026-01-22T15:02:00Z">
        <w:r w:rsidRPr="000C54C6">
          <w:t>Standard Salesforce UI layouts are used (no custom UI).</w:t>
        </w:r>
      </w:ins>
    </w:p>
    <w:p w14:paraId="7B62CFE7" w14:textId="77777777" w:rsidR="00A118F2" w:rsidRPr="000C54C6" w:rsidRDefault="00A118F2" w:rsidP="00A118F2">
      <w:pPr>
        <w:pStyle w:val="NormalWeb"/>
        <w:numPr>
          <w:ilvl w:val="0"/>
          <w:numId w:val="94"/>
        </w:numPr>
        <w:rPr>
          <w:ins w:id="1603" w:author="User" w:date="2026-01-22T15:02:00Z"/>
        </w:rPr>
      </w:pPr>
      <w:ins w:id="1604" w:author="User" w:date="2026-01-22T15:02:00Z">
        <w:r w:rsidRPr="000C54C6">
          <w:t>Contacts are correctly linked to their parent Account.</w:t>
        </w:r>
      </w:ins>
    </w:p>
    <w:p w14:paraId="18CEC9B5" w14:textId="77777777" w:rsidR="00A118F2" w:rsidRPr="000C54C6" w:rsidRDefault="00A118F2" w:rsidP="00A118F2">
      <w:pPr>
        <w:widowControl/>
        <w:spacing w:beforeAutospacing="1" w:afterAutospacing="1"/>
        <w:rPr>
          <w:ins w:id="1605" w:author="User" w:date="2026-01-22T15:02:00Z"/>
          <w:rFonts w:ascii="Times New Roman" w:hAnsi="Times New Roman" w:cs="Times New Roman"/>
        </w:rPr>
      </w:pPr>
    </w:p>
    <w:p w14:paraId="501CD0BC" w14:textId="77777777" w:rsidR="00A118F2" w:rsidRPr="000C54C6" w:rsidRDefault="00A118F2" w:rsidP="00A118F2">
      <w:pPr>
        <w:widowControl/>
        <w:spacing w:beforeAutospacing="1" w:afterAutospacing="1"/>
        <w:rPr>
          <w:ins w:id="1606" w:author="User" w:date="2026-01-22T15:02:00Z"/>
          <w:rFonts w:ascii="Times New Roman" w:hAnsi="Times New Roman" w:cs="Times New Roman"/>
        </w:rPr>
      </w:pPr>
    </w:p>
    <w:p w14:paraId="7C80AE09" w14:textId="77777777" w:rsidR="00A118F2" w:rsidRPr="000C54C6" w:rsidRDefault="00A118F2" w:rsidP="00A118F2">
      <w:pPr>
        <w:pStyle w:val="ListParagraph"/>
        <w:tabs>
          <w:tab w:val="left" w:pos="653"/>
        </w:tabs>
        <w:spacing w:before="4"/>
        <w:ind w:left="0" w:firstLine="0"/>
        <w:jc w:val="both"/>
        <w:rPr>
          <w:ins w:id="1607" w:author="User" w:date="2026-01-22T15:02:00Z"/>
          <w:rFonts w:ascii="Times New Roman" w:eastAsia="SimSun" w:hAnsi="Times New Roman" w:cs="Times New Roman"/>
          <w:b/>
          <w:bCs/>
          <w:color w:val="44546A" w:themeColor="text2"/>
        </w:rPr>
      </w:pPr>
    </w:p>
    <w:p w14:paraId="6FA18521" w14:textId="77777777" w:rsidR="00A118F2" w:rsidRPr="000C54C6" w:rsidRDefault="00A118F2" w:rsidP="00A118F2">
      <w:pPr>
        <w:rPr>
          <w:ins w:id="1608" w:author="User" w:date="2026-01-22T15:02:00Z"/>
          <w:rStyle w:val="Strong"/>
          <w:rFonts w:ascii="Times New Roman" w:eastAsia="SimSun" w:hAnsi="Times New Roman" w:cs="Times New Roman"/>
          <w:color w:val="222A35" w:themeColor="text2" w:themeShade="80"/>
          <w:sz w:val="28"/>
          <w:szCs w:val="28"/>
        </w:rPr>
      </w:pPr>
      <w:ins w:id="1609" w:author="User" w:date="2026-01-22T15:02:00Z">
        <w:r w:rsidRPr="000C54C6">
          <w:rPr>
            <w:rStyle w:val="Strong"/>
            <w:rFonts w:ascii="Times New Roman" w:eastAsia="SimSun" w:hAnsi="Times New Roman" w:cs="Times New Roman"/>
            <w:color w:val="222A35" w:themeColor="text2" w:themeShade="80"/>
            <w:sz w:val="28"/>
            <w:szCs w:val="28"/>
          </w:rPr>
          <w:br w:type="page"/>
        </w:r>
      </w:ins>
    </w:p>
    <w:p w14:paraId="227D388E" w14:textId="77777777" w:rsidR="00A118F2" w:rsidRPr="000C54C6" w:rsidRDefault="00A118F2" w:rsidP="00A118F2">
      <w:pPr>
        <w:pStyle w:val="ListParagraph"/>
        <w:tabs>
          <w:tab w:val="left" w:pos="653"/>
        </w:tabs>
        <w:spacing w:before="4"/>
        <w:ind w:left="0" w:firstLine="0"/>
        <w:rPr>
          <w:ins w:id="1610" w:author="User" w:date="2026-01-22T15:02:00Z"/>
          <w:rStyle w:val="Strong"/>
          <w:rFonts w:ascii="Times New Roman" w:eastAsia="SimSun" w:hAnsi="Times New Roman" w:cs="Times New Roman"/>
          <w:color w:val="222A35" w:themeColor="text2" w:themeShade="80"/>
          <w:sz w:val="28"/>
          <w:szCs w:val="28"/>
        </w:rPr>
      </w:pPr>
      <w:ins w:id="1611" w:author="User" w:date="2026-01-22T15:02:00Z">
        <w:r w:rsidRPr="000C54C6">
          <w:rPr>
            <w:rStyle w:val="Strong"/>
            <w:rFonts w:ascii="Times New Roman" w:eastAsia="SimSun" w:hAnsi="Times New Roman" w:cs="Times New Roman"/>
            <w:color w:val="222A35" w:themeColor="text2" w:themeShade="80"/>
            <w:sz w:val="28"/>
            <w:szCs w:val="28"/>
          </w:rPr>
          <w:lastRenderedPageBreak/>
          <w:t>Module 4</w:t>
        </w:r>
      </w:ins>
    </w:p>
    <w:p w14:paraId="38EF52EA" w14:textId="77777777" w:rsidR="00A118F2" w:rsidRPr="000C54C6" w:rsidRDefault="00A118F2" w:rsidP="00A118F2">
      <w:pPr>
        <w:pStyle w:val="ListParagraph"/>
        <w:tabs>
          <w:tab w:val="left" w:pos="653"/>
        </w:tabs>
        <w:spacing w:before="4"/>
        <w:ind w:left="0" w:firstLine="0"/>
        <w:rPr>
          <w:ins w:id="1612" w:author="User" w:date="2026-01-22T15:02:00Z"/>
          <w:rStyle w:val="Strong"/>
          <w:rFonts w:ascii="Times New Roman" w:eastAsia="SimSun" w:hAnsi="Times New Roman" w:cs="Times New Roman"/>
          <w:color w:val="222A35" w:themeColor="text2" w:themeShade="80"/>
          <w:sz w:val="28"/>
          <w:szCs w:val="28"/>
        </w:rPr>
      </w:pPr>
    </w:p>
    <w:p w14:paraId="504C9EBE" w14:textId="77777777" w:rsidR="00A118F2" w:rsidRPr="000C54C6" w:rsidRDefault="00A118F2" w:rsidP="00A118F2">
      <w:pPr>
        <w:pStyle w:val="ListParagraph"/>
        <w:tabs>
          <w:tab w:val="left" w:pos="653"/>
        </w:tabs>
        <w:spacing w:before="4"/>
        <w:ind w:left="0" w:firstLine="0"/>
        <w:jc w:val="both"/>
        <w:rPr>
          <w:ins w:id="1613" w:author="User" w:date="2026-01-22T15:02:00Z"/>
          <w:rFonts w:ascii="Times New Roman" w:eastAsia="SimSun" w:hAnsi="Times New Roman" w:cs="Times New Roman"/>
          <w:b/>
          <w:bCs/>
          <w:color w:val="222A35" w:themeColor="text2" w:themeShade="80"/>
          <w:sz w:val="28"/>
          <w:szCs w:val="28"/>
        </w:rPr>
      </w:pPr>
      <w:ins w:id="1614" w:author="User" w:date="2026-01-22T15:02:00Z">
        <w:r w:rsidRPr="000C54C6">
          <w:rPr>
            <w:rFonts w:ascii="Times New Roman" w:eastAsia="SimSun" w:hAnsi="Times New Roman" w:cs="Times New Roman"/>
            <w:b/>
            <w:bCs/>
            <w:color w:val="222A35" w:themeColor="text2" w:themeShade="80"/>
            <w:sz w:val="28"/>
            <w:szCs w:val="28"/>
          </w:rPr>
          <w:t>Opportunity Management</w:t>
        </w:r>
      </w:ins>
    </w:p>
    <w:p w14:paraId="2672C0A8" w14:textId="77777777" w:rsidR="00A118F2" w:rsidRPr="000C54C6" w:rsidRDefault="00A118F2" w:rsidP="00A118F2">
      <w:pPr>
        <w:pStyle w:val="ListParagraph"/>
        <w:tabs>
          <w:tab w:val="left" w:pos="653"/>
        </w:tabs>
        <w:spacing w:before="4"/>
        <w:ind w:left="0" w:firstLine="0"/>
        <w:jc w:val="both"/>
        <w:rPr>
          <w:ins w:id="1615" w:author="User" w:date="2026-01-22T15:02:00Z"/>
          <w:rFonts w:ascii="Times New Roman" w:eastAsia="SimSun" w:hAnsi="Times New Roman" w:cs="Times New Roman"/>
          <w:b/>
          <w:bCs/>
          <w:color w:val="222A35" w:themeColor="text2" w:themeShade="80"/>
          <w:sz w:val="28"/>
          <w:szCs w:val="28"/>
        </w:rPr>
      </w:pPr>
    </w:p>
    <w:p w14:paraId="1B55BA82" w14:textId="77777777" w:rsidR="00A118F2" w:rsidRPr="000C54C6" w:rsidRDefault="00A118F2" w:rsidP="00A118F2">
      <w:pPr>
        <w:pStyle w:val="ListParagraph"/>
        <w:numPr>
          <w:ilvl w:val="0"/>
          <w:numId w:val="95"/>
        </w:numPr>
        <w:tabs>
          <w:tab w:val="left" w:pos="653"/>
        </w:tabs>
        <w:spacing w:before="4"/>
        <w:ind w:left="359"/>
        <w:rPr>
          <w:ins w:id="1616" w:author="User" w:date="2026-01-22T15:02:00Z"/>
          <w:rFonts w:ascii="Times New Roman" w:eastAsia="SimSun" w:hAnsi="Times New Roman" w:cs="Times New Roman"/>
          <w:b/>
          <w:bCs/>
          <w:color w:val="44546A" w:themeColor="text2"/>
          <w:sz w:val="28"/>
          <w:szCs w:val="28"/>
        </w:rPr>
      </w:pPr>
      <w:ins w:id="1617" w:author="User" w:date="2026-01-22T15:02:00Z">
        <w:r w:rsidRPr="000C54C6">
          <w:rPr>
            <w:rFonts w:ascii="Times New Roman" w:eastAsia="SimSun" w:hAnsi="Times New Roman" w:cs="Times New Roman"/>
            <w:b/>
            <w:bCs/>
            <w:color w:val="44546A" w:themeColor="text2"/>
            <w:sz w:val="24"/>
            <w:szCs w:val="24"/>
          </w:rPr>
          <w:t>Fields</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460"/>
        <w:gridCol w:w="1061"/>
        <w:gridCol w:w="1277"/>
        <w:gridCol w:w="1317"/>
        <w:gridCol w:w="3181"/>
      </w:tblGrid>
      <w:tr w:rsidR="00A118F2" w:rsidRPr="000C54C6" w14:paraId="3A43CA8A" w14:textId="77777777" w:rsidTr="001A18D9">
        <w:trPr>
          <w:tblHeader/>
          <w:ins w:id="1618" w:author="User" w:date="2026-01-22T15:02:00Z"/>
        </w:trPr>
        <w:tc>
          <w:tcPr>
            <w:tcW w:w="0" w:type="auto"/>
            <w:tcBorders>
              <w:tl2br w:val="nil"/>
              <w:tr2bl w:val="nil"/>
            </w:tcBorders>
            <w:vAlign w:val="center"/>
          </w:tcPr>
          <w:p w14:paraId="42E0E006" w14:textId="77777777" w:rsidR="00A118F2" w:rsidRPr="000C54C6" w:rsidRDefault="00A118F2" w:rsidP="001A18D9">
            <w:pPr>
              <w:widowControl/>
              <w:jc w:val="center"/>
              <w:rPr>
                <w:ins w:id="1619" w:author="User" w:date="2026-01-22T15:02:00Z"/>
                <w:rFonts w:ascii="Times New Roman" w:hAnsi="Times New Roman" w:cs="Times New Roman"/>
                <w:b/>
                <w:bCs/>
              </w:rPr>
            </w:pPr>
            <w:ins w:id="1620" w:author="User" w:date="2026-01-22T15:02:00Z">
              <w:r w:rsidRPr="000C54C6">
                <w:rPr>
                  <w:rStyle w:val="Strong"/>
                  <w:rFonts w:ascii="Times New Roman" w:eastAsia="SimSun" w:hAnsi="Times New Roman" w:cs="Times New Roman"/>
                  <w:lang w:eastAsia="zh-CN" w:bidi="ar"/>
                </w:rPr>
                <w:t>Field Name</w:t>
              </w:r>
            </w:ins>
          </w:p>
        </w:tc>
        <w:tc>
          <w:tcPr>
            <w:tcW w:w="0" w:type="auto"/>
            <w:tcBorders>
              <w:tl2br w:val="nil"/>
              <w:tr2bl w:val="nil"/>
            </w:tcBorders>
            <w:vAlign w:val="center"/>
          </w:tcPr>
          <w:p w14:paraId="47FF1501" w14:textId="77777777" w:rsidR="00A118F2" w:rsidRPr="000C54C6" w:rsidRDefault="00A118F2" w:rsidP="001A18D9">
            <w:pPr>
              <w:widowControl/>
              <w:jc w:val="center"/>
              <w:rPr>
                <w:ins w:id="1621" w:author="User" w:date="2026-01-22T15:02:00Z"/>
                <w:rFonts w:ascii="Times New Roman" w:hAnsi="Times New Roman" w:cs="Times New Roman"/>
                <w:b/>
                <w:bCs/>
              </w:rPr>
            </w:pPr>
            <w:ins w:id="1622" w:author="User" w:date="2026-01-22T15:02:00Z">
              <w:r w:rsidRPr="000C54C6">
                <w:rPr>
                  <w:rStyle w:val="Strong"/>
                  <w:rFonts w:ascii="Times New Roman" w:eastAsia="SimSun" w:hAnsi="Times New Roman" w:cs="Times New Roman"/>
                  <w:lang w:eastAsia="zh-CN" w:bidi="ar"/>
                </w:rPr>
                <w:t>Type</w:t>
              </w:r>
            </w:ins>
          </w:p>
        </w:tc>
        <w:tc>
          <w:tcPr>
            <w:tcW w:w="0" w:type="auto"/>
            <w:tcBorders>
              <w:tl2br w:val="nil"/>
              <w:tr2bl w:val="nil"/>
            </w:tcBorders>
            <w:vAlign w:val="center"/>
          </w:tcPr>
          <w:p w14:paraId="1FD5A480" w14:textId="77777777" w:rsidR="00A118F2" w:rsidRPr="000C54C6" w:rsidRDefault="00A118F2" w:rsidP="001A18D9">
            <w:pPr>
              <w:widowControl/>
              <w:jc w:val="center"/>
              <w:rPr>
                <w:ins w:id="1623" w:author="User" w:date="2026-01-22T15:02:00Z"/>
                <w:rFonts w:ascii="Times New Roman" w:hAnsi="Times New Roman" w:cs="Times New Roman"/>
                <w:b/>
                <w:bCs/>
              </w:rPr>
            </w:pPr>
            <w:ins w:id="1624" w:author="User" w:date="2026-01-22T15:02:00Z">
              <w:r w:rsidRPr="000C54C6">
                <w:rPr>
                  <w:rStyle w:val="Strong"/>
                  <w:rFonts w:ascii="Times New Roman" w:eastAsia="SimSun" w:hAnsi="Times New Roman" w:cs="Times New Roman"/>
                  <w:lang w:eastAsia="zh-CN" w:bidi="ar"/>
                </w:rPr>
                <w:t>Optional / Mandatory</w:t>
              </w:r>
            </w:ins>
          </w:p>
        </w:tc>
        <w:tc>
          <w:tcPr>
            <w:tcW w:w="0" w:type="auto"/>
            <w:tcBorders>
              <w:tl2br w:val="nil"/>
              <w:tr2bl w:val="nil"/>
            </w:tcBorders>
            <w:vAlign w:val="center"/>
          </w:tcPr>
          <w:p w14:paraId="621493DF" w14:textId="77777777" w:rsidR="00A118F2" w:rsidRPr="000C54C6" w:rsidRDefault="00A118F2" w:rsidP="001A18D9">
            <w:pPr>
              <w:widowControl/>
              <w:jc w:val="center"/>
              <w:rPr>
                <w:ins w:id="1625" w:author="User" w:date="2026-01-22T15:02:00Z"/>
                <w:rFonts w:ascii="Times New Roman" w:hAnsi="Times New Roman" w:cs="Times New Roman"/>
                <w:b/>
                <w:bCs/>
              </w:rPr>
            </w:pPr>
            <w:ins w:id="1626" w:author="User" w:date="2026-01-22T15:02:00Z">
              <w:r w:rsidRPr="000C54C6">
                <w:rPr>
                  <w:rStyle w:val="Strong"/>
                  <w:rFonts w:ascii="Times New Roman" w:eastAsia="SimSun" w:hAnsi="Times New Roman" w:cs="Times New Roman"/>
                  <w:lang w:eastAsia="zh-CN" w:bidi="ar"/>
                </w:rPr>
                <w:t>Picklist Values</w:t>
              </w:r>
            </w:ins>
          </w:p>
        </w:tc>
        <w:tc>
          <w:tcPr>
            <w:tcW w:w="0" w:type="auto"/>
            <w:tcBorders>
              <w:tl2br w:val="nil"/>
              <w:tr2bl w:val="nil"/>
            </w:tcBorders>
            <w:vAlign w:val="center"/>
          </w:tcPr>
          <w:p w14:paraId="4A79B5E4" w14:textId="77777777" w:rsidR="00A118F2" w:rsidRPr="000C54C6" w:rsidRDefault="00A118F2" w:rsidP="001A18D9">
            <w:pPr>
              <w:widowControl/>
              <w:jc w:val="center"/>
              <w:rPr>
                <w:ins w:id="1627" w:author="User" w:date="2026-01-22T15:02:00Z"/>
                <w:rFonts w:ascii="Times New Roman" w:hAnsi="Times New Roman" w:cs="Times New Roman"/>
                <w:b/>
                <w:bCs/>
              </w:rPr>
            </w:pPr>
            <w:ins w:id="1628" w:author="User" w:date="2026-01-22T15:02:00Z">
              <w:r w:rsidRPr="000C54C6">
                <w:rPr>
                  <w:rStyle w:val="Strong"/>
                  <w:rFonts w:ascii="Times New Roman" w:eastAsia="SimSun" w:hAnsi="Times New Roman" w:cs="Times New Roman"/>
                  <w:lang w:eastAsia="zh-CN" w:bidi="ar"/>
                </w:rPr>
                <w:t>Comments</w:t>
              </w:r>
            </w:ins>
          </w:p>
        </w:tc>
      </w:tr>
      <w:tr w:rsidR="00A118F2" w:rsidRPr="000C54C6" w14:paraId="116E79E1" w14:textId="77777777" w:rsidTr="001A18D9">
        <w:trPr>
          <w:ins w:id="1629" w:author="User" w:date="2026-01-22T15:02:00Z"/>
        </w:trPr>
        <w:tc>
          <w:tcPr>
            <w:tcW w:w="0" w:type="auto"/>
            <w:tcBorders>
              <w:tl2br w:val="nil"/>
              <w:tr2bl w:val="nil"/>
            </w:tcBorders>
            <w:vAlign w:val="center"/>
          </w:tcPr>
          <w:p w14:paraId="55BDDA63" w14:textId="77777777" w:rsidR="00A118F2" w:rsidRPr="000C54C6" w:rsidRDefault="00A118F2" w:rsidP="001A18D9">
            <w:pPr>
              <w:widowControl/>
              <w:jc w:val="center"/>
              <w:rPr>
                <w:ins w:id="1630" w:author="User" w:date="2026-01-22T15:02:00Z"/>
                <w:rFonts w:ascii="Times New Roman" w:hAnsi="Times New Roman" w:cs="Times New Roman"/>
              </w:rPr>
            </w:pPr>
            <w:ins w:id="1631" w:author="User" w:date="2026-01-22T15:02:00Z">
              <w:r w:rsidRPr="000C54C6">
                <w:rPr>
                  <w:rFonts w:ascii="Times New Roman" w:eastAsia="SimSun" w:hAnsi="Times New Roman" w:cs="Times New Roman"/>
                  <w:lang w:eastAsia="zh-CN" w:bidi="ar"/>
                </w:rPr>
                <w:t>Opportunity Name</w:t>
              </w:r>
            </w:ins>
          </w:p>
        </w:tc>
        <w:tc>
          <w:tcPr>
            <w:tcW w:w="0" w:type="auto"/>
            <w:tcBorders>
              <w:tl2br w:val="nil"/>
              <w:tr2bl w:val="nil"/>
            </w:tcBorders>
            <w:vAlign w:val="center"/>
          </w:tcPr>
          <w:p w14:paraId="6F6FE207" w14:textId="77777777" w:rsidR="00A118F2" w:rsidRPr="000C54C6" w:rsidRDefault="00A118F2" w:rsidP="001A18D9">
            <w:pPr>
              <w:widowControl/>
              <w:jc w:val="center"/>
              <w:rPr>
                <w:ins w:id="1632" w:author="User" w:date="2026-01-22T15:02:00Z"/>
                <w:rFonts w:ascii="Times New Roman" w:hAnsi="Times New Roman" w:cs="Times New Roman"/>
              </w:rPr>
            </w:pPr>
            <w:ins w:id="1633" w:author="User" w:date="2026-01-22T15:02:00Z">
              <w:r w:rsidRPr="000C54C6">
                <w:rPr>
                  <w:rFonts w:ascii="Times New Roman" w:eastAsia="SimSun" w:hAnsi="Times New Roman" w:cs="Times New Roman"/>
                  <w:lang w:eastAsia="zh-CN" w:bidi="ar"/>
                </w:rPr>
                <w:t>Text</w:t>
              </w:r>
            </w:ins>
          </w:p>
        </w:tc>
        <w:tc>
          <w:tcPr>
            <w:tcW w:w="0" w:type="auto"/>
            <w:tcBorders>
              <w:tl2br w:val="nil"/>
              <w:tr2bl w:val="nil"/>
            </w:tcBorders>
            <w:vAlign w:val="center"/>
          </w:tcPr>
          <w:p w14:paraId="323F0D1F" w14:textId="77777777" w:rsidR="00A118F2" w:rsidRPr="000C54C6" w:rsidRDefault="00A118F2" w:rsidP="001A18D9">
            <w:pPr>
              <w:widowControl/>
              <w:jc w:val="center"/>
              <w:rPr>
                <w:ins w:id="1634" w:author="User" w:date="2026-01-22T15:02:00Z"/>
                <w:rFonts w:ascii="Times New Roman" w:hAnsi="Times New Roman" w:cs="Times New Roman"/>
              </w:rPr>
            </w:pPr>
            <w:ins w:id="1635"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37E72B5D" w14:textId="77777777" w:rsidR="00A118F2" w:rsidRPr="000C54C6" w:rsidRDefault="00A118F2" w:rsidP="001A18D9">
            <w:pPr>
              <w:widowControl/>
              <w:jc w:val="center"/>
              <w:rPr>
                <w:ins w:id="1636" w:author="User" w:date="2026-01-22T15:02:00Z"/>
                <w:rFonts w:ascii="Times New Roman" w:hAnsi="Times New Roman" w:cs="Times New Roman"/>
              </w:rPr>
            </w:pPr>
            <w:ins w:id="1637"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3A77651A" w14:textId="77777777" w:rsidR="00A118F2" w:rsidRPr="000C54C6" w:rsidRDefault="00A118F2" w:rsidP="001A18D9">
            <w:pPr>
              <w:widowControl/>
              <w:rPr>
                <w:ins w:id="1638" w:author="User" w:date="2026-01-22T15:02:00Z"/>
                <w:rFonts w:ascii="Times New Roman" w:hAnsi="Times New Roman" w:cs="Times New Roman"/>
              </w:rPr>
            </w:pPr>
            <w:ins w:id="1639" w:author="User" w:date="2026-01-22T15:02:00Z">
              <w:r w:rsidRPr="000C54C6">
                <w:rPr>
                  <w:rFonts w:ascii="Times New Roman" w:eastAsia="SimSun" w:hAnsi="Times New Roman" w:cs="Times New Roman"/>
                  <w:lang w:eastAsia="zh-CN" w:bidi="ar"/>
                </w:rPr>
                <w:t xml:space="preserve">Name of the Opportunity. During Lead Conversion, system appends the created date to Opportunity Name. </w:t>
              </w:r>
              <w:r w:rsidRPr="000C54C6">
                <w:rPr>
                  <w:rFonts w:ascii="Times New Roman" w:eastAsia="SimSun" w:hAnsi="Times New Roman" w:cs="Times New Roman"/>
                  <w:color w:val="7B7B7B" w:themeColor="accent3" w:themeShade="BF"/>
                  <w:lang w:eastAsia="zh-CN" w:bidi="ar"/>
                </w:rPr>
                <w:t xml:space="preserve">( Lead Name + Product Category + Branch Location + Date ) </w:t>
              </w:r>
            </w:ins>
          </w:p>
        </w:tc>
      </w:tr>
      <w:tr w:rsidR="00A118F2" w:rsidRPr="000C54C6" w14:paraId="27246326" w14:textId="77777777" w:rsidTr="001A18D9">
        <w:trPr>
          <w:ins w:id="1640" w:author="User" w:date="2026-01-22T15:02:00Z"/>
        </w:trPr>
        <w:tc>
          <w:tcPr>
            <w:tcW w:w="0" w:type="auto"/>
            <w:tcBorders>
              <w:tl2br w:val="nil"/>
              <w:tr2bl w:val="nil"/>
            </w:tcBorders>
            <w:vAlign w:val="center"/>
          </w:tcPr>
          <w:p w14:paraId="564661A3" w14:textId="77777777" w:rsidR="00A118F2" w:rsidRPr="000C54C6" w:rsidRDefault="00A118F2" w:rsidP="001A18D9">
            <w:pPr>
              <w:widowControl/>
              <w:jc w:val="center"/>
              <w:rPr>
                <w:ins w:id="1641" w:author="User" w:date="2026-01-22T15:02:00Z"/>
                <w:rFonts w:ascii="Times New Roman" w:hAnsi="Times New Roman" w:cs="Times New Roman"/>
              </w:rPr>
            </w:pPr>
            <w:ins w:id="1642" w:author="User" w:date="2026-01-22T15:02:00Z">
              <w:r w:rsidRPr="000C54C6">
                <w:rPr>
                  <w:rFonts w:ascii="Times New Roman" w:eastAsia="SimSun" w:hAnsi="Times New Roman" w:cs="Times New Roman"/>
                  <w:lang w:eastAsia="zh-CN" w:bidi="ar"/>
                </w:rPr>
                <w:t>Account Name</w:t>
              </w:r>
            </w:ins>
          </w:p>
        </w:tc>
        <w:tc>
          <w:tcPr>
            <w:tcW w:w="0" w:type="auto"/>
            <w:tcBorders>
              <w:tl2br w:val="nil"/>
              <w:tr2bl w:val="nil"/>
            </w:tcBorders>
            <w:vAlign w:val="center"/>
          </w:tcPr>
          <w:p w14:paraId="651C8D31" w14:textId="77777777" w:rsidR="00A118F2" w:rsidRPr="000C54C6" w:rsidRDefault="00A118F2" w:rsidP="001A18D9">
            <w:pPr>
              <w:widowControl/>
              <w:jc w:val="center"/>
              <w:rPr>
                <w:ins w:id="1643" w:author="User" w:date="2026-01-22T15:02:00Z"/>
                <w:rFonts w:ascii="Times New Roman" w:hAnsi="Times New Roman" w:cs="Times New Roman"/>
              </w:rPr>
            </w:pPr>
            <w:ins w:id="1644" w:author="User" w:date="2026-01-22T15:02:00Z">
              <w:r w:rsidRPr="000C54C6">
                <w:rPr>
                  <w:rFonts w:ascii="Times New Roman" w:eastAsia="SimSun" w:hAnsi="Times New Roman" w:cs="Times New Roman"/>
                  <w:lang w:eastAsia="zh-CN" w:bidi="ar"/>
                </w:rPr>
                <w:t>Lookup (Account)</w:t>
              </w:r>
            </w:ins>
          </w:p>
        </w:tc>
        <w:tc>
          <w:tcPr>
            <w:tcW w:w="0" w:type="auto"/>
            <w:tcBorders>
              <w:tl2br w:val="nil"/>
              <w:tr2bl w:val="nil"/>
            </w:tcBorders>
            <w:vAlign w:val="center"/>
          </w:tcPr>
          <w:p w14:paraId="13618EFC" w14:textId="77777777" w:rsidR="00A118F2" w:rsidRPr="000C54C6" w:rsidRDefault="00A118F2" w:rsidP="001A18D9">
            <w:pPr>
              <w:widowControl/>
              <w:jc w:val="center"/>
              <w:rPr>
                <w:ins w:id="1645" w:author="User" w:date="2026-01-22T15:02:00Z"/>
                <w:rFonts w:ascii="Times New Roman" w:hAnsi="Times New Roman" w:cs="Times New Roman"/>
              </w:rPr>
            </w:pPr>
            <w:ins w:id="1646"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20B70887" w14:textId="77777777" w:rsidR="00A118F2" w:rsidRPr="000C54C6" w:rsidRDefault="00A118F2" w:rsidP="001A18D9">
            <w:pPr>
              <w:widowControl/>
              <w:jc w:val="center"/>
              <w:rPr>
                <w:ins w:id="1647" w:author="User" w:date="2026-01-22T15:02:00Z"/>
                <w:rFonts w:ascii="Times New Roman" w:hAnsi="Times New Roman" w:cs="Times New Roman"/>
              </w:rPr>
            </w:pPr>
            <w:ins w:id="1648"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28CEF89D" w14:textId="77777777" w:rsidR="00A118F2" w:rsidRPr="000C54C6" w:rsidRDefault="00A118F2" w:rsidP="001A18D9">
            <w:pPr>
              <w:widowControl/>
              <w:rPr>
                <w:ins w:id="1649" w:author="User" w:date="2026-01-22T15:02:00Z"/>
                <w:rFonts w:ascii="Times New Roman" w:hAnsi="Times New Roman" w:cs="Times New Roman"/>
              </w:rPr>
            </w:pPr>
            <w:ins w:id="1650" w:author="User" w:date="2026-01-22T15:02:00Z">
              <w:r w:rsidRPr="000C54C6">
                <w:rPr>
                  <w:rFonts w:ascii="Times New Roman" w:eastAsia="SimSun" w:hAnsi="Times New Roman" w:cs="Times New Roman"/>
                  <w:lang w:eastAsia="zh-CN" w:bidi="ar"/>
                </w:rPr>
                <w:t>Links the Opportunity to the related Account.</w:t>
              </w:r>
            </w:ins>
          </w:p>
        </w:tc>
      </w:tr>
      <w:tr w:rsidR="00A118F2" w:rsidRPr="000C54C6" w14:paraId="7F7A0932" w14:textId="77777777" w:rsidTr="001A18D9">
        <w:trPr>
          <w:ins w:id="1651" w:author="User" w:date="2026-01-22T15:02:00Z"/>
        </w:trPr>
        <w:tc>
          <w:tcPr>
            <w:tcW w:w="0" w:type="auto"/>
            <w:tcBorders>
              <w:tl2br w:val="nil"/>
              <w:tr2bl w:val="nil"/>
            </w:tcBorders>
            <w:vAlign w:val="center"/>
          </w:tcPr>
          <w:p w14:paraId="39FC608D" w14:textId="77777777" w:rsidR="00A118F2" w:rsidRPr="000C54C6" w:rsidRDefault="00A118F2" w:rsidP="001A18D9">
            <w:pPr>
              <w:widowControl/>
              <w:jc w:val="center"/>
              <w:rPr>
                <w:ins w:id="1652" w:author="User" w:date="2026-01-22T15:02:00Z"/>
                <w:rFonts w:ascii="Times New Roman" w:hAnsi="Times New Roman" w:cs="Times New Roman"/>
              </w:rPr>
            </w:pPr>
            <w:ins w:id="1653" w:author="User" w:date="2026-01-22T15:02:00Z">
              <w:r w:rsidRPr="000C54C6">
                <w:rPr>
                  <w:rFonts w:ascii="Times New Roman" w:eastAsia="SimSun" w:hAnsi="Times New Roman" w:cs="Times New Roman"/>
                  <w:lang w:eastAsia="zh-CN" w:bidi="ar"/>
                </w:rPr>
                <w:t>Stage</w:t>
              </w:r>
            </w:ins>
          </w:p>
        </w:tc>
        <w:tc>
          <w:tcPr>
            <w:tcW w:w="0" w:type="auto"/>
            <w:tcBorders>
              <w:tl2br w:val="nil"/>
              <w:tr2bl w:val="nil"/>
            </w:tcBorders>
            <w:vAlign w:val="center"/>
          </w:tcPr>
          <w:p w14:paraId="2210E075" w14:textId="77777777" w:rsidR="00A118F2" w:rsidRPr="000C54C6" w:rsidRDefault="00A118F2" w:rsidP="001A18D9">
            <w:pPr>
              <w:widowControl/>
              <w:jc w:val="center"/>
              <w:rPr>
                <w:ins w:id="1654" w:author="User" w:date="2026-01-22T15:02:00Z"/>
                <w:rFonts w:ascii="Times New Roman" w:hAnsi="Times New Roman" w:cs="Times New Roman"/>
              </w:rPr>
            </w:pPr>
            <w:ins w:id="1655"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7C7FBD2B" w14:textId="77777777" w:rsidR="00A118F2" w:rsidRPr="000C54C6" w:rsidRDefault="00A118F2" w:rsidP="001A18D9">
            <w:pPr>
              <w:widowControl/>
              <w:jc w:val="center"/>
              <w:rPr>
                <w:ins w:id="1656" w:author="User" w:date="2026-01-22T15:02:00Z"/>
                <w:rFonts w:ascii="Times New Roman" w:hAnsi="Times New Roman" w:cs="Times New Roman"/>
              </w:rPr>
            </w:pPr>
            <w:ins w:id="1657"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4B892490" w14:textId="77777777" w:rsidR="00A118F2" w:rsidRPr="000C54C6" w:rsidRDefault="00A118F2" w:rsidP="001A18D9">
            <w:pPr>
              <w:widowControl/>
              <w:jc w:val="center"/>
              <w:rPr>
                <w:ins w:id="1658" w:author="User" w:date="2026-01-22T15:02:00Z"/>
                <w:rFonts w:ascii="Times New Roman" w:eastAsia="SimSun" w:hAnsi="Times New Roman" w:cs="Times New Roman"/>
                <w:lang w:eastAsia="zh-CN" w:bidi="ar"/>
              </w:rPr>
            </w:pPr>
            <w:ins w:id="1659" w:author="User" w:date="2026-01-22T15:02:00Z">
              <w:r w:rsidRPr="000C54C6">
                <w:rPr>
                  <w:rFonts w:ascii="Times New Roman" w:eastAsia="SimSun" w:hAnsi="Times New Roman" w:cs="Times New Roman"/>
                  <w:lang w:eastAsia="zh-CN" w:bidi="ar"/>
                </w:rPr>
                <w:t>Open -&gt; Qualification -&gt; Need Analysis -&gt; Proposal -&gt; Negotiation -&gt; Closed Won -&gt; Closed Lost</w:t>
              </w:r>
            </w:ins>
          </w:p>
        </w:tc>
        <w:tc>
          <w:tcPr>
            <w:tcW w:w="0" w:type="auto"/>
            <w:tcBorders>
              <w:tl2br w:val="nil"/>
              <w:tr2bl w:val="nil"/>
            </w:tcBorders>
            <w:vAlign w:val="center"/>
          </w:tcPr>
          <w:p w14:paraId="674C9196" w14:textId="77777777" w:rsidR="00A118F2" w:rsidRPr="000C54C6" w:rsidRDefault="00A118F2" w:rsidP="001A18D9">
            <w:pPr>
              <w:widowControl/>
              <w:rPr>
                <w:ins w:id="1660" w:author="User" w:date="2026-01-22T15:02:00Z"/>
                <w:rFonts w:ascii="Times New Roman" w:hAnsi="Times New Roman" w:cs="Times New Roman"/>
              </w:rPr>
            </w:pPr>
            <w:ins w:id="1661" w:author="User" w:date="2026-01-22T15:02:00Z">
              <w:r w:rsidRPr="000C54C6">
                <w:rPr>
                  <w:rFonts w:ascii="Times New Roman" w:eastAsia="SimSun" w:hAnsi="Times New Roman" w:cs="Times New Roman"/>
                  <w:lang w:eastAsia="zh-CN" w:bidi="ar"/>
                </w:rPr>
                <w:t xml:space="preserve">Opportunity stage with Probability % configured for Forecast reports. </w:t>
              </w:r>
            </w:ins>
          </w:p>
        </w:tc>
      </w:tr>
      <w:tr w:rsidR="00A118F2" w:rsidRPr="000C54C6" w14:paraId="2F1EE122" w14:textId="77777777" w:rsidTr="001A18D9">
        <w:trPr>
          <w:ins w:id="1662" w:author="User" w:date="2026-01-22T15:02:00Z"/>
        </w:trPr>
        <w:tc>
          <w:tcPr>
            <w:tcW w:w="0" w:type="auto"/>
            <w:tcBorders>
              <w:tl2br w:val="nil"/>
              <w:tr2bl w:val="nil"/>
            </w:tcBorders>
            <w:vAlign w:val="center"/>
          </w:tcPr>
          <w:p w14:paraId="07BFBDFA" w14:textId="77777777" w:rsidR="00A118F2" w:rsidRPr="000C54C6" w:rsidRDefault="00A118F2" w:rsidP="001A18D9">
            <w:pPr>
              <w:widowControl/>
              <w:jc w:val="center"/>
              <w:rPr>
                <w:ins w:id="1663" w:author="User" w:date="2026-01-22T15:02:00Z"/>
                <w:rFonts w:ascii="Times New Roman" w:hAnsi="Times New Roman" w:cs="Times New Roman"/>
              </w:rPr>
            </w:pPr>
            <w:ins w:id="1664" w:author="User" w:date="2026-01-22T15:02:00Z">
              <w:r w:rsidRPr="000C54C6">
                <w:rPr>
                  <w:rFonts w:ascii="Times New Roman" w:eastAsia="SimSun" w:hAnsi="Times New Roman" w:cs="Times New Roman"/>
                  <w:lang w:eastAsia="zh-CN" w:bidi="ar"/>
                </w:rPr>
                <w:t>Close Date</w:t>
              </w:r>
            </w:ins>
          </w:p>
        </w:tc>
        <w:tc>
          <w:tcPr>
            <w:tcW w:w="0" w:type="auto"/>
            <w:tcBorders>
              <w:tl2br w:val="nil"/>
              <w:tr2bl w:val="nil"/>
            </w:tcBorders>
            <w:vAlign w:val="center"/>
          </w:tcPr>
          <w:p w14:paraId="61E7C834" w14:textId="77777777" w:rsidR="00A118F2" w:rsidRPr="000C54C6" w:rsidRDefault="00A118F2" w:rsidP="001A18D9">
            <w:pPr>
              <w:widowControl/>
              <w:jc w:val="center"/>
              <w:rPr>
                <w:ins w:id="1665" w:author="User" w:date="2026-01-22T15:02:00Z"/>
                <w:rFonts w:ascii="Times New Roman" w:hAnsi="Times New Roman" w:cs="Times New Roman"/>
              </w:rPr>
            </w:pPr>
            <w:ins w:id="1666" w:author="User" w:date="2026-01-22T15:02:00Z">
              <w:r w:rsidRPr="000C54C6">
                <w:rPr>
                  <w:rFonts w:ascii="Times New Roman" w:eastAsia="SimSun" w:hAnsi="Times New Roman" w:cs="Times New Roman"/>
                  <w:lang w:eastAsia="zh-CN" w:bidi="ar"/>
                </w:rPr>
                <w:t>Date</w:t>
              </w:r>
            </w:ins>
          </w:p>
        </w:tc>
        <w:tc>
          <w:tcPr>
            <w:tcW w:w="0" w:type="auto"/>
            <w:tcBorders>
              <w:tl2br w:val="nil"/>
              <w:tr2bl w:val="nil"/>
            </w:tcBorders>
            <w:vAlign w:val="center"/>
          </w:tcPr>
          <w:p w14:paraId="13F86F6D" w14:textId="77777777" w:rsidR="00A118F2" w:rsidRPr="000C54C6" w:rsidRDefault="00A118F2" w:rsidP="001A18D9">
            <w:pPr>
              <w:widowControl/>
              <w:jc w:val="center"/>
              <w:rPr>
                <w:ins w:id="1667" w:author="User" w:date="2026-01-22T15:02:00Z"/>
                <w:rFonts w:ascii="Times New Roman" w:hAnsi="Times New Roman" w:cs="Times New Roman"/>
              </w:rPr>
            </w:pPr>
            <w:ins w:id="1668"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3CD757BA" w14:textId="77777777" w:rsidR="00A118F2" w:rsidRPr="000C54C6" w:rsidRDefault="00A118F2" w:rsidP="001A18D9">
            <w:pPr>
              <w:widowControl/>
              <w:jc w:val="center"/>
              <w:rPr>
                <w:ins w:id="1669" w:author="User" w:date="2026-01-22T15:02:00Z"/>
                <w:rFonts w:ascii="Times New Roman" w:hAnsi="Times New Roman" w:cs="Times New Roman"/>
              </w:rPr>
            </w:pPr>
            <w:ins w:id="1670"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2C4D5E14" w14:textId="77777777" w:rsidR="00A118F2" w:rsidRPr="000C54C6" w:rsidRDefault="00A118F2" w:rsidP="001A18D9">
            <w:pPr>
              <w:widowControl/>
              <w:rPr>
                <w:ins w:id="1671" w:author="User" w:date="2026-01-22T15:02:00Z"/>
                <w:rFonts w:ascii="Times New Roman" w:hAnsi="Times New Roman" w:cs="Times New Roman"/>
              </w:rPr>
            </w:pPr>
            <w:ins w:id="1672" w:author="User" w:date="2026-01-22T15:02:00Z">
              <w:r w:rsidRPr="000C54C6">
                <w:rPr>
                  <w:rFonts w:ascii="Times New Roman" w:eastAsia="SimSun" w:hAnsi="Times New Roman" w:cs="Times New Roman"/>
                  <w:lang w:eastAsia="zh-CN" w:bidi="ar"/>
                </w:rPr>
                <w:t>Expected close date for the Opportunity.</w:t>
              </w:r>
            </w:ins>
          </w:p>
        </w:tc>
      </w:tr>
      <w:tr w:rsidR="00A118F2" w:rsidRPr="000C54C6" w14:paraId="31BAA41A" w14:textId="77777777" w:rsidTr="001A18D9">
        <w:trPr>
          <w:trHeight w:val="300"/>
          <w:ins w:id="1673" w:author="User" w:date="2026-01-22T15:02:00Z"/>
        </w:trPr>
        <w:tc>
          <w:tcPr>
            <w:tcW w:w="1373" w:type="dxa"/>
            <w:tcBorders>
              <w:tl2br w:val="nil"/>
              <w:tr2bl w:val="nil"/>
            </w:tcBorders>
            <w:vAlign w:val="center"/>
          </w:tcPr>
          <w:p w14:paraId="4EAFB436" w14:textId="77777777" w:rsidR="00A118F2" w:rsidRPr="000C54C6" w:rsidRDefault="00A118F2" w:rsidP="001A18D9">
            <w:pPr>
              <w:jc w:val="center"/>
              <w:rPr>
                <w:ins w:id="1674" w:author="User" w:date="2026-01-22T15:02:00Z"/>
                <w:rFonts w:ascii="Times New Roman" w:eastAsia="SimSun" w:hAnsi="Times New Roman" w:cs="Times New Roman"/>
                <w:lang w:eastAsia="zh-CN" w:bidi="ar"/>
              </w:rPr>
            </w:pPr>
            <w:ins w:id="1675" w:author="User" w:date="2026-01-22T15:02:00Z">
              <w:r w:rsidRPr="000C54C6">
                <w:rPr>
                  <w:rFonts w:ascii="Times New Roman" w:eastAsia="SimSun" w:hAnsi="Times New Roman" w:cs="Times New Roman"/>
                  <w:lang w:eastAsia="zh-CN" w:bidi="ar"/>
                </w:rPr>
                <w:t>Closed Lost Reason</w:t>
              </w:r>
            </w:ins>
          </w:p>
        </w:tc>
        <w:tc>
          <w:tcPr>
            <w:tcW w:w="1090" w:type="dxa"/>
            <w:tcBorders>
              <w:tl2br w:val="nil"/>
              <w:tr2bl w:val="nil"/>
            </w:tcBorders>
            <w:vAlign w:val="center"/>
          </w:tcPr>
          <w:p w14:paraId="45A153CF" w14:textId="77777777" w:rsidR="00A118F2" w:rsidRPr="000C54C6" w:rsidRDefault="00A118F2" w:rsidP="001A18D9">
            <w:pPr>
              <w:jc w:val="center"/>
              <w:rPr>
                <w:ins w:id="1676" w:author="User" w:date="2026-01-22T15:02:00Z"/>
                <w:rFonts w:ascii="Times New Roman" w:eastAsia="SimSun" w:hAnsi="Times New Roman" w:cs="Times New Roman"/>
                <w:lang w:eastAsia="zh-CN" w:bidi="ar"/>
              </w:rPr>
            </w:pPr>
            <w:ins w:id="1677" w:author="User" w:date="2026-01-22T15:02:00Z">
              <w:r w:rsidRPr="000C54C6">
                <w:rPr>
                  <w:rFonts w:ascii="Times New Roman" w:eastAsia="SimSun" w:hAnsi="Times New Roman" w:cs="Times New Roman"/>
                  <w:lang w:eastAsia="zh-CN" w:bidi="ar"/>
                </w:rPr>
                <w:t>Picklist</w:t>
              </w:r>
            </w:ins>
          </w:p>
        </w:tc>
        <w:tc>
          <w:tcPr>
            <w:tcW w:w="1315" w:type="dxa"/>
            <w:tcBorders>
              <w:tl2br w:val="nil"/>
              <w:tr2bl w:val="nil"/>
            </w:tcBorders>
            <w:vAlign w:val="center"/>
          </w:tcPr>
          <w:p w14:paraId="5918FE05" w14:textId="77777777" w:rsidR="00A118F2" w:rsidRPr="000C54C6" w:rsidRDefault="00A118F2" w:rsidP="001A18D9">
            <w:pPr>
              <w:jc w:val="center"/>
              <w:rPr>
                <w:ins w:id="1678" w:author="User" w:date="2026-01-22T15:02:00Z"/>
                <w:rFonts w:ascii="Times New Roman" w:eastAsia="SimSun" w:hAnsi="Times New Roman" w:cs="Times New Roman"/>
                <w:lang w:eastAsia="zh-CN" w:bidi="ar"/>
              </w:rPr>
            </w:pPr>
            <w:ins w:id="1679" w:author="User" w:date="2026-01-22T15:02:00Z">
              <w:r w:rsidRPr="000C54C6">
                <w:rPr>
                  <w:rFonts w:ascii="Times New Roman" w:eastAsia="SimSun" w:hAnsi="Times New Roman" w:cs="Times New Roman"/>
                  <w:lang w:eastAsia="zh-CN" w:bidi="ar"/>
                </w:rPr>
                <w:t>Mandatory</w:t>
              </w:r>
            </w:ins>
          </w:p>
        </w:tc>
        <w:tc>
          <w:tcPr>
            <w:tcW w:w="1543" w:type="dxa"/>
            <w:tcBorders>
              <w:tl2br w:val="nil"/>
              <w:tr2bl w:val="nil"/>
            </w:tcBorders>
            <w:vAlign w:val="center"/>
          </w:tcPr>
          <w:p w14:paraId="2ED5ED25" w14:textId="77777777" w:rsidR="00A118F2" w:rsidRPr="000C54C6" w:rsidRDefault="00A118F2" w:rsidP="001A18D9">
            <w:pPr>
              <w:jc w:val="center"/>
              <w:rPr>
                <w:ins w:id="1680" w:author="User" w:date="2026-01-22T15:02:00Z"/>
                <w:rFonts w:ascii="Times New Roman" w:eastAsia="SimSun" w:hAnsi="Times New Roman" w:cs="Times New Roman"/>
                <w:lang w:eastAsia="zh-CN" w:bidi="ar"/>
              </w:rPr>
            </w:pPr>
            <w:ins w:id="1681" w:author="User" w:date="2026-01-22T15:02:00Z">
              <w:r w:rsidRPr="000C54C6">
                <w:rPr>
                  <w:rFonts w:ascii="Times New Roman" w:eastAsia="SimSun" w:hAnsi="Times New Roman" w:cs="Times New Roman"/>
                  <w:lang w:eastAsia="zh-CN" w:bidi="ar"/>
                </w:rPr>
                <w:t>To be provided by client</w:t>
              </w:r>
            </w:ins>
          </w:p>
        </w:tc>
        <w:tc>
          <w:tcPr>
            <w:tcW w:w="3745" w:type="dxa"/>
            <w:tcBorders>
              <w:tl2br w:val="nil"/>
              <w:tr2bl w:val="nil"/>
            </w:tcBorders>
            <w:vAlign w:val="center"/>
          </w:tcPr>
          <w:p w14:paraId="5FF76A6C" w14:textId="77777777" w:rsidR="00A118F2" w:rsidRPr="000C54C6" w:rsidRDefault="00A118F2" w:rsidP="001A18D9">
            <w:pPr>
              <w:rPr>
                <w:ins w:id="1682" w:author="User" w:date="2026-01-22T15:02:00Z"/>
                <w:rFonts w:ascii="Times New Roman" w:eastAsia="SimSun" w:hAnsi="Times New Roman" w:cs="Times New Roman"/>
                <w:lang w:eastAsia="zh-CN" w:bidi="ar"/>
              </w:rPr>
            </w:pPr>
            <w:ins w:id="1683" w:author="User" w:date="2026-01-22T15:02:00Z">
              <w:r w:rsidRPr="000C54C6">
                <w:rPr>
                  <w:rFonts w:ascii="Times New Roman" w:eastAsia="SimSun" w:hAnsi="Times New Roman" w:cs="Times New Roman"/>
                  <w:lang w:eastAsia="zh-CN" w:bidi="ar"/>
                </w:rPr>
                <w:t>While updating the opportunity stage as “Closed lost” Reason is mandatory</w:t>
              </w:r>
            </w:ins>
          </w:p>
        </w:tc>
      </w:tr>
      <w:tr w:rsidR="00A118F2" w:rsidRPr="000C54C6" w14:paraId="11FBC0B1" w14:textId="77777777" w:rsidTr="001A18D9">
        <w:trPr>
          <w:ins w:id="1684" w:author="User" w:date="2026-01-22T15:02:00Z"/>
        </w:trPr>
        <w:tc>
          <w:tcPr>
            <w:tcW w:w="0" w:type="auto"/>
            <w:tcBorders>
              <w:tl2br w:val="nil"/>
              <w:tr2bl w:val="nil"/>
            </w:tcBorders>
            <w:vAlign w:val="center"/>
          </w:tcPr>
          <w:p w14:paraId="60363E61" w14:textId="77777777" w:rsidR="00A118F2" w:rsidRPr="000C54C6" w:rsidRDefault="00A118F2" w:rsidP="001A18D9">
            <w:pPr>
              <w:widowControl/>
              <w:jc w:val="center"/>
              <w:rPr>
                <w:ins w:id="1685" w:author="User" w:date="2026-01-22T15:02:00Z"/>
                <w:rFonts w:ascii="Times New Roman" w:hAnsi="Times New Roman" w:cs="Times New Roman"/>
              </w:rPr>
            </w:pPr>
            <w:ins w:id="1686" w:author="User" w:date="2026-01-22T15:02:00Z">
              <w:r w:rsidRPr="000C54C6">
                <w:rPr>
                  <w:rFonts w:ascii="Times New Roman" w:eastAsia="SimSun" w:hAnsi="Times New Roman" w:cs="Times New Roman"/>
                  <w:lang w:eastAsia="zh-CN" w:bidi="ar"/>
                </w:rPr>
                <w:t>Probability (%)</w:t>
              </w:r>
            </w:ins>
          </w:p>
        </w:tc>
        <w:tc>
          <w:tcPr>
            <w:tcW w:w="0" w:type="auto"/>
            <w:tcBorders>
              <w:tl2br w:val="nil"/>
              <w:tr2bl w:val="nil"/>
            </w:tcBorders>
            <w:vAlign w:val="center"/>
          </w:tcPr>
          <w:p w14:paraId="1C03ED47" w14:textId="77777777" w:rsidR="00A118F2" w:rsidRPr="000C54C6" w:rsidRDefault="00A118F2" w:rsidP="001A18D9">
            <w:pPr>
              <w:widowControl/>
              <w:jc w:val="center"/>
              <w:rPr>
                <w:ins w:id="1687" w:author="User" w:date="2026-01-22T15:02:00Z"/>
                <w:rFonts w:ascii="Times New Roman" w:hAnsi="Times New Roman" w:cs="Times New Roman"/>
              </w:rPr>
            </w:pPr>
            <w:ins w:id="1688" w:author="User" w:date="2026-01-22T15:02:00Z">
              <w:r w:rsidRPr="000C54C6">
                <w:rPr>
                  <w:rFonts w:ascii="Times New Roman" w:eastAsia="SimSun" w:hAnsi="Times New Roman" w:cs="Times New Roman"/>
                  <w:lang w:eastAsia="zh-CN" w:bidi="ar"/>
                </w:rPr>
                <w:t>Percent</w:t>
              </w:r>
            </w:ins>
          </w:p>
        </w:tc>
        <w:tc>
          <w:tcPr>
            <w:tcW w:w="0" w:type="auto"/>
            <w:tcBorders>
              <w:tl2br w:val="nil"/>
              <w:tr2bl w:val="nil"/>
            </w:tcBorders>
            <w:vAlign w:val="center"/>
          </w:tcPr>
          <w:p w14:paraId="5DB26EB2" w14:textId="77777777" w:rsidR="00A118F2" w:rsidRPr="000C54C6" w:rsidRDefault="00A118F2" w:rsidP="001A18D9">
            <w:pPr>
              <w:widowControl/>
              <w:jc w:val="center"/>
              <w:rPr>
                <w:ins w:id="1689" w:author="User" w:date="2026-01-22T15:02:00Z"/>
                <w:rFonts w:ascii="Times New Roman" w:hAnsi="Times New Roman" w:cs="Times New Roman"/>
              </w:rPr>
            </w:pPr>
            <w:ins w:id="1690" w:author="User" w:date="2026-01-22T15:02:00Z">
              <w:r w:rsidRPr="000C54C6">
                <w:rPr>
                  <w:rFonts w:ascii="Times New Roman" w:eastAsia="SimSun" w:hAnsi="Times New Roman" w:cs="Times New Roman"/>
                  <w:lang w:eastAsia="zh-CN" w:bidi="ar"/>
                </w:rPr>
                <w:t>Auto-calculated</w:t>
              </w:r>
            </w:ins>
          </w:p>
        </w:tc>
        <w:tc>
          <w:tcPr>
            <w:tcW w:w="0" w:type="auto"/>
            <w:tcBorders>
              <w:tl2br w:val="nil"/>
              <w:tr2bl w:val="nil"/>
            </w:tcBorders>
            <w:vAlign w:val="center"/>
          </w:tcPr>
          <w:p w14:paraId="214D7B75" w14:textId="77777777" w:rsidR="00A118F2" w:rsidRPr="000C54C6" w:rsidRDefault="00A118F2" w:rsidP="001A18D9">
            <w:pPr>
              <w:widowControl/>
              <w:jc w:val="center"/>
              <w:rPr>
                <w:ins w:id="1691" w:author="User" w:date="2026-01-22T15:02:00Z"/>
                <w:rFonts w:ascii="Times New Roman" w:hAnsi="Times New Roman" w:cs="Times New Roman"/>
              </w:rPr>
            </w:pPr>
            <w:ins w:id="1692" w:author="User" w:date="2026-01-22T15:02:00Z">
              <w:r w:rsidRPr="000C54C6">
                <w:rPr>
                  <w:rFonts w:ascii="Times New Roman" w:eastAsia="SimSun" w:hAnsi="Times New Roman" w:cs="Times New Roman"/>
                  <w:lang w:eastAsia="zh-CN" w:bidi="ar"/>
                </w:rPr>
                <w:t>Based on Stage</w:t>
              </w:r>
            </w:ins>
          </w:p>
        </w:tc>
        <w:tc>
          <w:tcPr>
            <w:tcW w:w="0" w:type="auto"/>
            <w:tcBorders>
              <w:tl2br w:val="nil"/>
              <w:tr2bl w:val="nil"/>
            </w:tcBorders>
            <w:vAlign w:val="center"/>
          </w:tcPr>
          <w:p w14:paraId="3485F459" w14:textId="77777777" w:rsidR="00A118F2" w:rsidRPr="000C54C6" w:rsidRDefault="00A118F2" w:rsidP="001A18D9">
            <w:pPr>
              <w:widowControl/>
              <w:rPr>
                <w:ins w:id="1693" w:author="User" w:date="2026-01-22T15:02:00Z"/>
                <w:rFonts w:ascii="Times New Roman" w:hAnsi="Times New Roman" w:cs="Times New Roman"/>
              </w:rPr>
            </w:pPr>
            <w:ins w:id="1694" w:author="User" w:date="2026-01-22T15:02:00Z">
              <w:r w:rsidRPr="000C54C6">
                <w:rPr>
                  <w:rFonts w:ascii="Times New Roman" w:eastAsia="SimSun" w:hAnsi="Times New Roman" w:cs="Times New Roman"/>
                  <w:lang w:eastAsia="zh-CN" w:bidi="ar"/>
                </w:rPr>
                <w:t>Probability linked to each stage for forecasting.</w:t>
              </w:r>
            </w:ins>
          </w:p>
        </w:tc>
      </w:tr>
      <w:tr w:rsidR="00A118F2" w:rsidRPr="000C54C6" w14:paraId="4D8CA2A5" w14:textId="77777777" w:rsidTr="001A18D9">
        <w:trPr>
          <w:ins w:id="1695" w:author="User" w:date="2026-01-22T15:02:00Z"/>
        </w:trPr>
        <w:tc>
          <w:tcPr>
            <w:tcW w:w="0" w:type="auto"/>
            <w:tcBorders>
              <w:tl2br w:val="nil"/>
              <w:tr2bl w:val="nil"/>
            </w:tcBorders>
            <w:vAlign w:val="center"/>
          </w:tcPr>
          <w:p w14:paraId="021C0F49" w14:textId="77777777" w:rsidR="00A118F2" w:rsidRPr="000C54C6" w:rsidRDefault="00A118F2" w:rsidP="001A18D9">
            <w:pPr>
              <w:widowControl/>
              <w:jc w:val="center"/>
              <w:rPr>
                <w:ins w:id="1696" w:author="User" w:date="2026-01-22T15:02:00Z"/>
                <w:rFonts w:ascii="Times New Roman" w:hAnsi="Times New Roman" w:cs="Times New Roman"/>
              </w:rPr>
            </w:pPr>
            <w:ins w:id="1697" w:author="User" w:date="2026-01-22T15:02:00Z">
              <w:r w:rsidRPr="000C54C6">
                <w:rPr>
                  <w:rFonts w:ascii="Times New Roman" w:eastAsia="SimSun" w:hAnsi="Times New Roman" w:cs="Times New Roman"/>
                  <w:lang w:eastAsia="zh-CN" w:bidi="ar"/>
                </w:rPr>
                <w:t>Branch Location</w:t>
              </w:r>
            </w:ins>
          </w:p>
        </w:tc>
        <w:tc>
          <w:tcPr>
            <w:tcW w:w="0" w:type="auto"/>
            <w:tcBorders>
              <w:tl2br w:val="nil"/>
              <w:tr2bl w:val="nil"/>
            </w:tcBorders>
            <w:vAlign w:val="center"/>
          </w:tcPr>
          <w:p w14:paraId="098313DA" w14:textId="77777777" w:rsidR="00A118F2" w:rsidRPr="000C54C6" w:rsidRDefault="00A118F2" w:rsidP="001A18D9">
            <w:pPr>
              <w:widowControl/>
              <w:jc w:val="center"/>
              <w:rPr>
                <w:ins w:id="1698" w:author="User" w:date="2026-01-22T15:02:00Z"/>
                <w:rFonts w:ascii="Times New Roman" w:hAnsi="Times New Roman" w:cs="Times New Roman"/>
              </w:rPr>
            </w:pPr>
            <w:ins w:id="1699" w:author="User" w:date="2026-01-22T15:02:00Z">
              <w:r w:rsidRPr="000C54C6">
                <w:rPr>
                  <w:rFonts w:ascii="Times New Roman" w:eastAsia="SimSun" w:hAnsi="Times New Roman" w:cs="Times New Roman"/>
                  <w:lang w:eastAsia="zh-CN" w:bidi="ar"/>
                </w:rPr>
                <w:t>Picklist</w:t>
              </w:r>
            </w:ins>
          </w:p>
        </w:tc>
        <w:tc>
          <w:tcPr>
            <w:tcW w:w="0" w:type="auto"/>
            <w:tcBorders>
              <w:tl2br w:val="nil"/>
              <w:tr2bl w:val="nil"/>
            </w:tcBorders>
            <w:vAlign w:val="center"/>
          </w:tcPr>
          <w:p w14:paraId="049D4BBF" w14:textId="77777777" w:rsidR="00A118F2" w:rsidRPr="000C54C6" w:rsidRDefault="00A118F2" w:rsidP="001A18D9">
            <w:pPr>
              <w:widowControl/>
              <w:jc w:val="center"/>
              <w:rPr>
                <w:ins w:id="1700" w:author="User" w:date="2026-01-22T15:02:00Z"/>
                <w:rFonts w:ascii="Times New Roman" w:hAnsi="Times New Roman" w:cs="Times New Roman"/>
              </w:rPr>
            </w:pPr>
            <w:ins w:id="1701"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tbl>
            <w:tblPr>
              <w:tblW w:w="5000" w:type="pct"/>
              <w:tblCellSpacing w:w="15" w:type="dxa"/>
              <w:shd w:val="clear" w:color="auto" w:fill="F8F8F8"/>
              <w:tblCellMar>
                <w:top w:w="15" w:type="dxa"/>
                <w:left w:w="15" w:type="dxa"/>
                <w:bottom w:w="15" w:type="dxa"/>
                <w:right w:w="15" w:type="dxa"/>
              </w:tblCellMar>
              <w:tblLook w:val="04A0" w:firstRow="1" w:lastRow="0" w:firstColumn="1" w:lastColumn="0" w:noHBand="0" w:noVBand="1"/>
            </w:tblPr>
            <w:tblGrid>
              <w:gridCol w:w="1283"/>
            </w:tblGrid>
            <w:tr w:rsidR="00A118F2" w:rsidRPr="000C54C6" w14:paraId="50CDDA60" w14:textId="77777777" w:rsidTr="001A18D9">
              <w:trPr>
                <w:tblCellSpacing w:w="15" w:type="dxa"/>
                <w:ins w:id="1702" w:author="User" w:date="2026-01-22T15:02:00Z"/>
              </w:trPr>
              <w:tc>
                <w:tcPr>
                  <w:tcW w:w="0" w:type="auto"/>
                  <w:tcBorders>
                    <w:top w:val="nil"/>
                    <w:left w:val="nil"/>
                    <w:bottom w:val="nil"/>
                    <w:right w:val="nil"/>
                  </w:tcBorders>
                  <w:shd w:val="clear" w:color="auto" w:fill="F8F8F8"/>
                </w:tcPr>
                <w:p w14:paraId="216F95AD" w14:textId="77777777" w:rsidR="00A118F2" w:rsidRPr="000C54C6" w:rsidRDefault="00A118F2" w:rsidP="001A18D9">
                  <w:pPr>
                    <w:widowControl/>
                    <w:textAlignment w:val="top"/>
                    <w:rPr>
                      <w:ins w:id="1703" w:author="User" w:date="2026-01-22T15:02:00Z"/>
                      <w:rFonts w:ascii="Times New Roman" w:hAnsi="Times New Roman" w:cs="Times New Roman"/>
                      <w:color w:val="000000"/>
                      <w:sz w:val="14"/>
                      <w:szCs w:val="14"/>
                    </w:rPr>
                  </w:pPr>
                  <w:ins w:id="1704" w:author="User" w:date="2026-01-22T15:02:00Z">
                    <w:r w:rsidRPr="000C54C6">
                      <w:rPr>
                        <w:rFonts w:ascii="Times New Roman" w:eastAsia="SimSun" w:hAnsi="Times New Roman" w:cs="Times New Roman"/>
                        <w:color w:val="000000"/>
                        <w:sz w:val="14"/>
                        <w:szCs w:val="14"/>
                        <w:lang w:eastAsia="zh-CN" w:bidi="ar"/>
                      </w:rPr>
                      <w:t>HO</w:t>
                    </w:r>
                  </w:ins>
                </w:p>
              </w:tc>
            </w:tr>
            <w:tr w:rsidR="00A118F2" w:rsidRPr="000C54C6" w14:paraId="14418938" w14:textId="77777777" w:rsidTr="001A18D9">
              <w:trPr>
                <w:tblCellSpacing w:w="15" w:type="dxa"/>
                <w:ins w:id="1705" w:author="User" w:date="2026-01-22T15:02:00Z"/>
              </w:trPr>
              <w:tc>
                <w:tcPr>
                  <w:tcW w:w="0" w:type="auto"/>
                  <w:tcBorders>
                    <w:top w:val="nil"/>
                    <w:left w:val="nil"/>
                    <w:bottom w:val="nil"/>
                    <w:right w:val="nil"/>
                  </w:tcBorders>
                  <w:shd w:val="clear" w:color="auto" w:fill="F8F8F8"/>
                </w:tcPr>
                <w:p w14:paraId="043F8798" w14:textId="77777777" w:rsidR="00A118F2" w:rsidRPr="000C54C6" w:rsidRDefault="00A118F2" w:rsidP="001A18D9">
                  <w:pPr>
                    <w:widowControl/>
                    <w:textAlignment w:val="top"/>
                    <w:rPr>
                      <w:ins w:id="1706" w:author="User" w:date="2026-01-22T15:02:00Z"/>
                      <w:rFonts w:ascii="Times New Roman" w:hAnsi="Times New Roman" w:cs="Times New Roman"/>
                      <w:color w:val="000000"/>
                      <w:sz w:val="14"/>
                      <w:szCs w:val="14"/>
                    </w:rPr>
                  </w:pPr>
                  <w:ins w:id="1707" w:author="User" w:date="2026-01-22T15:02:00Z">
                    <w:r w:rsidRPr="000C54C6">
                      <w:rPr>
                        <w:rFonts w:ascii="Times New Roman" w:eastAsia="SimSun" w:hAnsi="Times New Roman" w:cs="Times New Roman"/>
                        <w:color w:val="000000"/>
                        <w:sz w:val="14"/>
                        <w:szCs w:val="14"/>
                        <w:lang w:eastAsia="zh-CN" w:bidi="ar"/>
                      </w:rPr>
                      <w:t>BATHING SOLUTIONS</w:t>
                    </w:r>
                  </w:ins>
                </w:p>
              </w:tc>
            </w:tr>
            <w:tr w:rsidR="00A118F2" w:rsidRPr="000C54C6" w14:paraId="15B6607F" w14:textId="77777777" w:rsidTr="001A18D9">
              <w:trPr>
                <w:tblCellSpacing w:w="15" w:type="dxa"/>
                <w:ins w:id="1708" w:author="User" w:date="2026-01-22T15:02:00Z"/>
              </w:trPr>
              <w:tc>
                <w:tcPr>
                  <w:tcW w:w="0" w:type="auto"/>
                  <w:tcBorders>
                    <w:top w:val="nil"/>
                    <w:left w:val="nil"/>
                    <w:bottom w:val="nil"/>
                    <w:right w:val="nil"/>
                  </w:tcBorders>
                  <w:shd w:val="clear" w:color="auto" w:fill="F8F8F8"/>
                </w:tcPr>
                <w:p w14:paraId="3139E942" w14:textId="77777777" w:rsidR="00A118F2" w:rsidRPr="000C54C6" w:rsidRDefault="00A118F2" w:rsidP="001A18D9">
                  <w:pPr>
                    <w:widowControl/>
                    <w:textAlignment w:val="top"/>
                    <w:rPr>
                      <w:ins w:id="1709" w:author="User" w:date="2026-01-22T15:02:00Z"/>
                      <w:rFonts w:ascii="Times New Roman" w:hAnsi="Times New Roman" w:cs="Times New Roman"/>
                      <w:color w:val="000000"/>
                      <w:sz w:val="14"/>
                      <w:szCs w:val="14"/>
                    </w:rPr>
                  </w:pPr>
                  <w:ins w:id="1710" w:author="User" w:date="2026-01-22T15:02:00Z">
                    <w:r w:rsidRPr="000C54C6">
                      <w:rPr>
                        <w:rFonts w:ascii="Times New Roman" w:eastAsia="SimSun" w:hAnsi="Times New Roman" w:cs="Times New Roman"/>
                        <w:color w:val="000000"/>
                        <w:sz w:val="14"/>
                        <w:szCs w:val="14"/>
                        <w:lang w:eastAsia="zh-CN" w:bidi="ar"/>
                      </w:rPr>
                      <w:t>NSD</w:t>
                    </w:r>
                  </w:ins>
                </w:p>
              </w:tc>
            </w:tr>
            <w:tr w:rsidR="00A118F2" w:rsidRPr="000C54C6" w14:paraId="7D649D5C" w14:textId="77777777" w:rsidTr="001A18D9">
              <w:trPr>
                <w:tblCellSpacing w:w="15" w:type="dxa"/>
                <w:ins w:id="1711" w:author="User" w:date="2026-01-22T15:02:00Z"/>
              </w:trPr>
              <w:tc>
                <w:tcPr>
                  <w:tcW w:w="0" w:type="auto"/>
                  <w:tcBorders>
                    <w:top w:val="nil"/>
                    <w:left w:val="nil"/>
                    <w:bottom w:val="nil"/>
                    <w:right w:val="nil"/>
                  </w:tcBorders>
                  <w:shd w:val="clear" w:color="auto" w:fill="F8F8F8"/>
                </w:tcPr>
                <w:p w14:paraId="10A0A19C" w14:textId="77777777" w:rsidR="00A118F2" w:rsidRPr="000C54C6" w:rsidRDefault="00A118F2" w:rsidP="001A18D9">
                  <w:pPr>
                    <w:widowControl/>
                    <w:textAlignment w:val="top"/>
                    <w:rPr>
                      <w:ins w:id="1712" w:author="User" w:date="2026-01-22T15:02:00Z"/>
                      <w:rFonts w:ascii="Times New Roman" w:hAnsi="Times New Roman" w:cs="Times New Roman"/>
                      <w:color w:val="000000"/>
                      <w:sz w:val="14"/>
                      <w:szCs w:val="14"/>
                    </w:rPr>
                  </w:pPr>
                  <w:ins w:id="1713" w:author="User" w:date="2026-01-22T15:02:00Z">
                    <w:r w:rsidRPr="000C54C6">
                      <w:rPr>
                        <w:rFonts w:ascii="Times New Roman" w:eastAsia="SimSun" w:hAnsi="Times New Roman" w:cs="Times New Roman"/>
                        <w:color w:val="000000"/>
                        <w:sz w:val="14"/>
                        <w:szCs w:val="14"/>
                        <w:lang w:eastAsia="zh-CN" w:bidi="ar"/>
                      </w:rPr>
                      <w:t>KEY ACCOUNTS</w:t>
                    </w:r>
                  </w:ins>
                </w:p>
              </w:tc>
            </w:tr>
            <w:tr w:rsidR="00A118F2" w:rsidRPr="000C54C6" w14:paraId="4922FDF6" w14:textId="77777777" w:rsidTr="001A18D9">
              <w:trPr>
                <w:tblCellSpacing w:w="15" w:type="dxa"/>
                <w:ins w:id="1714" w:author="User" w:date="2026-01-22T15:02:00Z"/>
              </w:trPr>
              <w:tc>
                <w:tcPr>
                  <w:tcW w:w="0" w:type="auto"/>
                  <w:tcBorders>
                    <w:top w:val="nil"/>
                    <w:left w:val="nil"/>
                    <w:bottom w:val="nil"/>
                    <w:right w:val="nil"/>
                  </w:tcBorders>
                  <w:shd w:val="clear" w:color="auto" w:fill="F8F8F8"/>
                </w:tcPr>
                <w:p w14:paraId="17F5BB66" w14:textId="77777777" w:rsidR="00A118F2" w:rsidRPr="000C54C6" w:rsidRDefault="00A118F2" w:rsidP="001A18D9">
                  <w:pPr>
                    <w:widowControl/>
                    <w:textAlignment w:val="top"/>
                    <w:rPr>
                      <w:ins w:id="1715" w:author="User" w:date="2026-01-22T15:02:00Z"/>
                      <w:rFonts w:ascii="Times New Roman" w:hAnsi="Times New Roman" w:cs="Times New Roman"/>
                      <w:color w:val="000000"/>
                      <w:sz w:val="14"/>
                      <w:szCs w:val="14"/>
                    </w:rPr>
                  </w:pPr>
                  <w:ins w:id="1716" w:author="User" w:date="2026-01-22T15:02:00Z">
                    <w:r w:rsidRPr="000C54C6">
                      <w:rPr>
                        <w:rFonts w:ascii="Times New Roman" w:eastAsia="SimSun" w:hAnsi="Times New Roman" w:cs="Times New Roman"/>
                        <w:color w:val="000000"/>
                        <w:sz w:val="14"/>
                        <w:szCs w:val="14"/>
                        <w:lang w:eastAsia="zh-CN" w:bidi="ar"/>
                      </w:rPr>
                      <w:t>VENGERI</w:t>
                    </w:r>
                  </w:ins>
                </w:p>
              </w:tc>
            </w:tr>
            <w:tr w:rsidR="00A118F2" w:rsidRPr="000C54C6" w14:paraId="6444A3C2" w14:textId="77777777" w:rsidTr="001A18D9">
              <w:trPr>
                <w:tblCellSpacing w:w="15" w:type="dxa"/>
                <w:ins w:id="1717" w:author="User" w:date="2026-01-22T15:02:00Z"/>
              </w:trPr>
              <w:tc>
                <w:tcPr>
                  <w:tcW w:w="0" w:type="auto"/>
                  <w:tcBorders>
                    <w:top w:val="nil"/>
                    <w:left w:val="nil"/>
                    <w:bottom w:val="nil"/>
                    <w:right w:val="nil"/>
                  </w:tcBorders>
                  <w:shd w:val="clear" w:color="auto" w:fill="F8F8F8"/>
                </w:tcPr>
                <w:p w14:paraId="5E75B243" w14:textId="77777777" w:rsidR="00A118F2" w:rsidRPr="000C54C6" w:rsidRDefault="00A118F2" w:rsidP="001A18D9">
                  <w:pPr>
                    <w:widowControl/>
                    <w:textAlignment w:val="top"/>
                    <w:rPr>
                      <w:ins w:id="1718" w:author="User" w:date="2026-01-22T15:02:00Z"/>
                      <w:rFonts w:ascii="Times New Roman" w:hAnsi="Times New Roman" w:cs="Times New Roman"/>
                      <w:color w:val="000000"/>
                      <w:sz w:val="14"/>
                      <w:szCs w:val="14"/>
                    </w:rPr>
                  </w:pPr>
                  <w:ins w:id="1719" w:author="User" w:date="2026-01-22T15:02:00Z">
                    <w:r w:rsidRPr="000C54C6">
                      <w:rPr>
                        <w:rFonts w:ascii="Times New Roman" w:eastAsia="SimSun" w:hAnsi="Times New Roman" w:cs="Times New Roman"/>
                        <w:color w:val="000000"/>
                        <w:sz w:val="14"/>
                        <w:szCs w:val="14"/>
                        <w:lang w:eastAsia="zh-CN" w:bidi="ar"/>
                      </w:rPr>
                      <w:t>BUDGET BUY</w:t>
                    </w:r>
                  </w:ins>
                </w:p>
              </w:tc>
            </w:tr>
            <w:tr w:rsidR="00A118F2" w:rsidRPr="000C54C6" w14:paraId="36294581" w14:textId="77777777" w:rsidTr="001A18D9">
              <w:trPr>
                <w:tblCellSpacing w:w="15" w:type="dxa"/>
                <w:ins w:id="1720" w:author="User" w:date="2026-01-22T15:02:00Z"/>
              </w:trPr>
              <w:tc>
                <w:tcPr>
                  <w:tcW w:w="0" w:type="auto"/>
                  <w:tcBorders>
                    <w:top w:val="nil"/>
                    <w:left w:val="nil"/>
                    <w:bottom w:val="nil"/>
                    <w:right w:val="nil"/>
                  </w:tcBorders>
                  <w:shd w:val="clear" w:color="auto" w:fill="F8F8F8"/>
                </w:tcPr>
                <w:p w14:paraId="384B2723" w14:textId="77777777" w:rsidR="00A118F2" w:rsidRPr="000C54C6" w:rsidRDefault="00A118F2" w:rsidP="001A18D9">
                  <w:pPr>
                    <w:widowControl/>
                    <w:textAlignment w:val="top"/>
                    <w:rPr>
                      <w:ins w:id="1721" w:author="User" w:date="2026-01-22T15:02:00Z"/>
                      <w:rFonts w:ascii="Times New Roman" w:hAnsi="Times New Roman" w:cs="Times New Roman"/>
                      <w:color w:val="000000"/>
                      <w:sz w:val="14"/>
                      <w:szCs w:val="14"/>
                    </w:rPr>
                  </w:pPr>
                  <w:ins w:id="1722" w:author="User" w:date="2026-01-22T15:02:00Z">
                    <w:r w:rsidRPr="000C54C6">
                      <w:rPr>
                        <w:rFonts w:ascii="Times New Roman" w:eastAsia="SimSun" w:hAnsi="Times New Roman" w:cs="Times New Roman"/>
                        <w:color w:val="000000"/>
                        <w:sz w:val="14"/>
                        <w:szCs w:val="14"/>
                        <w:lang w:eastAsia="zh-CN" w:bidi="ar"/>
                      </w:rPr>
                      <w:t>ROOF TILES</w:t>
                    </w:r>
                  </w:ins>
                </w:p>
              </w:tc>
            </w:tr>
          </w:tbl>
          <w:p w14:paraId="685C2CE5" w14:textId="77777777" w:rsidR="00A118F2" w:rsidRPr="000C54C6" w:rsidRDefault="00A118F2" w:rsidP="001A18D9">
            <w:pPr>
              <w:widowControl/>
              <w:jc w:val="center"/>
              <w:rPr>
                <w:ins w:id="1723" w:author="User" w:date="2026-01-22T15:02:00Z"/>
                <w:rFonts w:ascii="Times New Roman" w:hAnsi="Times New Roman" w:cs="Times New Roman"/>
              </w:rPr>
            </w:pPr>
          </w:p>
        </w:tc>
        <w:tc>
          <w:tcPr>
            <w:tcW w:w="0" w:type="auto"/>
            <w:tcBorders>
              <w:tl2br w:val="nil"/>
              <w:tr2bl w:val="nil"/>
            </w:tcBorders>
            <w:vAlign w:val="center"/>
          </w:tcPr>
          <w:p w14:paraId="33332E86" w14:textId="77777777" w:rsidR="00A118F2" w:rsidRPr="000C54C6" w:rsidRDefault="00A118F2" w:rsidP="001A18D9">
            <w:pPr>
              <w:widowControl/>
              <w:rPr>
                <w:ins w:id="1724" w:author="User" w:date="2026-01-22T15:02:00Z"/>
                <w:rFonts w:ascii="Times New Roman" w:hAnsi="Times New Roman" w:cs="Times New Roman"/>
              </w:rPr>
            </w:pPr>
            <w:ins w:id="1725" w:author="User" w:date="2026-01-22T15:02:00Z">
              <w:r w:rsidRPr="000C54C6">
                <w:rPr>
                  <w:rFonts w:ascii="Times New Roman" w:eastAsia="SimSun" w:hAnsi="Times New Roman" w:cs="Times New Roman"/>
                  <w:color w:val="7B7B7B" w:themeColor="accent3" w:themeShade="BF"/>
                  <w:lang w:eastAsia="zh-CN" w:bidi="ar"/>
                </w:rPr>
                <w:t xml:space="preserve">If Branch Location is not empty, Opportunity Name updates with Branch </w:t>
              </w:r>
              <w:commentRangeStart w:id="1726"/>
              <w:r w:rsidRPr="000C54C6">
                <w:rPr>
                  <w:rFonts w:ascii="Times New Roman" w:eastAsia="SimSun" w:hAnsi="Times New Roman" w:cs="Times New Roman"/>
                  <w:color w:val="7B7B7B" w:themeColor="accent3" w:themeShade="BF"/>
                  <w:lang w:eastAsia="zh-CN" w:bidi="ar"/>
                </w:rPr>
                <w:t>Name</w:t>
              </w:r>
              <w:commentRangeEnd w:id="1726"/>
              <w:r w:rsidRPr="000C54C6">
                <w:rPr>
                  <w:rStyle w:val="CommentReference"/>
                  <w:rFonts w:ascii="Times New Roman" w:eastAsia="SimSun" w:hAnsi="Times New Roman" w:cs="Times New Roman"/>
                  <w:color w:val="7B7B7B" w:themeColor="accent3" w:themeShade="BF"/>
                  <w:lang w:eastAsia="zh-CN" w:bidi="ar"/>
                </w:rPr>
                <w:commentReference w:id="1726"/>
              </w:r>
              <w:r w:rsidRPr="000C54C6">
                <w:rPr>
                  <w:rFonts w:ascii="Times New Roman" w:eastAsia="SimSun" w:hAnsi="Times New Roman" w:cs="Times New Roman"/>
                  <w:color w:val="7B7B7B" w:themeColor="accent3" w:themeShade="BF"/>
                  <w:lang w:eastAsia="zh-CN" w:bidi="ar"/>
                </w:rPr>
                <w:t>.</w:t>
              </w:r>
            </w:ins>
          </w:p>
        </w:tc>
      </w:tr>
      <w:tr w:rsidR="00A118F2" w:rsidRPr="000C54C6" w14:paraId="744D655F" w14:textId="77777777" w:rsidTr="001A18D9">
        <w:trPr>
          <w:ins w:id="1727" w:author="User" w:date="2026-01-22T15:02:00Z"/>
        </w:trPr>
        <w:tc>
          <w:tcPr>
            <w:tcW w:w="0" w:type="auto"/>
            <w:tcBorders>
              <w:tl2br w:val="nil"/>
              <w:tr2bl w:val="nil"/>
            </w:tcBorders>
            <w:vAlign w:val="center"/>
          </w:tcPr>
          <w:p w14:paraId="27487739" w14:textId="77777777" w:rsidR="00A118F2" w:rsidRPr="000C54C6" w:rsidRDefault="00A118F2" w:rsidP="001A18D9">
            <w:pPr>
              <w:widowControl/>
              <w:jc w:val="center"/>
              <w:rPr>
                <w:ins w:id="1728" w:author="User" w:date="2026-01-22T15:02:00Z"/>
                <w:rFonts w:ascii="Times New Roman" w:hAnsi="Times New Roman" w:cs="Times New Roman"/>
              </w:rPr>
            </w:pPr>
            <w:ins w:id="1729" w:author="User" w:date="2026-01-22T15:02:00Z">
              <w:r w:rsidRPr="000C54C6">
                <w:rPr>
                  <w:rFonts w:ascii="Times New Roman" w:eastAsia="SimSun" w:hAnsi="Times New Roman" w:cs="Times New Roman"/>
                  <w:lang w:eastAsia="zh-CN" w:bidi="ar"/>
                </w:rPr>
                <w:t>Opportunity Owner</w:t>
              </w:r>
            </w:ins>
          </w:p>
        </w:tc>
        <w:tc>
          <w:tcPr>
            <w:tcW w:w="0" w:type="auto"/>
            <w:tcBorders>
              <w:tl2br w:val="nil"/>
              <w:tr2bl w:val="nil"/>
            </w:tcBorders>
            <w:vAlign w:val="center"/>
          </w:tcPr>
          <w:p w14:paraId="22129309" w14:textId="77777777" w:rsidR="00A118F2" w:rsidRPr="000C54C6" w:rsidRDefault="00A118F2" w:rsidP="001A18D9">
            <w:pPr>
              <w:widowControl/>
              <w:jc w:val="center"/>
              <w:rPr>
                <w:ins w:id="1730" w:author="User" w:date="2026-01-22T15:02:00Z"/>
                <w:rFonts w:ascii="Times New Roman" w:hAnsi="Times New Roman" w:cs="Times New Roman"/>
              </w:rPr>
            </w:pPr>
            <w:ins w:id="1731" w:author="User" w:date="2026-01-22T15:02:00Z">
              <w:r w:rsidRPr="000C54C6">
                <w:rPr>
                  <w:rFonts w:ascii="Times New Roman" w:eastAsia="SimSun" w:hAnsi="Times New Roman" w:cs="Times New Roman"/>
                  <w:lang w:eastAsia="zh-CN" w:bidi="ar"/>
                </w:rPr>
                <w:t>Lookup (User)</w:t>
              </w:r>
            </w:ins>
          </w:p>
        </w:tc>
        <w:tc>
          <w:tcPr>
            <w:tcW w:w="0" w:type="auto"/>
            <w:tcBorders>
              <w:tl2br w:val="nil"/>
              <w:tr2bl w:val="nil"/>
            </w:tcBorders>
            <w:vAlign w:val="center"/>
          </w:tcPr>
          <w:p w14:paraId="3D9F8521" w14:textId="77777777" w:rsidR="00A118F2" w:rsidRPr="000C54C6" w:rsidRDefault="00A118F2" w:rsidP="001A18D9">
            <w:pPr>
              <w:widowControl/>
              <w:jc w:val="center"/>
              <w:rPr>
                <w:ins w:id="1732" w:author="User" w:date="2026-01-22T15:02:00Z"/>
                <w:rFonts w:ascii="Times New Roman" w:hAnsi="Times New Roman" w:cs="Times New Roman"/>
              </w:rPr>
            </w:pPr>
            <w:ins w:id="1733" w:author="User" w:date="2026-01-22T15:02:00Z">
              <w:r w:rsidRPr="000C54C6">
                <w:rPr>
                  <w:rFonts w:ascii="Times New Roman" w:eastAsia="SimSun" w:hAnsi="Times New Roman" w:cs="Times New Roman"/>
                  <w:lang w:eastAsia="zh-CN" w:bidi="ar"/>
                </w:rPr>
                <w:t>Mandatory</w:t>
              </w:r>
            </w:ins>
          </w:p>
        </w:tc>
        <w:tc>
          <w:tcPr>
            <w:tcW w:w="0" w:type="auto"/>
            <w:tcBorders>
              <w:tl2br w:val="nil"/>
              <w:tr2bl w:val="nil"/>
            </w:tcBorders>
            <w:vAlign w:val="center"/>
          </w:tcPr>
          <w:p w14:paraId="2BC31A0E" w14:textId="77777777" w:rsidR="00A118F2" w:rsidRPr="000C54C6" w:rsidRDefault="00A118F2" w:rsidP="001A18D9">
            <w:pPr>
              <w:widowControl/>
              <w:jc w:val="center"/>
              <w:rPr>
                <w:ins w:id="1734" w:author="User" w:date="2026-01-22T15:02:00Z"/>
                <w:rFonts w:ascii="Times New Roman" w:hAnsi="Times New Roman" w:cs="Times New Roman"/>
              </w:rPr>
            </w:pPr>
            <w:ins w:id="1735"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76CB6778" w14:textId="77777777" w:rsidR="00A118F2" w:rsidRPr="000C54C6" w:rsidRDefault="00A118F2" w:rsidP="001A18D9">
            <w:pPr>
              <w:widowControl/>
              <w:rPr>
                <w:ins w:id="1736" w:author="User" w:date="2026-01-22T15:02:00Z"/>
                <w:rFonts w:ascii="Times New Roman" w:hAnsi="Times New Roman" w:cs="Times New Roman"/>
              </w:rPr>
            </w:pPr>
            <w:ins w:id="1737" w:author="User" w:date="2026-01-22T15:02:00Z">
              <w:r w:rsidRPr="000C54C6">
                <w:rPr>
                  <w:rFonts w:ascii="Times New Roman" w:eastAsia="SimSun" w:hAnsi="Times New Roman" w:cs="Times New Roman"/>
                  <w:lang w:eastAsia="zh-CN" w:bidi="ar"/>
                </w:rPr>
                <w:t>User responsible for managing the Opportunity.</w:t>
              </w:r>
            </w:ins>
          </w:p>
        </w:tc>
      </w:tr>
      <w:tr w:rsidR="00A118F2" w:rsidRPr="000C54C6" w14:paraId="46FA669A" w14:textId="77777777" w:rsidTr="001A18D9">
        <w:trPr>
          <w:ins w:id="1738" w:author="User" w:date="2026-01-22T15:02:00Z"/>
        </w:trPr>
        <w:tc>
          <w:tcPr>
            <w:tcW w:w="0" w:type="auto"/>
            <w:tcBorders>
              <w:tl2br w:val="nil"/>
              <w:tr2bl w:val="nil"/>
            </w:tcBorders>
            <w:vAlign w:val="center"/>
          </w:tcPr>
          <w:p w14:paraId="5836D43D" w14:textId="77777777" w:rsidR="00A118F2" w:rsidRPr="000C54C6" w:rsidRDefault="00A118F2" w:rsidP="001A18D9">
            <w:pPr>
              <w:widowControl/>
              <w:jc w:val="center"/>
              <w:rPr>
                <w:ins w:id="1739" w:author="User" w:date="2026-01-22T15:02:00Z"/>
                <w:rFonts w:ascii="Times New Roman" w:hAnsi="Times New Roman" w:cs="Times New Roman"/>
              </w:rPr>
            </w:pPr>
            <w:ins w:id="1740" w:author="User" w:date="2026-01-22T15:02:00Z">
              <w:r w:rsidRPr="000C54C6">
                <w:rPr>
                  <w:rFonts w:ascii="Times New Roman" w:eastAsia="SimSun" w:hAnsi="Times New Roman" w:cs="Times New Roman"/>
                  <w:lang w:eastAsia="zh-CN" w:bidi="ar"/>
                </w:rPr>
                <w:t>Amount</w:t>
              </w:r>
            </w:ins>
          </w:p>
        </w:tc>
        <w:tc>
          <w:tcPr>
            <w:tcW w:w="0" w:type="auto"/>
            <w:tcBorders>
              <w:tl2br w:val="nil"/>
              <w:tr2bl w:val="nil"/>
            </w:tcBorders>
            <w:vAlign w:val="center"/>
          </w:tcPr>
          <w:p w14:paraId="4A790333" w14:textId="77777777" w:rsidR="00A118F2" w:rsidRPr="000C54C6" w:rsidRDefault="00A118F2" w:rsidP="001A18D9">
            <w:pPr>
              <w:widowControl/>
              <w:jc w:val="center"/>
              <w:rPr>
                <w:ins w:id="1741" w:author="User" w:date="2026-01-22T15:02:00Z"/>
                <w:rFonts w:ascii="Times New Roman" w:hAnsi="Times New Roman" w:cs="Times New Roman"/>
              </w:rPr>
            </w:pPr>
            <w:ins w:id="1742" w:author="User" w:date="2026-01-22T15:02:00Z">
              <w:r w:rsidRPr="000C54C6">
                <w:rPr>
                  <w:rFonts w:ascii="Times New Roman" w:eastAsia="SimSun" w:hAnsi="Times New Roman" w:cs="Times New Roman"/>
                  <w:lang w:eastAsia="zh-CN" w:bidi="ar"/>
                </w:rPr>
                <w:t>Currency</w:t>
              </w:r>
            </w:ins>
          </w:p>
        </w:tc>
        <w:tc>
          <w:tcPr>
            <w:tcW w:w="0" w:type="auto"/>
            <w:tcBorders>
              <w:tl2br w:val="nil"/>
              <w:tr2bl w:val="nil"/>
            </w:tcBorders>
            <w:vAlign w:val="center"/>
          </w:tcPr>
          <w:p w14:paraId="1F7C899B" w14:textId="77777777" w:rsidR="00A118F2" w:rsidRPr="000C54C6" w:rsidRDefault="00A118F2" w:rsidP="001A18D9">
            <w:pPr>
              <w:widowControl/>
              <w:jc w:val="center"/>
              <w:rPr>
                <w:ins w:id="1743" w:author="User" w:date="2026-01-22T15:02:00Z"/>
                <w:rFonts w:ascii="Times New Roman" w:hAnsi="Times New Roman" w:cs="Times New Roman"/>
              </w:rPr>
            </w:pPr>
            <w:ins w:id="1744" w:author="User" w:date="2026-01-22T15:02:00Z">
              <w:r w:rsidRPr="000C54C6">
                <w:rPr>
                  <w:rFonts w:ascii="Times New Roman" w:eastAsia="SimSun" w:hAnsi="Times New Roman" w:cs="Times New Roman"/>
                  <w:lang w:eastAsia="zh-CN" w:bidi="ar"/>
                </w:rPr>
                <w:t>Optional</w:t>
              </w:r>
            </w:ins>
          </w:p>
        </w:tc>
        <w:tc>
          <w:tcPr>
            <w:tcW w:w="0" w:type="auto"/>
            <w:tcBorders>
              <w:tl2br w:val="nil"/>
              <w:tr2bl w:val="nil"/>
            </w:tcBorders>
            <w:vAlign w:val="center"/>
          </w:tcPr>
          <w:p w14:paraId="07B7BD21" w14:textId="77777777" w:rsidR="00A118F2" w:rsidRPr="000C54C6" w:rsidRDefault="00A118F2" w:rsidP="001A18D9">
            <w:pPr>
              <w:widowControl/>
              <w:jc w:val="center"/>
              <w:rPr>
                <w:ins w:id="1745" w:author="User" w:date="2026-01-22T15:02:00Z"/>
                <w:rFonts w:ascii="Times New Roman" w:hAnsi="Times New Roman" w:cs="Times New Roman"/>
              </w:rPr>
            </w:pPr>
            <w:ins w:id="1746"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2EDF48D9" w14:textId="77777777" w:rsidR="00A118F2" w:rsidRPr="000C54C6" w:rsidRDefault="00A118F2" w:rsidP="001A18D9">
            <w:pPr>
              <w:widowControl/>
              <w:rPr>
                <w:ins w:id="1747" w:author="User" w:date="2026-01-22T15:02:00Z"/>
                <w:rFonts w:ascii="Times New Roman" w:hAnsi="Times New Roman" w:cs="Times New Roman"/>
              </w:rPr>
            </w:pPr>
            <w:ins w:id="1748" w:author="User" w:date="2026-01-22T15:02:00Z">
              <w:r w:rsidRPr="000C54C6">
                <w:rPr>
                  <w:rFonts w:ascii="Times New Roman" w:eastAsia="SimSun" w:hAnsi="Times New Roman" w:cs="Times New Roman"/>
                  <w:lang w:eastAsia="zh-CN" w:bidi="ar"/>
                </w:rPr>
                <w:t>Total amount for the Opportunity (auto-calculated).</w:t>
              </w:r>
            </w:ins>
          </w:p>
        </w:tc>
      </w:tr>
      <w:tr w:rsidR="00A118F2" w:rsidRPr="000C54C6" w14:paraId="68638CCE" w14:textId="77777777" w:rsidTr="001A18D9">
        <w:trPr>
          <w:ins w:id="1749" w:author="User" w:date="2026-01-22T15:02:00Z"/>
        </w:trPr>
        <w:tc>
          <w:tcPr>
            <w:tcW w:w="0" w:type="auto"/>
            <w:tcBorders>
              <w:tl2br w:val="nil"/>
              <w:tr2bl w:val="nil"/>
            </w:tcBorders>
            <w:vAlign w:val="center"/>
          </w:tcPr>
          <w:p w14:paraId="0F3EFD83" w14:textId="77777777" w:rsidR="00A118F2" w:rsidRPr="000C54C6" w:rsidRDefault="00A118F2" w:rsidP="001A18D9">
            <w:pPr>
              <w:widowControl/>
              <w:jc w:val="center"/>
              <w:rPr>
                <w:ins w:id="1750" w:author="User" w:date="2026-01-22T15:02:00Z"/>
                <w:rFonts w:ascii="Times New Roman" w:hAnsi="Times New Roman" w:cs="Times New Roman"/>
              </w:rPr>
            </w:pPr>
            <w:ins w:id="1751" w:author="User" w:date="2026-01-22T15:02:00Z">
              <w:r w:rsidRPr="000C54C6">
                <w:rPr>
                  <w:rFonts w:ascii="Times New Roman" w:eastAsia="SimSun" w:hAnsi="Times New Roman" w:cs="Times New Roman"/>
                  <w:lang w:eastAsia="zh-CN" w:bidi="ar"/>
                </w:rPr>
                <w:t>Created By</w:t>
              </w:r>
            </w:ins>
          </w:p>
        </w:tc>
        <w:tc>
          <w:tcPr>
            <w:tcW w:w="0" w:type="auto"/>
            <w:tcBorders>
              <w:tl2br w:val="nil"/>
              <w:tr2bl w:val="nil"/>
            </w:tcBorders>
            <w:vAlign w:val="center"/>
          </w:tcPr>
          <w:p w14:paraId="7E903CB7" w14:textId="77777777" w:rsidR="00A118F2" w:rsidRPr="000C54C6" w:rsidRDefault="00A118F2" w:rsidP="001A18D9">
            <w:pPr>
              <w:widowControl/>
              <w:jc w:val="center"/>
              <w:rPr>
                <w:ins w:id="1752" w:author="User" w:date="2026-01-22T15:02:00Z"/>
                <w:rFonts w:ascii="Times New Roman" w:hAnsi="Times New Roman" w:cs="Times New Roman"/>
              </w:rPr>
            </w:pPr>
            <w:ins w:id="1753" w:author="User" w:date="2026-01-22T15:02:00Z">
              <w:r w:rsidRPr="000C54C6">
                <w:rPr>
                  <w:rFonts w:ascii="Times New Roman" w:eastAsia="SimSun" w:hAnsi="Times New Roman" w:cs="Times New Roman"/>
                  <w:lang w:eastAsia="zh-CN" w:bidi="ar"/>
                </w:rPr>
                <w:t>System Field</w:t>
              </w:r>
            </w:ins>
          </w:p>
        </w:tc>
        <w:tc>
          <w:tcPr>
            <w:tcW w:w="0" w:type="auto"/>
            <w:tcBorders>
              <w:tl2br w:val="nil"/>
              <w:tr2bl w:val="nil"/>
            </w:tcBorders>
            <w:vAlign w:val="center"/>
          </w:tcPr>
          <w:p w14:paraId="7E76262C" w14:textId="77777777" w:rsidR="00A118F2" w:rsidRPr="000C54C6" w:rsidRDefault="00A118F2" w:rsidP="001A18D9">
            <w:pPr>
              <w:widowControl/>
              <w:jc w:val="center"/>
              <w:rPr>
                <w:ins w:id="1754" w:author="User" w:date="2026-01-22T15:02:00Z"/>
                <w:rFonts w:ascii="Times New Roman" w:hAnsi="Times New Roman" w:cs="Times New Roman"/>
              </w:rPr>
            </w:pPr>
            <w:ins w:id="1755" w:author="User" w:date="2026-01-22T15:02:00Z">
              <w:r w:rsidRPr="000C54C6">
                <w:rPr>
                  <w:rFonts w:ascii="Times New Roman" w:eastAsia="SimSun" w:hAnsi="Times New Roman" w:cs="Times New Roman"/>
                  <w:lang w:eastAsia="zh-CN" w:bidi="ar"/>
                </w:rPr>
                <w:t>System Generated</w:t>
              </w:r>
            </w:ins>
          </w:p>
        </w:tc>
        <w:tc>
          <w:tcPr>
            <w:tcW w:w="0" w:type="auto"/>
            <w:tcBorders>
              <w:tl2br w:val="nil"/>
              <w:tr2bl w:val="nil"/>
            </w:tcBorders>
            <w:vAlign w:val="center"/>
          </w:tcPr>
          <w:p w14:paraId="15A36331" w14:textId="77777777" w:rsidR="00A118F2" w:rsidRPr="000C54C6" w:rsidRDefault="00A118F2" w:rsidP="001A18D9">
            <w:pPr>
              <w:widowControl/>
              <w:jc w:val="center"/>
              <w:rPr>
                <w:ins w:id="1756" w:author="User" w:date="2026-01-22T15:02:00Z"/>
                <w:rFonts w:ascii="Times New Roman" w:hAnsi="Times New Roman" w:cs="Times New Roman"/>
              </w:rPr>
            </w:pPr>
            <w:ins w:id="1757"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3821165C" w14:textId="77777777" w:rsidR="00A118F2" w:rsidRPr="000C54C6" w:rsidRDefault="00A118F2" w:rsidP="001A18D9">
            <w:pPr>
              <w:widowControl/>
              <w:rPr>
                <w:ins w:id="1758" w:author="User" w:date="2026-01-22T15:02:00Z"/>
                <w:rFonts w:ascii="Times New Roman" w:hAnsi="Times New Roman" w:cs="Times New Roman"/>
              </w:rPr>
            </w:pPr>
            <w:ins w:id="1759" w:author="User" w:date="2026-01-22T15:02:00Z">
              <w:r w:rsidRPr="000C54C6">
                <w:rPr>
                  <w:rFonts w:ascii="Times New Roman" w:eastAsia="SimSun" w:hAnsi="Times New Roman" w:cs="Times New Roman"/>
                  <w:lang w:eastAsia="zh-CN" w:bidi="ar"/>
                </w:rPr>
                <w:t>Auto-filled field.</w:t>
              </w:r>
            </w:ins>
          </w:p>
        </w:tc>
      </w:tr>
      <w:tr w:rsidR="00A118F2" w:rsidRPr="000C54C6" w14:paraId="3B424DB3" w14:textId="77777777" w:rsidTr="001A18D9">
        <w:trPr>
          <w:ins w:id="1760" w:author="User" w:date="2026-01-22T15:02:00Z"/>
        </w:trPr>
        <w:tc>
          <w:tcPr>
            <w:tcW w:w="0" w:type="auto"/>
            <w:tcBorders>
              <w:tl2br w:val="nil"/>
              <w:tr2bl w:val="nil"/>
            </w:tcBorders>
            <w:vAlign w:val="center"/>
          </w:tcPr>
          <w:p w14:paraId="4E1D9C51" w14:textId="77777777" w:rsidR="00A118F2" w:rsidRPr="000C54C6" w:rsidRDefault="00A118F2" w:rsidP="001A18D9">
            <w:pPr>
              <w:widowControl/>
              <w:jc w:val="center"/>
              <w:rPr>
                <w:ins w:id="1761" w:author="User" w:date="2026-01-22T15:02:00Z"/>
                <w:rFonts w:ascii="Times New Roman" w:hAnsi="Times New Roman" w:cs="Times New Roman"/>
              </w:rPr>
            </w:pPr>
            <w:ins w:id="1762" w:author="User" w:date="2026-01-22T15:02:00Z">
              <w:r w:rsidRPr="000C54C6">
                <w:rPr>
                  <w:rFonts w:ascii="Times New Roman" w:eastAsia="SimSun" w:hAnsi="Times New Roman" w:cs="Times New Roman"/>
                  <w:lang w:eastAsia="zh-CN" w:bidi="ar"/>
                </w:rPr>
                <w:t>Last Modified By</w:t>
              </w:r>
            </w:ins>
          </w:p>
        </w:tc>
        <w:tc>
          <w:tcPr>
            <w:tcW w:w="0" w:type="auto"/>
            <w:tcBorders>
              <w:tl2br w:val="nil"/>
              <w:tr2bl w:val="nil"/>
            </w:tcBorders>
            <w:vAlign w:val="center"/>
          </w:tcPr>
          <w:p w14:paraId="6102B554" w14:textId="77777777" w:rsidR="00A118F2" w:rsidRPr="000C54C6" w:rsidRDefault="00A118F2" w:rsidP="001A18D9">
            <w:pPr>
              <w:widowControl/>
              <w:jc w:val="center"/>
              <w:rPr>
                <w:ins w:id="1763" w:author="User" w:date="2026-01-22T15:02:00Z"/>
                <w:rFonts w:ascii="Times New Roman" w:hAnsi="Times New Roman" w:cs="Times New Roman"/>
              </w:rPr>
            </w:pPr>
            <w:ins w:id="1764" w:author="User" w:date="2026-01-22T15:02:00Z">
              <w:r w:rsidRPr="000C54C6">
                <w:rPr>
                  <w:rFonts w:ascii="Times New Roman" w:eastAsia="SimSun" w:hAnsi="Times New Roman" w:cs="Times New Roman"/>
                  <w:lang w:eastAsia="zh-CN" w:bidi="ar"/>
                </w:rPr>
                <w:t>System Field</w:t>
              </w:r>
            </w:ins>
          </w:p>
        </w:tc>
        <w:tc>
          <w:tcPr>
            <w:tcW w:w="0" w:type="auto"/>
            <w:tcBorders>
              <w:tl2br w:val="nil"/>
              <w:tr2bl w:val="nil"/>
            </w:tcBorders>
            <w:vAlign w:val="center"/>
          </w:tcPr>
          <w:p w14:paraId="3FF3328E" w14:textId="77777777" w:rsidR="00A118F2" w:rsidRPr="000C54C6" w:rsidRDefault="00A118F2" w:rsidP="001A18D9">
            <w:pPr>
              <w:widowControl/>
              <w:jc w:val="center"/>
              <w:rPr>
                <w:ins w:id="1765" w:author="User" w:date="2026-01-22T15:02:00Z"/>
                <w:rFonts w:ascii="Times New Roman" w:hAnsi="Times New Roman" w:cs="Times New Roman"/>
              </w:rPr>
            </w:pPr>
            <w:ins w:id="1766" w:author="User" w:date="2026-01-22T15:02:00Z">
              <w:r w:rsidRPr="000C54C6">
                <w:rPr>
                  <w:rFonts w:ascii="Times New Roman" w:eastAsia="SimSun" w:hAnsi="Times New Roman" w:cs="Times New Roman"/>
                  <w:lang w:eastAsia="zh-CN" w:bidi="ar"/>
                </w:rPr>
                <w:t>System Generated</w:t>
              </w:r>
            </w:ins>
          </w:p>
        </w:tc>
        <w:tc>
          <w:tcPr>
            <w:tcW w:w="0" w:type="auto"/>
            <w:tcBorders>
              <w:tl2br w:val="nil"/>
              <w:tr2bl w:val="nil"/>
            </w:tcBorders>
            <w:vAlign w:val="center"/>
          </w:tcPr>
          <w:p w14:paraId="6FE73FA9" w14:textId="77777777" w:rsidR="00A118F2" w:rsidRPr="000C54C6" w:rsidRDefault="00A118F2" w:rsidP="001A18D9">
            <w:pPr>
              <w:widowControl/>
              <w:jc w:val="center"/>
              <w:rPr>
                <w:ins w:id="1767" w:author="User" w:date="2026-01-22T15:02:00Z"/>
                <w:rFonts w:ascii="Times New Roman" w:hAnsi="Times New Roman" w:cs="Times New Roman"/>
              </w:rPr>
            </w:pPr>
            <w:ins w:id="1768" w:author="User" w:date="2026-01-22T15:02:00Z">
              <w:r w:rsidRPr="000C54C6">
                <w:rPr>
                  <w:rFonts w:ascii="Times New Roman" w:eastAsia="SimSun" w:hAnsi="Times New Roman" w:cs="Times New Roman"/>
                  <w:lang w:eastAsia="zh-CN" w:bidi="ar"/>
                </w:rPr>
                <w:t>—</w:t>
              </w:r>
            </w:ins>
          </w:p>
        </w:tc>
        <w:tc>
          <w:tcPr>
            <w:tcW w:w="0" w:type="auto"/>
            <w:tcBorders>
              <w:tl2br w:val="nil"/>
              <w:tr2bl w:val="nil"/>
            </w:tcBorders>
            <w:vAlign w:val="center"/>
          </w:tcPr>
          <w:p w14:paraId="15821A94" w14:textId="77777777" w:rsidR="00A118F2" w:rsidRPr="000C54C6" w:rsidRDefault="00A118F2" w:rsidP="001A18D9">
            <w:pPr>
              <w:widowControl/>
              <w:rPr>
                <w:ins w:id="1769" w:author="User" w:date="2026-01-22T15:02:00Z"/>
                <w:rFonts w:ascii="Times New Roman" w:hAnsi="Times New Roman" w:cs="Times New Roman"/>
              </w:rPr>
            </w:pPr>
            <w:ins w:id="1770" w:author="User" w:date="2026-01-22T15:02:00Z">
              <w:r w:rsidRPr="000C54C6">
                <w:rPr>
                  <w:rFonts w:ascii="Times New Roman" w:eastAsia="SimSun" w:hAnsi="Times New Roman" w:cs="Times New Roman"/>
                  <w:lang w:eastAsia="zh-CN" w:bidi="ar"/>
                </w:rPr>
                <w:t>Auto-updated system field.</w:t>
              </w:r>
            </w:ins>
          </w:p>
        </w:tc>
      </w:tr>
      <w:tr w:rsidR="00A118F2" w:rsidRPr="000C54C6" w14:paraId="6F724E12" w14:textId="77777777" w:rsidTr="001A18D9">
        <w:trPr>
          <w:ins w:id="1771" w:author="User" w:date="2026-01-22T15:02:00Z"/>
        </w:trPr>
        <w:tc>
          <w:tcPr>
            <w:tcW w:w="0" w:type="auto"/>
            <w:tcBorders>
              <w:tl2br w:val="nil"/>
              <w:tr2bl w:val="nil"/>
            </w:tcBorders>
            <w:vAlign w:val="center"/>
          </w:tcPr>
          <w:p w14:paraId="79AB8CC3" w14:textId="77777777" w:rsidR="00A118F2" w:rsidRPr="000C54C6" w:rsidRDefault="00A118F2" w:rsidP="001A18D9">
            <w:pPr>
              <w:widowControl/>
              <w:jc w:val="center"/>
              <w:rPr>
                <w:ins w:id="1772" w:author="User" w:date="2026-01-22T15:02:00Z"/>
                <w:rFonts w:ascii="Times New Roman" w:eastAsia="SimSun" w:hAnsi="Times New Roman" w:cs="Times New Roman"/>
                <w:lang w:eastAsia="zh-CN" w:bidi="ar"/>
              </w:rPr>
            </w:pPr>
            <w:ins w:id="1773" w:author="User" w:date="2026-01-22T15:02:00Z">
              <w:r w:rsidRPr="000C54C6">
                <w:rPr>
                  <w:rFonts w:ascii="Times New Roman" w:eastAsia="SimSun" w:hAnsi="Times New Roman" w:cs="Times New Roman"/>
                  <w:lang w:eastAsia="zh-CN" w:bidi="ar"/>
                </w:rPr>
                <w:t>Referral Details section</w:t>
              </w:r>
            </w:ins>
          </w:p>
        </w:tc>
        <w:tc>
          <w:tcPr>
            <w:tcW w:w="0" w:type="auto"/>
            <w:tcBorders>
              <w:tl2br w:val="nil"/>
              <w:tr2bl w:val="nil"/>
            </w:tcBorders>
            <w:vAlign w:val="center"/>
          </w:tcPr>
          <w:p w14:paraId="454412A5" w14:textId="77777777" w:rsidR="00A118F2" w:rsidRPr="000C54C6" w:rsidRDefault="00A118F2" w:rsidP="001A18D9">
            <w:pPr>
              <w:widowControl/>
              <w:jc w:val="center"/>
              <w:rPr>
                <w:ins w:id="1774"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5F8C1CE1" w14:textId="77777777" w:rsidR="00A118F2" w:rsidRPr="000C54C6" w:rsidRDefault="00A118F2" w:rsidP="001A18D9">
            <w:pPr>
              <w:widowControl/>
              <w:jc w:val="center"/>
              <w:rPr>
                <w:ins w:id="1775"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1D3CD4E2" w14:textId="77777777" w:rsidR="00A118F2" w:rsidRPr="000C54C6" w:rsidRDefault="00A118F2" w:rsidP="001A18D9">
            <w:pPr>
              <w:widowControl/>
              <w:jc w:val="center"/>
              <w:rPr>
                <w:ins w:id="1776"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41BFA038" w14:textId="77777777" w:rsidR="00A118F2" w:rsidRPr="000C54C6" w:rsidRDefault="00A118F2" w:rsidP="001A18D9">
            <w:pPr>
              <w:widowControl/>
              <w:rPr>
                <w:ins w:id="1777" w:author="User" w:date="2026-01-22T15:02:00Z"/>
                <w:rFonts w:ascii="Times New Roman" w:eastAsia="SimSun" w:hAnsi="Times New Roman" w:cs="Times New Roman"/>
                <w:lang w:eastAsia="zh-CN" w:bidi="ar"/>
              </w:rPr>
            </w:pPr>
          </w:p>
        </w:tc>
      </w:tr>
      <w:tr w:rsidR="00A118F2" w:rsidRPr="000C54C6" w14:paraId="0525C0DF" w14:textId="77777777" w:rsidTr="001A18D9">
        <w:trPr>
          <w:ins w:id="1778" w:author="User" w:date="2026-01-22T15:02:00Z"/>
        </w:trPr>
        <w:tc>
          <w:tcPr>
            <w:tcW w:w="0" w:type="auto"/>
            <w:tcBorders>
              <w:tl2br w:val="nil"/>
              <w:tr2bl w:val="nil"/>
            </w:tcBorders>
            <w:vAlign w:val="center"/>
          </w:tcPr>
          <w:p w14:paraId="0F29FE8E" w14:textId="77777777" w:rsidR="00A118F2" w:rsidRPr="000C54C6" w:rsidRDefault="00A118F2" w:rsidP="001A18D9">
            <w:pPr>
              <w:widowControl/>
              <w:jc w:val="center"/>
              <w:rPr>
                <w:ins w:id="1779" w:author="User" w:date="2026-01-22T15:02:00Z"/>
                <w:rFonts w:ascii="Times New Roman" w:eastAsia="SimSun" w:hAnsi="Times New Roman" w:cs="Times New Roman"/>
                <w:lang w:eastAsia="zh-CN" w:bidi="ar"/>
              </w:rPr>
            </w:pPr>
            <w:ins w:id="1780" w:author="User" w:date="2026-01-22T15:02:00Z">
              <w:r w:rsidRPr="000C54C6">
                <w:rPr>
                  <w:rFonts w:ascii="Times New Roman" w:eastAsia="SimSun" w:hAnsi="Times New Roman" w:cs="Times New Roman"/>
                  <w:lang w:eastAsia="zh-CN" w:bidi="ar"/>
                </w:rPr>
                <w:t>Opportunity Source</w:t>
              </w:r>
            </w:ins>
          </w:p>
        </w:tc>
        <w:tc>
          <w:tcPr>
            <w:tcW w:w="0" w:type="auto"/>
            <w:tcBorders>
              <w:tl2br w:val="nil"/>
              <w:tr2bl w:val="nil"/>
            </w:tcBorders>
            <w:vAlign w:val="center"/>
          </w:tcPr>
          <w:p w14:paraId="5917445B" w14:textId="77777777" w:rsidR="00A118F2" w:rsidRPr="000C54C6" w:rsidRDefault="00A118F2" w:rsidP="001A18D9">
            <w:pPr>
              <w:widowControl/>
              <w:jc w:val="center"/>
              <w:rPr>
                <w:ins w:id="1781"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6CA64ECB" w14:textId="77777777" w:rsidR="00A118F2" w:rsidRPr="000C54C6" w:rsidRDefault="00A118F2" w:rsidP="001A18D9">
            <w:pPr>
              <w:widowControl/>
              <w:jc w:val="center"/>
              <w:rPr>
                <w:ins w:id="1782"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4329A5A0" w14:textId="77777777" w:rsidR="00A118F2" w:rsidRPr="000C54C6" w:rsidRDefault="00A118F2" w:rsidP="001A18D9">
            <w:pPr>
              <w:widowControl/>
              <w:jc w:val="center"/>
              <w:rPr>
                <w:ins w:id="1783"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2FC3C9E9" w14:textId="77777777" w:rsidR="00A118F2" w:rsidRPr="000C54C6" w:rsidRDefault="00A118F2" w:rsidP="001A18D9">
            <w:pPr>
              <w:widowControl/>
              <w:rPr>
                <w:ins w:id="1784" w:author="User" w:date="2026-01-22T15:02:00Z"/>
                <w:rFonts w:ascii="Times New Roman" w:eastAsia="SimSun" w:hAnsi="Times New Roman" w:cs="Times New Roman"/>
                <w:lang w:eastAsia="zh-CN" w:bidi="ar"/>
              </w:rPr>
            </w:pPr>
          </w:p>
        </w:tc>
      </w:tr>
      <w:tr w:rsidR="00A118F2" w:rsidRPr="000C54C6" w14:paraId="01988D7D" w14:textId="77777777" w:rsidTr="001A18D9">
        <w:trPr>
          <w:ins w:id="1785" w:author="User" w:date="2026-01-22T15:02:00Z"/>
        </w:trPr>
        <w:tc>
          <w:tcPr>
            <w:tcW w:w="0" w:type="auto"/>
            <w:tcBorders>
              <w:tl2br w:val="nil"/>
              <w:tr2bl w:val="nil"/>
            </w:tcBorders>
            <w:vAlign w:val="center"/>
          </w:tcPr>
          <w:p w14:paraId="1464DA98" w14:textId="77777777" w:rsidR="00A118F2" w:rsidRPr="000C54C6" w:rsidRDefault="00A118F2" w:rsidP="001A18D9">
            <w:pPr>
              <w:widowControl/>
              <w:jc w:val="center"/>
              <w:rPr>
                <w:ins w:id="1786" w:author="User" w:date="2026-01-22T15:02:00Z"/>
                <w:rFonts w:ascii="Times New Roman" w:eastAsia="SimSun" w:hAnsi="Times New Roman" w:cs="Times New Roman"/>
                <w:lang w:eastAsia="zh-CN" w:bidi="ar"/>
              </w:rPr>
            </w:pPr>
            <w:ins w:id="1787" w:author="User" w:date="2026-01-22T15:02:00Z">
              <w:r w:rsidRPr="000C54C6">
                <w:rPr>
                  <w:rFonts w:ascii="Times New Roman" w:eastAsia="SimSun" w:hAnsi="Times New Roman" w:cs="Times New Roman"/>
                  <w:lang w:eastAsia="zh-CN" w:bidi="ar"/>
                </w:rPr>
                <w:lastRenderedPageBreak/>
                <w:t>Opportunity Sub Source</w:t>
              </w:r>
            </w:ins>
          </w:p>
        </w:tc>
        <w:tc>
          <w:tcPr>
            <w:tcW w:w="0" w:type="auto"/>
            <w:tcBorders>
              <w:tl2br w:val="nil"/>
              <w:tr2bl w:val="nil"/>
            </w:tcBorders>
            <w:vAlign w:val="center"/>
          </w:tcPr>
          <w:p w14:paraId="7C22B9CE" w14:textId="77777777" w:rsidR="00A118F2" w:rsidRPr="000C54C6" w:rsidRDefault="00A118F2" w:rsidP="001A18D9">
            <w:pPr>
              <w:widowControl/>
              <w:jc w:val="center"/>
              <w:rPr>
                <w:ins w:id="1788"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5B3F03B4" w14:textId="77777777" w:rsidR="00A118F2" w:rsidRPr="000C54C6" w:rsidRDefault="00A118F2" w:rsidP="001A18D9">
            <w:pPr>
              <w:widowControl/>
              <w:jc w:val="center"/>
              <w:rPr>
                <w:ins w:id="1789"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1B7DF193" w14:textId="77777777" w:rsidR="00A118F2" w:rsidRPr="000C54C6" w:rsidRDefault="00A118F2" w:rsidP="001A18D9">
            <w:pPr>
              <w:widowControl/>
              <w:jc w:val="center"/>
              <w:rPr>
                <w:ins w:id="1790"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49A95E6E" w14:textId="77777777" w:rsidR="00A118F2" w:rsidRPr="000C54C6" w:rsidRDefault="00A118F2" w:rsidP="001A18D9">
            <w:pPr>
              <w:widowControl/>
              <w:rPr>
                <w:ins w:id="1791" w:author="User" w:date="2026-01-22T15:02:00Z"/>
                <w:rFonts w:ascii="Times New Roman" w:eastAsia="SimSun" w:hAnsi="Times New Roman" w:cs="Times New Roman"/>
                <w:lang w:eastAsia="zh-CN" w:bidi="ar"/>
              </w:rPr>
            </w:pPr>
          </w:p>
        </w:tc>
      </w:tr>
      <w:tr w:rsidR="00A118F2" w:rsidRPr="000C54C6" w14:paraId="558BC2D0" w14:textId="77777777" w:rsidTr="001A18D9">
        <w:trPr>
          <w:ins w:id="1792" w:author="User" w:date="2026-01-22T15:02:00Z"/>
        </w:trPr>
        <w:tc>
          <w:tcPr>
            <w:tcW w:w="0" w:type="auto"/>
            <w:tcBorders>
              <w:tl2br w:val="nil"/>
              <w:tr2bl w:val="nil"/>
            </w:tcBorders>
            <w:vAlign w:val="center"/>
          </w:tcPr>
          <w:p w14:paraId="54789A9F" w14:textId="77777777" w:rsidR="00A118F2" w:rsidRPr="000C54C6" w:rsidRDefault="00A118F2" w:rsidP="001A18D9">
            <w:pPr>
              <w:widowControl/>
              <w:jc w:val="center"/>
              <w:rPr>
                <w:ins w:id="1793" w:author="User" w:date="2026-01-22T15:02:00Z"/>
                <w:rFonts w:ascii="Times New Roman" w:eastAsia="SimSun" w:hAnsi="Times New Roman" w:cs="Times New Roman"/>
                <w:lang w:eastAsia="zh-CN" w:bidi="ar"/>
              </w:rPr>
            </w:pPr>
            <w:ins w:id="1794" w:author="User" w:date="2026-01-22T15:02:00Z">
              <w:r w:rsidRPr="000C54C6">
                <w:rPr>
                  <w:rFonts w:ascii="Times New Roman" w:eastAsia="SimSun" w:hAnsi="Times New Roman" w:cs="Times New Roman"/>
                  <w:lang w:eastAsia="zh-CN" w:bidi="ar"/>
                </w:rPr>
                <w:t>Referral Name</w:t>
              </w:r>
            </w:ins>
          </w:p>
        </w:tc>
        <w:tc>
          <w:tcPr>
            <w:tcW w:w="0" w:type="auto"/>
            <w:tcBorders>
              <w:tl2br w:val="nil"/>
              <w:tr2bl w:val="nil"/>
            </w:tcBorders>
            <w:vAlign w:val="center"/>
          </w:tcPr>
          <w:p w14:paraId="31D0B808" w14:textId="77777777" w:rsidR="00A118F2" w:rsidRPr="000C54C6" w:rsidRDefault="00A118F2" w:rsidP="001A18D9">
            <w:pPr>
              <w:widowControl/>
              <w:jc w:val="center"/>
              <w:rPr>
                <w:ins w:id="1795"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2F30C9EC" w14:textId="77777777" w:rsidR="00A118F2" w:rsidRPr="000C54C6" w:rsidRDefault="00A118F2" w:rsidP="001A18D9">
            <w:pPr>
              <w:widowControl/>
              <w:jc w:val="center"/>
              <w:rPr>
                <w:ins w:id="1796"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7DBF335B" w14:textId="77777777" w:rsidR="00A118F2" w:rsidRPr="000C54C6" w:rsidRDefault="00A118F2" w:rsidP="001A18D9">
            <w:pPr>
              <w:widowControl/>
              <w:jc w:val="center"/>
              <w:rPr>
                <w:ins w:id="1797"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2B2214FC" w14:textId="77777777" w:rsidR="00A118F2" w:rsidRPr="000C54C6" w:rsidRDefault="00A118F2" w:rsidP="001A18D9">
            <w:pPr>
              <w:widowControl/>
              <w:rPr>
                <w:ins w:id="1798" w:author="User" w:date="2026-01-22T15:02:00Z"/>
                <w:rFonts w:ascii="Times New Roman" w:eastAsia="SimSun" w:hAnsi="Times New Roman" w:cs="Times New Roman"/>
                <w:lang w:eastAsia="zh-CN" w:bidi="ar"/>
              </w:rPr>
            </w:pPr>
          </w:p>
        </w:tc>
      </w:tr>
      <w:tr w:rsidR="00A118F2" w:rsidRPr="000C54C6" w14:paraId="7B1C7644" w14:textId="77777777" w:rsidTr="001A18D9">
        <w:trPr>
          <w:ins w:id="1799" w:author="User" w:date="2026-01-22T15:02:00Z"/>
        </w:trPr>
        <w:tc>
          <w:tcPr>
            <w:tcW w:w="0" w:type="auto"/>
            <w:tcBorders>
              <w:tl2br w:val="nil"/>
              <w:tr2bl w:val="nil"/>
            </w:tcBorders>
            <w:vAlign w:val="center"/>
          </w:tcPr>
          <w:p w14:paraId="6DBD9966" w14:textId="77777777" w:rsidR="00A118F2" w:rsidRPr="000C54C6" w:rsidRDefault="00A118F2" w:rsidP="001A18D9">
            <w:pPr>
              <w:widowControl/>
              <w:jc w:val="center"/>
              <w:rPr>
                <w:ins w:id="1800" w:author="User" w:date="2026-01-22T15:02:00Z"/>
                <w:rFonts w:ascii="Times New Roman" w:eastAsia="SimSun" w:hAnsi="Times New Roman" w:cs="Times New Roman"/>
                <w:lang w:eastAsia="zh-CN" w:bidi="ar"/>
              </w:rPr>
            </w:pPr>
            <w:ins w:id="1801" w:author="User" w:date="2026-01-22T15:02:00Z">
              <w:r w:rsidRPr="000C54C6">
                <w:rPr>
                  <w:rFonts w:ascii="Times New Roman" w:eastAsia="SimSun" w:hAnsi="Times New Roman" w:cs="Times New Roman"/>
                  <w:lang w:eastAsia="zh-CN" w:bidi="ar"/>
                </w:rPr>
                <w:t>Referral</w:t>
              </w:r>
            </w:ins>
          </w:p>
          <w:p w14:paraId="1DB2D737" w14:textId="77777777" w:rsidR="00A118F2" w:rsidRPr="000C54C6" w:rsidRDefault="00A118F2" w:rsidP="001A18D9">
            <w:pPr>
              <w:widowControl/>
              <w:jc w:val="center"/>
              <w:rPr>
                <w:ins w:id="1802" w:author="User" w:date="2026-01-22T15:02:00Z"/>
                <w:rFonts w:ascii="Times New Roman" w:eastAsia="SimSun" w:hAnsi="Times New Roman" w:cs="Times New Roman"/>
                <w:lang w:eastAsia="zh-CN" w:bidi="ar"/>
              </w:rPr>
            </w:pPr>
            <w:ins w:id="1803" w:author="User" w:date="2026-01-22T15:02:00Z">
              <w:r w:rsidRPr="000C54C6">
                <w:rPr>
                  <w:rFonts w:ascii="Times New Roman" w:eastAsia="SimSun" w:hAnsi="Times New Roman" w:cs="Times New Roman"/>
                  <w:lang w:eastAsia="zh-CN" w:bidi="ar"/>
                </w:rPr>
                <w:t>Phone Number</w:t>
              </w:r>
            </w:ins>
          </w:p>
        </w:tc>
        <w:tc>
          <w:tcPr>
            <w:tcW w:w="0" w:type="auto"/>
            <w:tcBorders>
              <w:tl2br w:val="nil"/>
              <w:tr2bl w:val="nil"/>
            </w:tcBorders>
            <w:vAlign w:val="center"/>
          </w:tcPr>
          <w:p w14:paraId="70F727E1" w14:textId="77777777" w:rsidR="00A118F2" w:rsidRPr="000C54C6" w:rsidRDefault="00A118F2" w:rsidP="001A18D9">
            <w:pPr>
              <w:widowControl/>
              <w:jc w:val="center"/>
              <w:rPr>
                <w:ins w:id="1804"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54C1C6D7" w14:textId="77777777" w:rsidR="00A118F2" w:rsidRPr="000C54C6" w:rsidRDefault="00A118F2" w:rsidP="001A18D9">
            <w:pPr>
              <w:widowControl/>
              <w:jc w:val="center"/>
              <w:rPr>
                <w:ins w:id="1805"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28F619B9" w14:textId="77777777" w:rsidR="00A118F2" w:rsidRPr="000C54C6" w:rsidRDefault="00A118F2" w:rsidP="001A18D9">
            <w:pPr>
              <w:widowControl/>
              <w:jc w:val="center"/>
              <w:rPr>
                <w:ins w:id="1806" w:author="User" w:date="2026-01-22T15:02:00Z"/>
                <w:rFonts w:ascii="Times New Roman" w:eastAsia="SimSun" w:hAnsi="Times New Roman" w:cs="Times New Roman"/>
                <w:lang w:eastAsia="zh-CN" w:bidi="ar"/>
              </w:rPr>
            </w:pPr>
          </w:p>
        </w:tc>
        <w:tc>
          <w:tcPr>
            <w:tcW w:w="0" w:type="auto"/>
            <w:tcBorders>
              <w:tl2br w:val="nil"/>
              <w:tr2bl w:val="nil"/>
            </w:tcBorders>
            <w:vAlign w:val="center"/>
          </w:tcPr>
          <w:p w14:paraId="04458C1A" w14:textId="77777777" w:rsidR="00A118F2" w:rsidRPr="000C54C6" w:rsidRDefault="00A118F2" w:rsidP="001A18D9">
            <w:pPr>
              <w:widowControl/>
              <w:rPr>
                <w:ins w:id="1807" w:author="User" w:date="2026-01-22T15:02:00Z"/>
                <w:rFonts w:ascii="Times New Roman" w:eastAsia="SimSun" w:hAnsi="Times New Roman" w:cs="Times New Roman"/>
                <w:lang w:eastAsia="zh-CN" w:bidi="ar"/>
              </w:rPr>
            </w:pPr>
          </w:p>
        </w:tc>
      </w:tr>
    </w:tbl>
    <w:p w14:paraId="0DF21115" w14:textId="77777777" w:rsidR="00A118F2" w:rsidRPr="000C54C6" w:rsidRDefault="00A118F2" w:rsidP="00A118F2">
      <w:pPr>
        <w:pStyle w:val="ListParagraph"/>
        <w:tabs>
          <w:tab w:val="left" w:pos="653"/>
        </w:tabs>
        <w:spacing w:before="4"/>
        <w:ind w:left="0" w:firstLine="0"/>
        <w:jc w:val="center"/>
        <w:rPr>
          <w:ins w:id="1808" w:author="User" w:date="2026-01-22T15:02:00Z"/>
          <w:rFonts w:ascii="Times New Roman" w:eastAsia="SimSun" w:hAnsi="Times New Roman" w:cs="Times New Roman"/>
          <w:b/>
          <w:bCs/>
          <w:color w:val="44546A" w:themeColor="text2"/>
        </w:rPr>
      </w:pPr>
    </w:p>
    <w:p w14:paraId="1A860835" w14:textId="77777777" w:rsidR="00A118F2" w:rsidRPr="000C54C6" w:rsidRDefault="00A118F2">
      <w:pPr>
        <w:pStyle w:val="ListParagraph"/>
        <w:tabs>
          <w:tab w:val="left" w:pos="653"/>
        </w:tabs>
        <w:spacing w:before="4"/>
        <w:ind w:left="0" w:firstLine="0"/>
        <w:rPr>
          <w:ins w:id="1809" w:author="User" w:date="2026-01-22T15:02:00Z"/>
          <w:rFonts w:ascii="Times New Roman" w:eastAsia="SimSun" w:hAnsi="Times New Roman" w:cs="Times New Roman"/>
          <w:b/>
          <w:bCs/>
          <w:color w:val="44546A" w:themeColor="text2"/>
        </w:rPr>
        <w:pPrChange w:id="1810" w:author="User" w:date="2026-01-23T22:58:00Z">
          <w:pPr>
            <w:pStyle w:val="ListParagraph"/>
            <w:tabs>
              <w:tab w:val="left" w:pos="653"/>
            </w:tabs>
            <w:spacing w:before="4"/>
            <w:ind w:left="0" w:firstLine="0"/>
            <w:jc w:val="center"/>
          </w:pPr>
        </w:pPrChange>
      </w:pPr>
    </w:p>
    <w:p w14:paraId="22F587DD" w14:textId="77777777" w:rsidR="00A118F2" w:rsidRPr="000C54C6" w:rsidRDefault="00A118F2" w:rsidP="00A118F2">
      <w:pPr>
        <w:pStyle w:val="ListParagraph"/>
        <w:tabs>
          <w:tab w:val="left" w:pos="653"/>
        </w:tabs>
        <w:spacing w:before="4"/>
        <w:ind w:left="0" w:firstLine="0"/>
        <w:rPr>
          <w:ins w:id="1811" w:author="User" w:date="2026-01-22T15:02:00Z"/>
          <w:rFonts w:ascii="Times New Roman" w:eastAsia="SimSun" w:hAnsi="Times New Roman" w:cs="Times New Roman"/>
          <w:b/>
          <w:bCs/>
          <w:color w:val="44546A" w:themeColor="text2"/>
        </w:rPr>
      </w:pPr>
      <w:ins w:id="1812" w:author="User" w:date="2026-01-22T15:02:00Z">
        <w:r w:rsidRPr="000C54C6">
          <w:rPr>
            <w:rFonts w:ascii="Times New Roman" w:eastAsia="SimSun" w:hAnsi="Times New Roman" w:cs="Times New Roman"/>
            <w:b/>
            <w:bCs/>
            <w:color w:val="44546A" w:themeColor="text2"/>
          </w:rPr>
          <w:t>Quote Management Fields:</w:t>
        </w:r>
      </w:ins>
    </w:p>
    <w:p w14:paraId="4069DC03" w14:textId="77777777" w:rsidR="00A118F2" w:rsidRPr="000C54C6" w:rsidRDefault="00A118F2" w:rsidP="00A118F2">
      <w:pPr>
        <w:pStyle w:val="ListParagraph"/>
        <w:tabs>
          <w:tab w:val="left" w:pos="653"/>
        </w:tabs>
        <w:spacing w:before="4"/>
        <w:ind w:left="0" w:firstLine="0"/>
        <w:rPr>
          <w:ins w:id="1813" w:author="User" w:date="2026-01-22T15:02:00Z"/>
          <w:rFonts w:ascii="Times New Roman" w:eastAsia="SimSun" w:hAnsi="Times New Roman" w:cs="Times New Roman"/>
          <w:b/>
          <w:bCs/>
          <w:color w:val="44546A" w:themeColor="text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1430"/>
        <w:gridCol w:w="1327"/>
        <w:gridCol w:w="2834"/>
        <w:gridCol w:w="1413"/>
      </w:tblGrid>
      <w:tr w:rsidR="00A118F2" w:rsidRPr="000C54C6" w14:paraId="400785BF" w14:textId="77777777" w:rsidTr="001A18D9">
        <w:trPr>
          <w:trHeight w:val="300"/>
          <w:ins w:id="1814" w:author="User" w:date="2026-01-22T15:02:00Z"/>
        </w:trPr>
        <w:tc>
          <w:tcPr>
            <w:tcW w:w="1292" w:type="dxa"/>
            <w:vAlign w:val="center"/>
          </w:tcPr>
          <w:p w14:paraId="382A37CE" w14:textId="77777777" w:rsidR="00A118F2" w:rsidRPr="000C54C6" w:rsidRDefault="00A118F2" w:rsidP="001A18D9">
            <w:pPr>
              <w:widowControl/>
              <w:jc w:val="center"/>
              <w:rPr>
                <w:ins w:id="1815" w:author="User" w:date="2026-01-22T15:02:00Z"/>
                <w:rFonts w:ascii="Times New Roman" w:hAnsi="Times New Roman" w:cs="Times New Roman"/>
                <w:b/>
                <w:bCs/>
              </w:rPr>
            </w:pPr>
            <w:ins w:id="1816" w:author="User" w:date="2026-01-22T15:02:00Z">
              <w:r w:rsidRPr="000C54C6">
                <w:rPr>
                  <w:rStyle w:val="Strong"/>
                  <w:rFonts w:ascii="Times New Roman" w:eastAsia="SimSun" w:hAnsi="Times New Roman" w:cs="Times New Roman"/>
                  <w:lang w:eastAsia="zh-CN" w:bidi="ar"/>
                </w:rPr>
                <w:t>Field Name</w:t>
              </w:r>
            </w:ins>
          </w:p>
        </w:tc>
        <w:tc>
          <w:tcPr>
            <w:tcW w:w="1543" w:type="dxa"/>
            <w:vAlign w:val="center"/>
          </w:tcPr>
          <w:p w14:paraId="46ABB613" w14:textId="77777777" w:rsidR="00A118F2" w:rsidRPr="000C54C6" w:rsidRDefault="00A118F2" w:rsidP="001A18D9">
            <w:pPr>
              <w:widowControl/>
              <w:jc w:val="center"/>
              <w:rPr>
                <w:ins w:id="1817" w:author="User" w:date="2026-01-22T15:02:00Z"/>
                <w:rFonts w:ascii="Times New Roman" w:hAnsi="Times New Roman" w:cs="Times New Roman"/>
                <w:b/>
                <w:bCs/>
              </w:rPr>
            </w:pPr>
            <w:ins w:id="1818" w:author="User" w:date="2026-01-22T15:02:00Z">
              <w:r w:rsidRPr="000C54C6">
                <w:rPr>
                  <w:rStyle w:val="Strong"/>
                  <w:rFonts w:ascii="Times New Roman" w:eastAsia="SimSun" w:hAnsi="Times New Roman" w:cs="Times New Roman"/>
                  <w:lang w:eastAsia="zh-CN" w:bidi="ar"/>
                </w:rPr>
                <w:t>Type</w:t>
              </w:r>
            </w:ins>
          </w:p>
        </w:tc>
        <w:tc>
          <w:tcPr>
            <w:tcW w:w="1344" w:type="dxa"/>
            <w:vAlign w:val="center"/>
          </w:tcPr>
          <w:p w14:paraId="4474C162" w14:textId="77777777" w:rsidR="00A118F2" w:rsidRPr="000C54C6" w:rsidRDefault="00A118F2" w:rsidP="001A18D9">
            <w:pPr>
              <w:widowControl/>
              <w:jc w:val="center"/>
              <w:rPr>
                <w:ins w:id="1819" w:author="User" w:date="2026-01-22T15:02:00Z"/>
                <w:rFonts w:ascii="Times New Roman" w:hAnsi="Times New Roman" w:cs="Times New Roman"/>
                <w:b/>
                <w:bCs/>
              </w:rPr>
            </w:pPr>
            <w:ins w:id="1820" w:author="User" w:date="2026-01-22T15:02:00Z">
              <w:r w:rsidRPr="000C54C6">
                <w:rPr>
                  <w:rStyle w:val="Strong"/>
                  <w:rFonts w:ascii="Times New Roman" w:eastAsia="SimSun" w:hAnsi="Times New Roman" w:cs="Times New Roman"/>
                  <w:lang w:eastAsia="zh-CN" w:bidi="ar"/>
                </w:rPr>
                <w:t>Optional / Mandatory</w:t>
              </w:r>
            </w:ins>
          </w:p>
        </w:tc>
        <w:tc>
          <w:tcPr>
            <w:tcW w:w="3415" w:type="dxa"/>
            <w:vAlign w:val="center"/>
          </w:tcPr>
          <w:p w14:paraId="4E2B9535" w14:textId="77777777" w:rsidR="00A118F2" w:rsidRPr="000C54C6" w:rsidRDefault="00A118F2" w:rsidP="001A18D9">
            <w:pPr>
              <w:widowControl/>
              <w:jc w:val="center"/>
              <w:rPr>
                <w:ins w:id="1821" w:author="User" w:date="2026-01-22T15:02:00Z"/>
                <w:rFonts w:ascii="Times New Roman" w:hAnsi="Times New Roman" w:cs="Times New Roman"/>
                <w:b/>
                <w:bCs/>
              </w:rPr>
            </w:pPr>
            <w:ins w:id="1822" w:author="User" w:date="2026-01-22T15:02:00Z">
              <w:r w:rsidRPr="000C54C6">
                <w:rPr>
                  <w:rStyle w:val="Strong"/>
                  <w:rFonts w:ascii="Times New Roman" w:eastAsia="SimSun" w:hAnsi="Times New Roman" w:cs="Times New Roman"/>
                  <w:lang w:eastAsia="zh-CN" w:bidi="ar"/>
                </w:rPr>
                <w:t>Picklist Values</w:t>
              </w:r>
            </w:ins>
          </w:p>
        </w:tc>
        <w:tc>
          <w:tcPr>
            <w:tcW w:w="1472" w:type="dxa"/>
            <w:vAlign w:val="center"/>
          </w:tcPr>
          <w:p w14:paraId="7907EC77" w14:textId="77777777" w:rsidR="00A118F2" w:rsidRPr="000C54C6" w:rsidRDefault="00A118F2" w:rsidP="001A18D9">
            <w:pPr>
              <w:widowControl/>
              <w:jc w:val="center"/>
              <w:rPr>
                <w:ins w:id="1823" w:author="User" w:date="2026-01-22T15:02:00Z"/>
                <w:rFonts w:ascii="Times New Roman" w:hAnsi="Times New Roman" w:cs="Times New Roman"/>
                <w:b/>
                <w:bCs/>
              </w:rPr>
            </w:pPr>
            <w:ins w:id="1824" w:author="User" w:date="2026-01-22T15:02:00Z">
              <w:r w:rsidRPr="000C54C6">
                <w:rPr>
                  <w:rStyle w:val="Strong"/>
                  <w:rFonts w:ascii="Times New Roman" w:eastAsia="SimSun" w:hAnsi="Times New Roman" w:cs="Times New Roman"/>
                  <w:lang w:eastAsia="zh-CN" w:bidi="ar"/>
                </w:rPr>
                <w:t>Comments</w:t>
              </w:r>
            </w:ins>
          </w:p>
        </w:tc>
      </w:tr>
      <w:tr w:rsidR="00A118F2" w:rsidRPr="000C54C6" w14:paraId="63C4F70B" w14:textId="77777777" w:rsidTr="001A18D9">
        <w:trPr>
          <w:trHeight w:val="300"/>
          <w:ins w:id="1825" w:author="User" w:date="2026-01-22T15:02:00Z"/>
        </w:trPr>
        <w:tc>
          <w:tcPr>
            <w:tcW w:w="1292" w:type="dxa"/>
            <w:vAlign w:val="center"/>
          </w:tcPr>
          <w:p w14:paraId="7BA2B53E" w14:textId="77777777" w:rsidR="00A118F2" w:rsidRPr="000C54C6" w:rsidRDefault="00A118F2" w:rsidP="001A18D9">
            <w:pPr>
              <w:widowControl/>
              <w:jc w:val="center"/>
              <w:rPr>
                <w:ins w:id="1826" w:author="User" w:date="2026-01-22T15:02:00Z"/>
                <w:rFonts w:ascii="Times New Roman" w:eastAsia="SimSun" w:hAnsi="Times New Roman" w:cs="Times New Roman"/>
                <w:lang w:eastAsia="zh-CN" w:bidi="ar"/>
              </w:rPr>
            </w:pPr>
            <w:ins w:id="1827" w:author="User" w:date="2026-01-22T15:02:00Z">
              <w:r w:rsidRPr="000C54C6">
                <w:rPr>
                  <w:rFonts w:ascii="Times New Roman" w:eastAsia="SimSun" w:hAnsi="Times New Roman" w:cs="Times New Roman"/>
                  <w:lang w:eastAsia="zh-CN" w:bidi="ar"/>
                </w:rPr>
                <w:t xml:space="preserve">Opportunity </w:t>
              </w:r>
            </w:ins>
          </w:p>
        </w:tc>
        <w:tc>
          <w:tcPr>
            <w:tcW w:w="1543" w:type="dxa"/>
            <w:vAlign w:val="center"/>
          </w:tcPr>
          <w:p w14:paraId="2C1008F4" w14:textId="77777777" w:rsidR="00A118F2" w:rsidRPr="000C54C6" w:rsidRDefault="00A118F2" w:rsidP="001A18D9">
            <w:pPr>
              <w:widowControl/>
              <w:jc w:val="center"/>
              <w:rPr>
                <w:ins w:id="1828" w:author="User" w:date="2026-01-22T15:02:00Z"/>
                <w:rFonts w:ascii="Times New Roman" w:eastAsia="SimSun" w:hAnsi="Times New Roman" w:cs="Times New Roman"/>
                <w:lang w:eastAsia="zh-CN" w:bidi="ar"/>
              </w:rPr>
            </w:pPr>
            <w:ins w:id="1829" w:author="User" w:date="2026-01-22T15:02:00Z">
              <w:r w:rsidRPr="000C54C6">
                <w:rPr>
                  <w:rFonts w:ascii="Times New Roman" w:eastAsia="SimSun" w:hAnsi="Times New Roman" w:cs="Times New Roman"/>
                  <w:lang w:eastAsia="zh-CN" w:bidi="ar"/>
                </w:rPr>
                <w:t>Lookup</w:t>
              </w:r>
            </w:ins>
          </w:p>
        </w:tc>
        <w:tc>
          <w:tcPr>
            <w:tcW w:w="1344" w:type="dxa"/>
            <w:vAlign w:val="center"/>
          </w:tcPr>
          <w:p w14:paraId="7E34552C" w14:textId="77777777" w:rsidR="00A118F2" w:rsidRPr="000C54C6" w:rsidRDefault="00A118F2" w:rsidP="001A18D9">
            <w:pPr>
              <w:widowControl/>
              <w:jc w:val="center"/>
              <w:rPr>
                <w:ins w:id="1830" w:author="User" w:date="2026-01-22T15:02:00Z"/>
                <w:rFonts w:ascii="Times New Roman" w:hAnsi="Times New Roman" w:cs="Times New Roman"/>
              </w:rPr>
            </w:pPr>
            <w:ins w:id="1831" w:author="User" w:date="2026-01-22T15:02:00Z">
              <w:r w:rsidRPr="000C54C6">
                <w:rPr>
                  <w:rFonts w:ascii="Times New Roman" w:eastAsia="SimSun" w:hAnsi="Times New Roman" w:cs="Times New Roman"/>
                  <w:lang w:eastAsia="zh-CN" w:bidi="ar"/>
                </w:rPr>
                <w:t>Mandatory</w:t>
              </w:r>
            </w:ins>
          </w:p>
        </w:tc>
        <w:tc>
          <w:tcPr>
            <w:tcW w:w="3415" w:type="dxa"/>
            <w:vAlign w:val="center"/>
          </w:tcPr>
          <w:p w14:paraId="38B485B3" w14:textId="77777777" w:rsidR="00A118F2" w:rsidRPr="000C54C6" w:rsidRDefault="00A118F2" w:rsidP="001A18D9">
            <w:pPr>
              <w:widowControl/>
              <w:jc w:val="center"/>
              <w:rPr>
                <w:ins w:id="1832" w:author="User" w:date="2026-01-22T15:02:00Z"/>
                <w:rFonts w:ascii="Times New Roman" w:eastAsia="SimSun" w:hAnsi="Times New Roman" w:cs="Times New Roman"/>
                <w:lang w:eastAsia="zh-CN" w:bidi="ar"/>
              </w:rPr>
            </w:pPr>
          </w:p>
        </w:tc>
        <w:tc>
          <w:tcPr>
            <w:tcW w:w="1472" w:type="dxa"/>
            <w:vAlign w:val="center"/>
          </w:tcPr>
          <w:p w14:paraId="007A02AA" w14:textId="77777777" w:rsidR="00A118F2" w:rsidRPr="000C54C6" w:rsidRDefault="00A118F2" w:rsidP="001A18D9">
            <w:pPr>
              <w:widowControl/>
              <w:rPr>
                <w:ins w:id="1833" w:author="User" w:date="2026-01-22T15:02:00Z"/>
                <w:rFonts w:ascii="Times New Roman" w:eastAsia="SimSun" w:hAnsi="Times New Roman" w:cs="Times New Roman"/>
                <w:lang w:eastAsia="zh-CN" w:bidi="ar"/>
              </w:rPr>
            </w:pPr>
            <w:ins w:id="1834" w:author="User" w:date="2026-01-22T15:02:00Z">
              <w:r w:rsidRPr="000C54C6">
                <w:rPr>
                  <w:rFonts w:ascii="Times New Roman" w:eastAsia="SimSun" w:hAnsi="Times New Roman" w:cs="Times New Roman"/>
                  <w:lang w:eastAsia="zh-CN" w:bidi="ar"/>
                </w:rPr>
                <w:t>Quote mapped with opportunity</w:t>
              </w:r>
            </w:ins>
          </w:p>
        </w:tc>
      </w:tr>
      <w:tr w:rsidR="00A118F2" w:rsidRPr="000C54C6" w14:paraId="40557527" w14:textId="77777777" w:rsidTr="001A18D9">
        <w:trPr>
          <w:trHeight w:val="300"/>
          <w:ins w:id="1835" w:author="User" w:date="2026-01-22T15:02:00Z"/>
        </w:trPr>
        <w:tc>
          <w:tcPr>
            <w:tcW w:w="1292" w:type="dxa"/>
            <w:vAlign w:val="center"/>
          </w:tcPr>
          <w:p w14:paraId="16463F2F" w14:textId="77777777" w:rsidR="00A118F2" w:rsidRPr="000C54C6" w:rsidRDefault="00A118F2" w:rsidP="001A18D9">
            <w:pPr>
              <w:widowControl/>
              <w:jc w:val="center"/>
              <w:rPr>
                <w:ins w:id="1836" w:author="User" w:date="2026-01-22T15:02:00Z"/>
                <w:rFonts w:ascii="Times New Roman" w:eastAsia="SimSun" w:hAnsi="Times New Roman" w:cs="Times New Roman"/>
                <w:lang w:eastAsia="zh-CN" w:bidi="ar"/>
              </w:rPr>
            </w:pPr>
            <w:ins w:id="1837" w:author="User" w:date="2026-01-22T15:02:00Z">
              <w:r w:rsidRPr="000C54C6">
                <w:rPr>
                  <w:rFonts w:ascii="Times New Roman" w:eastAsia="SimSun" w:hAnsi="Times New Roman" w:cs="Times New Roman"/>
                  <w:lang w:eastAsia="zh-CN" w:bidi="ar"/>
                </w:rPr>
                <w:t>Quote ID</w:t>
              </w:r>
            </w:ins>
          </w:p>
        </w:tc>
        <w:tc>
          <w:tcPr>
            <w:tcW w:w="1543" w:type="dxa"/>
            <w:vAlign w:val="center"/>
          </w:tcPr>
          <w:p w14:paraId="1FF2B961" w14:textId="77777777" w:rsidR="00A118F2" w:rsidRPr="000C54C6" w:rsidRDefault="00A118F2" w:rsidP="001A18D9">
            <w:pPr>
              <w:widowControl/>
              <w:jc w:val="center"/>
              <w:rPr>
                <w:ins w:id="1838" w:author="User" w:date="2026-01-22T15:02:00Z"/>
                <w:rFonts w:ascii="Times New Roman" w:eastAsia="SimSun" w:hAnsi="Times New Roman" w:cs="Times New Roman"/>
                <w:lang w:eastAsia="zh-CN" w:bidi="ar"/>
              </w:rPr>
            </w:pPr>
            <w:ins w:id="1839" w:author="User" w:date="2026-01-22T15:02:00Z">
              <w:r w:rsidRPr="000C54C6">
                <w:rPr>
                  <w:rFonts w:ascii="Times New Roman" w:eastAsia="SimSun" w:hAnsi="Times New Roman" w:cs="Times New Roman"/>
                  <w:lang w:eastAsia="zh-CN" w:bidi="ar"/>
                </w:rPr>
                <w:t>Auto-number</w:t>
              </w:r>
            </w:ins>
          </w:p>
        </w:tc>
        <w:tc>
          <w:tcPr>
            <w:tcW w:w="1344" w:type="dxa"/>
            <w:vAlign w:val="center"/>
          </w:tcPr>
          <w:p w14:paraId="3DBE86C5" w14:textId="77777777" w:rsidR="00A118F2" w:rsidRPr="000C54C6" w:rsidRDefault="00A118F2" w:rsidP="001A18D9">
            <w:pPr>
              <w:widowControl/>
              <w:jc w:val="center"/>
              <w:rPr>
                <w:ins w:id="1840" w:author="User" w:date="2026-01-22T15:02:00Z"/>
                <w:rFonts w:ascii="Times New Roman" w:eastAsia="SimSun" w:hAnsi="Times New Roman" w:cs="Times New Roman"/>
                <w:lang w:eastAsia="zh-CN" w:bidi="ar"/>
              </w:rPr>
            </w:pPr>
            <w:ins w:id="1841" w:author="User" w:date="2026-01-22T15:02:00Z">
              <w:r w:rsidRPr="000C54C6">
                <w:rPr>
                  <w:rFonts w:ascii="Times New Roman" w:eastAsia="SimSun" w:hAnsi="Times New Roman" w:cs="Times New Roman"/>
                  <w:lang w:eastAsia="zh-CN" w:bidi="ar"/>
                </w:rPr>
                <w:t>Mandatory</w:t>
              </w:r>
            </w:ins>
          </w:p>
        </w:tc>
        <w:tc>
          <w:tcPr>
            <w:tcW w:w="3415" w:type="dxa"/>
            <w:vAlign w:val="center"/>
          </w:tcPr>
          <w:p w14:paraId="514506D0" w14:textId="77777777" w:rsidR="00A118F2" w:rsidRPr="000C54C6" w:rsidRDefault="00A118F2" w:rsidP="001A18D9">
            <w:pPr>
              <w:widowControl/>
              <w:jc w:val="center"/>
              <w:rPr>
                <w:ins w:id="1842" w:author="User" w:date="2026-01-22T15:02:00Z"/>
                <w:rFonts w:ascii="Times New Roman" w:eastAsia="SimSun" w:hAnsi="Times New Roman" w:cs="Times New Roman"/>
                <w:lang w:eastAsia="zh-CN" w:bidi="ar"/>
              </w:rPr>
            </w:pPr>
          </w:p>
        </w:tc>
        <w:tc>
          <w:tcPr>
            <w:tcW w:w="1472" w:type="dxa"/>
            <w:vAlign w:val="center"/>
          </w:tcPr>
          <w:p w14:paraId="60232BD5" w14:textId="77777777" w:rsidR="00A118F2" w:rsidRPr="000C54C6" w:rsidRDefault="00A118F2" w:rsidP="001A18D9">
            <w:pPr>
              <w:widowControl/>
              <w:rPr>
                <w:ins w:id="1843" w:author="User" w:date="2026-01-22T15:02:00Z"/>
                <w:rFonts w:ascii="Times New Roman" w:eastAsia="SimSun" w:hAnsi="Times New Roman" w:cs="Times New Roman"/>
                <w:lang w:eastAsia="zh-CN" w:bidi="ar"/>
              </w:rPr>
            </w:pPr>
            <w:ins w:id="1844" w:author="User" w:date="2026-01-22T15:02:00Z">
              <w:r w:rsidRPr="000C54C6">
                <w:rPr>
                  <w:rFonts w:ascii="Times New Roman" w:eastAsia="SimSun" w:hAnsi="Times New Roman" w:cs="Times New Roman"/>
                  <w:lang w:eastAsia="zh-CN" w:bidi="ar"/>
                </w:rPr>
                <w:t>Auto-generated Number</w:t>
              </w:r>
            </w:ins>
          </w:p>
        </w:tc>
      </w:tr>
      <w:tr w:rsidR="00A118F2" w:rsidRPr="000C54C6" w14:paraId="2F03D47E" w14:textId="77777777" w:rsidTr="001A18D9">
        <w:trPr>
          <w:trHeight w:val="300"/>
          <w:ins w:id="1845" w:author="User" w:date="2026-01-22T15:02:00Z"/>
        </w:trPr>
        <w:tc>
          <w:tcPr>
            <w:tcW w:w="1292" w:type="dxa"/>
            <w:vAlign w:val="center"/>
          </w:tcPr>
          <w:p w14:paraId="297C2CCA" w14:textId="77777777" w:rsidR="00A118F2" w:rsidRPr="000C54C6" w:rsidRDefault="00A118F2" w:rsidP="001A18D9">
            <w:pPr>
              <w:widowControl/>
              <w:jc w:val="center"/>
              <w:rPr>
                <w:ins w:id="1846" w:author="User" w:date="2026-01-22T15:02:00Z"/>
                <w:rFonts w:ascii="Times New Roman" w:eastAsia="SimSun" w:hAnsi="Times New Roman" w:cs="Times New Roman"/>
                <w:lang w:eastAsia="zh-CN" w:bidi="ar"/>
              </w:rPr>
            </w:pPr>
            <w:ins w:id="1847" w:author="User" w:date="2026-01-22T15:02:00Z">
              <w:r w:rsidRPr="000C54C6">
                <w:rPr>
                  <w:rFonts w:ascii="Times New Roman" w:eastAsia="SimSun" w:hAnsi="Times New Roman" w:cs="Times New Roman"/>
                  <w:lang w:eastAsia="zh-CN" w:bidi="ar"/>
                </w:rPr>
                <w:t>Status</w:t>
              </w:r>
            </w:ins>
          </w:p>
        </w:tc>
        <w:tc>
          <w:tcPr>
            <w:tcW w:w="1543" w:type="dxa"/>
            <w:vAlign w:val="center"/>
          </w:tcPr>
          <w:p w14:paraId="1BCF1023" w14:textId="77777777" w:rsidR="00A118F2" w:rsidRPr="000C54C6" w:rsidRDefault="00A118F2" w:rsidP="001A18D9">
            <w:pPr>
              <w:widowControl/>
              <w:jc w:val="center"/>
              <w:rPr>
                <w:ins w:id="1848" w:author="User" w:date="2026-01-22T15:02:00Z"/>
                <w:rFonts w:ascii="Times New Roman" w:eastAsia="SimSun" w:hAnsi="Times New Roman" w:cs="Times New Roman"/>
                <w:lang w:eastAsia="zh-CN" w:bidi="ar"/>
              </w:rPr>
            </w:pPr>
            <w:ins w:id="1849" w:author="User" w:date="2026-01-22T15:02:00Z">
              <w:r w:rsidRPr="000C54C6">
                <w:rPr>
                  <w:rFonts w:ascii="Times New Roman" w:eastAsia="SimSun" w:hAnsi="Times New Roman" w:cs="Times New Roman"/>
                  <w:lang w:eastAsia="zh-CN" w:bidi="ar"/>
                </w:rPr>
                <w:t>Picklist</w:t>
              </w:r>
            </w:ins>
          </w:p>
        </w:tc>
        <w:tc>
          <w:tcPr>
            <w:tcW w:w="1344" w:type="dxa"/>
            <w:vAlign w:val="center"/>
          </w:tcPr>
          <w:p w14:paraId="71AABE84" w14:textId="77777777" w:rsidR="00A118F2" w:rsidRPr="000C54C6" w:rsidRDefault="00A118F2" w:rsidP="001A18D9">
            <w:pPr>
              <w:widowControl/>
              <w:jc w:val="center"/>
              <w:rPr>
                <w:ins w:id="1850" w:author="User" w:date="2026-01-22T15:02:00Z"/>
                <w:rFonts w:ascii="Times New Roman" w:eastAsia="SimSun" w:hAnsi="Times New Roman" w:cs="Times New Roman"/>
                <w:lang w:eastAsia="zh-CN" w:bidi="ar"/>
              </w:rPr>
            </w:pPr>
            <w:ins w:id="1851" w:author="User" w:date="2026-01-22T15:02:00Z">
              <w:r w:rsidRPr="000C54C6">
                <w:rPr>
                  <w:rFonts w:ascii="Times New Roman" w:eastAsia="SimSun" w:hAnsi="Times New Roman" w:cs="Times New Roman"/>
                  <w:lang w:eastAsia="zh-CN" w:bidi="ar"/>
                </w:rPr>
                <w:t>Mandatory</w:t>
              </w:r>
            </w:ins>
          </w:p>
        </w:tc>
        <w:tc>
          <w:tcPr>
            <w:tcW w:w="3415" w:type="dxa"/>
            <w:vAlign w:val="center"/>
          </w:tcPr>
          <w:p w14:paraId="3E5BC9CF" w14:textId="77777777" w:rsidR="00A118F2" w:rsidRPr="000C54C6" w:rsidRDefault="00A118F2" w:rsidP="001A18D9">
            <w:pPr>
              <w:widowControl/>
              <w:jc w:val="center"/>
              <w:rPr>
                <w:ins w:id="1852" w:author="User" w:date="2026-01-22T15:02:00Z"/>
                <w:rFonts w:ascii="Times New Roman" w:eastAsia="SimSun" w:hAnsi="Times New Roman" w:cs="Times New Roman"/>
                <w:lang w:eastAsia="zh-CN" w:bidi="ar"/>
              </w:rPr>
            </w:pPr>
            <w:ins w:id="1853" w:author="User" w:date="2026-01-22T15:02:00Z">
              <w:r w:rsidRPr="000C54C6">
                <w:rPr>
                  <w:rFonts w:ascii="Times New Roman" w:eastAsia="SimSun" w:hAnsi="Times New Roman" w:cs="Times New Roman"/>
                  <w:lang w:eastAsia="zh-CN" w:bidi="ar"/>
                </w:rPr>
                <w:t>Draft -&gt; Needs Review -&gt; In Review-&gt; Approved -&gt; Rejected -&gt; Presented -&gt; Customer Accepted -&gt; Denied</w:t>
              </w:r>
              <w:r w:rsidRPr="000C54C6">
                <w:rPr>
                  <w:rStyle w:val="CommentReference"/>
                  <w:rFonts w:ascii="Times New Roman" w:eastAsia="SimSun" w:hAnsi="Times New Roman" w:cs="Times New Roman"/>
                  <w:lang w:eastAsia="zh-CN" w:bidi="ar"/>
                </w:rPr>
                <w:commentReference w:id="1854"/>
              </w:r>
            </w:ins>
          </w:p>
        </w:tc>
        <w:tc>
          <w:tcPr>
            <w:tcW w:w="1472" w:type="dxa"/>
            <w:vAlign w:val="center"/>
          </w:tcPr>
          <w:p w14:paraId="6259EDC7" w14:textId="77777777" w:rsidR="00A118F2" w:rsidRPr="000C54C6" w:rsidRDefault="00A118F2" w:rsidP="001A18D9">
            <w:pPr>
              <w:widowControl/>
              <w:rPr>
                <w:ins w:id="1855" w:author="User" w:date="2026-01-22T15:02:00Z"/>
                <w:rFonts w:ascii="Times New Roman" w:eastAsia="SimSun" w:hAnsi="Times New Roman" w:cs="Times New Roman"/>
                <w:lang w:eastAsia="zh-CN" w:bidi="ar"/>
              </w:rPr>
            </w:pPr>
          </w:p>
        </w:tc>
      </w:tr>
      <w:tr w:rsidR="00A118F2" w:rsidRPr="000C54C6" w14:paraId="65A4C83A" w14:textId="77777777" w:rsidTr="001A18D9">
        <w:trPr>
          <w:trHeight w:val="300"/>
          <w:ins w:id="1856" w:author="User" w:date="2026-01-22T15:02:00Z"/>
        </w:trPr>
        <w:tc>
          <w:tcPr>
            <w:tcW w:w="1292" w:type="dxa"/>
            <w:vAlign w:val="center"/>
          </w:tcPr>
          <w:p w14:paraId="40FBC083" w14:textId="77777777" w:rsidR="00A118F2" w:rsidRPr="000C54C6" w:rsidRDefault="00A118F2" w:rsidP="001A18D9">
            <w:pPr>
              <w:widowControl/>
              <w:jc w:val="center"/>
              <w:rPr>
                <w:ins w:id="1857" w:author="User" w:date="2026-01-22T15:02:00Z"/>
                <w:rFonts w:ascii="Times New Roman" w:eastAsia="SimSun" w:hAnsi="Times New Roman" w:cs="Times New Roman"/>
                <w:lang w:eastAsia="zh-CN" w:bidi="ar"/>
              </w:rPr>
            </w:pPr>
            <w:ins w:id="1858" w:author="User" w:date="2026-01-22T15:02:00Z">
              <w:r w:rsidRPr="000C54C6">
                <w:rPr>
                  <w:rFonts w:ascii="Times New Roman" w:eastAsia="SimSun" w:hAnsi="Times New Roman" w:cs="Times New Roman"/>
                  <w:lang w:eastAsia="zh-CN" w:bidi="ar"/>
                </w:rPr>
                <w:t>Approval Status</w:t>
              </w:r>
            </w:ins>
          </w:p>
        </w:tc>
        <w:tc>
          <w:tcPr>
            <w:tcW w:w="1543" w:type="dxa"/>
            <w:vAlign w:val="center"/>
          </w:tcPr>
          <w:p w14:paraId="15153A28" w14:textId="77777777" w:rsidR="00A118F2" w:rsidRPr="000C54C6" w:rsidRDefault="00A118F2" w:rsidP="001A18D9">
            <w:pPr>
              <w:widowControl/>
              <w:jc w:val="center"/>
              <w:rPr>
                <w:ins w:id="1859" w:author="User" w:date="2026-01-22T15:02:00Z"/>
                <w:rFonts w:ascii="Times New Roman" w:eastAsia="SimSun" w:hAnsi="Times New Roman" w:cs="Times New Roman"/>
                <w:lang w:eastAsia="zh-CN" w:bidi="ar"/>
              </w:rPr>
            </w:pPr>
            <w:ins w:id="1860" w:author="User" w:date="2026-01-22T15:02:00Z">
              <w:r w:rsidRPr="000C54C6">
                <w:rPr>
                  <w:rFonts w:ascii="Times New Roman" w:eastAsia="SimSun" w:hAnsi="Times New Roman" w:cs="Times New Roman"/>
                  <w:lang w:eastAsia="zh-CN" w:bidi="ar"/>
                </w:rPr>
                <w:t>Picklist</w:t>
              </w:r>
            </w:ins>
          </w:p>
        </w:tc>
        <w:tc>
          <w:tcPr>
            <w:tcW w:w="1344" w:type="dxa"/>
            <w:vAlign w:val="center"/>
          </w:tcPr>
          <w:p w14:paraId="6A64DED4" w14:textId="77777777" w:rsidR="00A118F2" w:rsidRPr="000C54C6" w:rsidRDefault="00A118F2" w:rsidP="001A18D9">
            <w:pPr>
              <w:widowControl/>
              <w:jc w:val="center"/>
              <w:rPr>
                <w:ins w:id="1861" w:author="User" w:date="2026-01-22T15:02:00Z"/>
                <w:rFonts w:ascii="Times New Roman" w:eastAsia="SimSun" w:hAnsi="Times New Roman" w:cs="Times New Roman"/>
                <w:lang w:eastAsia="zh-CN" w:bidi="ar"/>
              </w:rPr>
            </w:pPr>
          </w:p>
        </w:tc>
        <w:tc>
          <w:tcPr>
            <w:tcW w:w="3415" w:type="dxa"/>
            <w:vAlign w:val="center"/>
          </w:tcPr>
          <w:p w14:paraId="3AC5641A" w14:textId="77777777" w:rsidR="00A118F2" w:rsidRPr="000C54C6" w:rsidRDefault="00A118F2" w:rsidP="001A18D9">
            <w:pPr>
              <w:widowControl/>
              <w:jc w:val="center"/>
              <w:rPr>
                <w:ins w:id="1862" w:author="User" w:date="2026-01-22T15:02:00Z"/>
                <w:rFonts w:ascii="Times New Roman" w:eastAsia="SimSun" w:hAnsi="Times New Roman" w:cs="Times New Roman"/>
                <w:lang w:eastAsia="zh-CN" w:bidi="ar"/>
              </w:rPr>
            </w:pPr>
            <w:ins w:id="1863" w:author="User" w:date="2026-01-22T15:02:00Z">
              <w:r w:rsidRPr="000C54C6">
                <w:rPr>
                  <w:rFonts w:ascii="Times New Roman" w:eastAsia="SimSun" w:hAnsi="Times New Roman" w:cs="Times New Roman"/>
                  <w:lang w:eastAsia="zh-CN" w:bidi="ar"/>
                </w:rPr>
                <w:t>Submitted, Approved, Rejected</w:t>
              </w:r>
            </w:ins>
          </w:p>
        </w:tc>
        <w:tc>
          <w:tcPr>
            <w:tcW w:w="1472" w:type="dxa"/>
            <w:vAlign w:val="center"/>
          </w:tcPr>
          <w:p w14:paraId="419E014D" w14:textId="77777777" w:rsidR="00A118F2" w:rsidRPr="000C54C6" w:rsidRDefault="00A118F2" w:rsidP="001A18D9">
            <w:pPr>
              <w:widowControl/>
              <w:rPr>
                <w:ins w:id="1864" w:author="User" w:date="2026-01-22T15:02:00Z"/>
                <w:rFonts w:ascii="Times New Roman" w:eastAsia="SimSun" w:hAnsi="Times New Roman" w:cs="Times New Roman"/>
                <w:lang w:eastAsia="zh-CN" w:bidi="ar"/>
              </w:rPr>
            </w:pPr>
          </w:p>
        </w:tc>
      </w:tr>
      <w:tr w:rsidR="00A118F2" w:rsidRPr="000C54C6" w14:paraId="7AAEEBAA" w14:textId="77777777" w:rsidTr="001A18D9">
        <w:trPr>
          <w:trHeight w:val="300"/>
          <w:ins w:id="1865" w:author="User" w:date="2026-01-22T15:02:00Z"/>
        </w:trPr>
        <w:tc>
          <w:tcPr>
            <w:tcW w:w="1292" w:type="dxa"/>
            <w:vAlign w:val="center"/>
          </w:tcPr>
          <w:p w14:paraId="7DA2506D" w14:textId="77777777" w:rsidR="00A118F2" w:rsidRPr="000C54C6" w:rsidRDefault="00A118F2" w:rsidP="001A18D9">
            <w:pPr>
              <w:widowControl/>
              <w:jc w:val="center"/>
              <w:rPr>
                <w:ins w:id="1866" w:author="User" w:date="2026-01-22T15:02:00Z"/>
                <w:rFonts w:ascii="Times New Roman" w:eastAsia="SimSun" w:hAnsi="Times New Roman" w:cs="Times New Roman"/>
                <w:lang w:eastAsia="zh-CN" w:bidi="ar"/>
              </w:rPr>
            </w:pPr>
            <w:ins w:id="1867" w:author="User" w:date="2026-01-22T15:02:00Z">
              <w:r w:rsidRPr="000C54C6">
                <w:rPr>
                  <w:rFonts w:ascii="Times New Roman" w:eastAsia="SimSun" w:hAnsi="Times New Roman" w:cs="Times New Roman"/>
                  <w:lang w:eastAsia="zh-CN" w:bidi="ar"/>
                </w:rPr>
                <w:t>Is Active</w:t>
              </w:r>
            </w:ins>
          </w:p>
        </w:tc>
        <w:tc>
          <w:tcPr>
            <w:tcW w:w="1543" w:type="dxa"/>
            <w:vAlign w:val="center"/>
          </w:tcPr>
          <w:p w14:paraId="56F4735C" w14:textId="77777777" w:rsidR="00A118F2" w:rsidRPr="000C54C6" w:rsidRDefault="00A118F2" w:rsidP="001A18D9">
            <w:pPr>
              <w:widowControl/>
              <w:jc w:val="center"/>
              <w:rPr>
                <w:ins w:id="1868" w:author="User" w:date="2026-01-22T15:02:00Z"/>
                <w:rFonts w:ascii="Times New Roman" w:eastAsia="SimSun" w:hAnsi="Times New Roman" w:cs="Times New Roman"/>
                <w:lang w:eastAsia="zh-CN" w:bidi="ar"/>
              </w:rPr>
            </w:pPr>
            <w:ins w:id="1869" w:author="User" w:date="2026-01-22T15:02:00Z">
              <w:r w:rsidRPr="000C54C6">
                <w:rPr>
                  <w:rFonts w:ascii="Times New Roman" w:eastAsia="SimSun" w:hAnsi="Times New Roman" w:cs="Times New Roman"/>
                  <w:lang w:eastAsia="zh-CN" w:bidi="ar"/>
                </w:rPr>
                <w:t>Checkbox</w:t>
              </w:r>
            </w:ins>
          </w:p>
        </w:tc>
        <w:tc>
          <w:tcPr>
            <w:tcW w:w="1344" w:type="dxa"/>
            <w:vAlign w:val="center"/>
          </w:tcPr>
          <w:p w14:paraId="7AFA83BC" w14:textId="77777777" w:rsidR="00A118F2" w:rsidRPr="000C54C6" w:rsidRDefault="00A118F2" w:rsidP="001A18D9">
            <w:pPr>
              <w:widowControl/>
              <w:jc w:val="center"/>
              <w:rPr>
                <w:ins w:id="1870" w:author="User" w:date="2026-01-22T15:02:00Z"/>
                <w:rFonts w:ascii="Times New Roman" w:eastAsia="SimSun" w:hAnsi="Times New Roman" w:cs="Times New Roman"/>
                <w:lang w:eastAsia="zh-CN" w:bidi="ar"/>
              </w:rPr>
            </w:pPr>
          </w:p>
        </w:tc>
        <w:tc>
          <w:tcPr>
            <w:tcW w:w="3415" w:type="dxa"/>
            <w:vAlign w:val="center"/>
          </w:tcPr>
          <w:p w14:paraId="779CB20A" w14:textId="77777777" w:rsidR="00A118F2" w:rsidRPr="000C54C6" w:rsidRDefault="00A118F2" w:rsidP="001A18D9">
            <w:pPr>
              <w:widowControl/>
              <w:jc w:val="center"/>
              <w:rPr>
                <w:ins w:id="1871" w:author="User" w:date="2026-01-22T15:02:00Z"/>
                <w:rFonts w:ascii="Times New Roman" w:eastAsia="SimSun" w:hAnsi="Times New Roman" w:cs="Times New Roman"/>
                <w:lang w:eastAsia="zh-CN" w:bidi="ar"/>
              </w:rPr>
            </w:pPr>
          </w:p>
        </w:tc>
        <w:tc>
          <w:tcPr>
            <w:tcW w:w="1472" w:type="dxa"/>
            <w:vAlign w:val="center"/>
          </w:tcPr>
          <w:p w14:paraId="51671574" w14:textId="77777777" w:rsidR="00A118F2" w:rsidRPr="000C54C6" w:rsidRDefault="00A118F2" w:rsidP="001A18D9">
            <w:pPr>
              <w:widowControl/>
              <w:rPr>
                <w:ins w:id="1872" w:author="User" w:date="2026-01-22T15:02:00Z"/>
                <w:rFonts w:ascii="Times New Roman" w:eastAsia="SimSun" w:hAnsi="Times New Roman" w:cs="Times New Roman"/>
                <w:lang w:eastAsia="zh-CN" w:bidi="ar"/>
              </w:rPr>
            </w:pPr>
          </w:p>
        </w:tc>
      </w:tr>
      <w:tr w:rsidR="00A118F2" w:rsidRPr="000C54C6" w14:paraId="328B2D8D" w14:textId="77777777" w:rsidTr="001A18D9">
        <w:trPr>
          <w:trHeight w:val="300"/>
          <w:ins w:id="1873" w:author="User" w:date="2026-01-22T15:02:00Z"/>
        </w:trPr>
        <w:tc>
          <w:tcPr>
            <w:tcW w:w="1292" w:type="dxa"/>
            <w:vAlign w:val="center"/>
          </w:tcPr>
          <w:p w14:paraId="2393C182" w14:textId="77777777" w:rsidR="00A118F2" w:rsidRPr="000C54C6" w:rsidRDefault="00A118F2" w:rsidP="001A18D9">
            <w:pPr>
              <w:widowControl/>
              <w:jc w:val="center"/>
              <w:rPr>
                <w:ins w:id="1874" w:author="User" w:date="2026-01-22T15:02:00Z"/>
                <w:rFonts w:ascii="Times New Roman" w:eastAsia="SimSun" w:hAnsi="Times New Roman" w:cs="Times New Roman"/>
                <w:lang w:eastAsia="zh-CN" w:bidi="ar"/>
              </w:rPr>
            </w:pPr>
            <w:ins w:id="1875" w:author="User" w:date="2026-01-22T15:02:00Z">
              <w:r w:rsidRPr="000C54C6">
                <w:rPr>
                  <w:rFonts w:ascii="Times New Roman" w:eastAsia="SimSun" w:hAnsi="Times New Roman" w:cs="Times New Roman"/>
                  <w:lang w:eastAsia="zh-CN" w:bidi="ar"/>
                </w:rPr>
                <w:t>Total Amount</w:t>
              </w:r>
            </w:ins>
          </w:p>
        </w:tc>
        <w:tc>
          <w:tcPr>
            <w:tcW w:w="1543" w:type="dxa"/>
            <w:vAlign w:val="center"/>
          </w:tcPr>
          <w:p w14:paraId="76736FAA" w14:textId="77777777" w:rsidR="00A118F2" w:rsidRPr="000C54C6" w:rsidRDefault="00A118F2" w:rsidP="001A18D9">
            <w:pPr>
              <w:widowControl/>
              <w:jc w:val="center"/>
              <w:rPr>
                <w:ins w:id="1876" w:author="User" w:date="2026-01-22T15:02:00Z"/>
                <w:rFonts w:ascii="Times New Roman" w:eastAsia="SimSun" w:hAnsi="Times New Roman" w:cs="Times New Roman"/>
                <w:lang w:eastAsia="zh-CN" w:bidi="ar"/>
              </w:rPr>
            </w:pPr>
            <w:ins w:id="1877" w:author="User" w:date="2026-01-22T15:02:00Z">
              <w:r w:rsidRPr="000C54C6">
                <w:rPr>
                  <w:rFonts w:ascii="Times New Roman" w:eastAsia="SimSun" w:hAnsi="Times New Roman" w:cs="Times New Roman"/>
                  <w:lang w:eastAsia="zh-CN" w:bidi="ar"/>
                </w:rPr>
                <w:t>Currency</w:t>
              </w:r>
            </w:ins>
          </w:p>
        </w:tc>
        <w:tc>
          <w:tcPr>
            <w:tcW w:w="1344" w:type="dxa"/>
            <w:vAlign w:val="center"/>
          </w:tcPr>
          <w:p w14:paraId="458FCBFC" w14:textId="77777777" w:rsidR="00A118F2" w:rsidRPr="000C54C6" w:rsidRDefault="00A118F2" w:rsidP="001A18D9">
            <w:pPr>
              <w:widowControl/>
              <w:jc w:val="center"/>
              <w:rPr>
                <w:ins w:id="1878" w:author="User" w:date="2026-01-22T15:02:00Z"/>
                <w:rFonts w:ascii="Times New Roman" w:eastAsia="SimSun" w:hAnsi="Times New Roman" w:cs="Times New Roman"/>
                <w:lang w:eastAsia="zh-CN" w:bidi="ar"/>
              </w:rPr>
            </w:pPr>
          </w:p>
        </w:tc>
        <w:tc>
          <w:tcPr>
            <w:tcW w:w="3415" w:type="dxa"/>
            <w:vAlign w:val="center"/>
          </w:tcPr>
          <w:p w14:paraId="38916CDF" w14:textId="77777777" w:rsidR="00A118F2" w:rsidRPr="000C54C6" w:rsidRDefault="00A118F2" w:rsidP="001A18D9">
            <w:pPr>
              <w:widowControl/>
              <w:jc w:val="center"/>
              <w:rPr>
                <w:ins w:id="1879" w:author="User" w:date="2026-01-22T15:02:00Z"/>
                <w:rFonts w:ascii="Times New Roman" w:eastAsia="SimSun" w:hAnsi="Times New Roman" w:cs="Times New Roman"/>
                <w:lang w:eastAsia="zh-CN" w:bidi="ar"/>
              </w:rPr>
            </w:pPr>
          </w:p>
        </w:tc>
        <w:tc>
          <w:tcPr>
            <w:tcW w:w="1472" w:type="dxa"/>
            <w:vAlign w:val="center"/>
          </w:tcPr>
          <w:p w14:paraId="3E0A772F" w14:textId="77777777" w:rsidR="00A118F2" w:rsidRPr="000C54C6" w:rsidRDefault="00A118F2" w:rsidP="001A18D9">
            <w:pPr>
              <w:widowControl/>
              <w:rPr>
                <w:ins w:id="1880" w:author="User" w:date="2026-01-22T15:02:00Z"/>
                <w:rFonts w:ascii="Times New Roman" w:eastAsia="SimSun" w:hAnsi="Times New Roman" w:cs="Times New Roman"/>
                <w:lang w:eastAsia="zh-CN" w:bidi="ar"/>
              </w:rPr>
            </w:pPr>
          </w:p>
        </w:tc>
      </w:tr>
      <w:tr w:rsidR="00A118F2" w:rsidRPr="000C54C6" w14:paraId="361C5A95" w14:textId="77777777" w:rsidTr="001A18D9">
        <w:trPr>
          <w:trHeight w:val="300"/>
          <w:ins w:id="1881" w:author="User" w:date="2026-01-22T15:02:00Z"/>
        </w:trPr>
        <w:tc>
          <w:tcPr>
            <w:tcW w:w="1292" w:type="dxa"/>
            <w:vAlign w:val="center"/>
          </w:tcPr>
          <w:p w14:paraId="205F4E25" w14:textId="77777777" w:rsidR="00A118F2" w:rsidRPr="000C54C6" w:rsidRDefault="00A118F2" w:rsidP="001A18D9">
            <w:pPr>
              <w:widowControl/>
              <w:jc w:val="center"/>
              <w:rPr>
                <w:ins w:id="1882" w:author="User" w:date="2026-01-22T15:02:00Z"/>
                <w:rFonts w:ascii="Times New Roman" w:eastAsia="SimSun" w:hAnsi="Times New Roman" w:cs="Times New Roman"/>
                <w:lang w:eastAsia="zh-CN" w:bidi="ar"/>
              </w:rPr>
            </w:pPr>
            <w:ins w:id="1883" w:author="User" w:date="2026-01-22T15:02:00Z">
              <w:r w:rsidRPr="000C54C6">
                <w:rPr>
                  <w:rFonts w:ascii="Times New Roman" w:eastAsia="SimSun" w:hAnsi="Times New Roman" w:cs="Times New Roman"/>
                  <w:lang w:eastAsia="zh-CN" w:bidi="ar"/>
                </w:rPr>
                <w:t>Quote Line Items</w:t>
              </w:r>
            </w:ins>
          </w:p>
        </w:tc>
        <w:tc>
          <w:tcPr>
            <w:tcW w:w="1543" w:type="dxa"/>
            <w:vAlign w:val="center"/>
          </w:tcPr>
          <w:p w14:paraId="0345A5B5" w14:textId="77777777" w:rsidR="00A118F2" w:rsidRPr="000C54C6" w:rsidRDefault="00A118F2" w:rsidP="001A18D9">
            <w:pPr>
              <w:widowControl/>
              <w:jc w:val="center"/>
              <w:rPr>
                <w:ins w:id="1884" w:author="User" w:date="2026-01-22T15:02:00Z"/>
                <w:rFonts w:ascii="Times New Roman" w:eastAsia="SimSun" w:hAnsi="Times New Roman" w:cs="Times New Roman"/>
                <w:lang w:eastAsia="zh-CN" w:bidi="ar"/>
              </w:rPr>
            </w:pPr>
            <w:ins w:id="1885" w:author="User" w:date="2026-01-22T15:02:00Z">
              <w:r w:rsidRPr="000C54C6">
                <w:rPr>
                  <w:rFonts w:ascii="Times New Roman" w:eastAsia="SimSun" w:hAnsi="Times New Roman" w:cs="Times New Roman"/>
                  <w:lang w:eastAsia="zh-CN" w:bidi="ar"/>
                </w:rPr>
                <w:t>Related Records</w:t>
              </w:r>
            </w:ins>
          </w:p>
        </w:tc>
        <w:tc>
          <w:tcPr>
            <w:tcW w:w="1344" w:type="dxa"/>
            <w:vAlign w:val="center"/>
          </w:tcPr>
          <w:p w14:paraId="21F2B013" w14:textId="77777777" w:rsidR="00A118F2" w:rsidRPr="000C54C6" w:rsidRDefault="00A118F2" w:rsidP="001A18D9">
            <w:pPr>
              <w:widowControl/>
              <w:jc w:val="center"/>
              <w:rPr>
                <w:ins w:id="1886" w:author="User" w:date="2026-01-22T15:02:00Z"/>
                <w:rFonts w:ascii="Times New Roman" w:eastAsia="SimSun" w:hAnsi="Times New Roman" w:cs="Times New Roman"/>
                <w:lang w:eastAsia="zh-CN" w:bidi="ar"/>
              </w:rPr>
            </w:pPr>
          </w:p>
        </w:tc>
        <w:tc>
          <w:tcPr>
            <w:tcW w:w="3415" w:type="dxa"/>
            <w:vAlign w:val="center"/>
          </w:tcPr>
          <w:p w14:paraId="76599FE5" w14:textId="77777777" w:rsidR="00A118F2" w:rsidRPr="000C54C6" w:rsidRDefault="00A118F2" w:rsidP="001A18D9">
            <w:pPr>
              <w:widowControl/>
              <w:jc w:val="center"/>
              <w:rPr>
                <w:ins w:id="1887" w:author="User" w:date="2026-01-22T15:02:00Z"/>
                <w:rFonts w:ascii="Times New Roman" w:eastAsia="SimSun" w:hAnsi="Times New Roman" w:cs="Times New Roman"/>
                <w:lang w:eastAsia="zh-CN" w:bidi="ar"/>
              </w:rPr>
            </w:pPr>
          </w:p>
        </w:tc>
        <w:tc>
          <w:tcPr>
            <w:tcW w:w="1472" w:type="dxa"/>
            <w:vAlign w:val="center"/>
          </w:tcPr>
          <w:p w14:paraId="6758009C" w14:textId="77777777" w:rsidR="00A118F2" w:rsidRPr="000C54C6" w:rsidRDefault="00A118F2" w:rsidP="001A18D9">
            <w:pPr>
              <w:widowControl/>
              <w:rPr>
                <w:ins w:id="1888" w:author="User" w:date="2026-01-22T15:02:00Z"/>
                <w:rFonts w:ascii="Times New Roman" w:eastAsia="SimSun" w:hAnsi="Times New Roman" w:cs="Times New Roman"/>
                <w:lang w:eastAsia="zh-CN" w:bidi="ar"/>
              </w:rPr>
            </w:pPr>
            <w:ins w:id="1889" w:author="User" w:date="2026-01-22T15:02:00Z">
              <w:r w:rsidRPr="000C54C6">
                <w:rPr>
                  <w:rFonts w:ascii="Times New Roman" w:eastAsia="SimSun" w:hAnsi="Times New Roman" w:cs="Times New Roman"/>
                  <w:lang w:eastAsia="zh-CN" w:bidi="ar"/>
                </w:rPr>
                <w:t>Contains all the quote line items under quote record</w:t>
              </w:r>
            </w:ins>
          </w:p>
        </w:tc>
      </w:tr>
    </w:tbl>
    <w:p w14:paraId="78CBCDE8" w14:textId="77777777" w:rsidR="00A118F2" w:rsidRPr="000C54C6" w:rsidRDefault="00A118F2" w:rsidP="00A118F2">
      <w:pPr>
        <w:pStyle w:val="ListParagraph"/>
        <w:tabs>
          <w:tab w:val="left" w:pos="653"/>
        </w:tabs>
        <w:spacing w:before="4"/>
        <w:ind w:left="0" w:firstLine="0"/>
        <w:jc w:val="both"/>
        <w:rPr>
          <w:ins w:id="1890" w:author="User" w:date="2026-01-22T15:02:00Z"/>
          <w:rFonts w:ascii="Times New Roman" w:eastAsia="SimSun" w:hAnsi="Times New Roman" w:cs="Times New Roman"/>
          <w:b/>
          <w:bCs/>
          <w:color w:val="44546A" w:themeColor="text2"/>
        </w:rPr>
      </w:pPr>
    </w:p>
    <w:p w14:paraId="3DA73DEF" w14:textId="77777777" w:rsidR="00A118F2" w:rsidRPr="000C54C6" w:rsidRDefault="00A118F2" w:rsidP="00A118F2">
      <w:pPr>
        <w:pStyle w:val="ListParagraph"/>
        <w:tabs>
          <w:tab w:val="left" w:pos="653"/>
        </w:tabs>
        <w:spacing w:before="4"/>
        <w:ind w:left="0" w:firstLine="0"/>
        <w:jc w:val="both"/>
        <w:rPr>
          <w:ins w:id="1891" w:author="User" w:date="2026-01-22T15:02:00Z"/>
          <w:rFonts w:ascii="Times New Roman" w:eastAsia="SimSun" w:hAnsi="Times New Roman" w:cs="Times New Roman"/>
          <w:b/>
          <w:bCs/>
          <w:color w:val="44546A" w:themeColor="text2"/>
        </w:rPr>
      </w:pPr>
    </w:p>
    <w:p w14:paraId="53FFCF04" w14:textId="77777777" w:rsidR="00A118F2" w:rsidRPr="000C54C6" w:rsidRDefault="00A118F2" w:rsidP="00A118F2">
      <w:pPr>
        <w:pStyle w:val="ListParagraph"/>
        <w:numPr>
          <w:ilvl w:val="0"/>
          <w:numId w:val="95"/>
        </w:numPr>
        <w:tabs>
          <w:tab w:val="left" w:pos="653"/>
        </w:tabs>
        <w:spacing w:before="4"/>
        <w:ind w:left="359"/>
        <w:jc w:val="both"/>
        <w:rPr>
          <w:ins w:id="1892" w:author="User" w:date="2026-01-22T15:02:00Z"/>
          <w:rFonts w:ascii="Times New Roman" w:eastAsia="SimSun" w:hAnsi="Times New Roman" w:cs="Times New Roman"/>
          <w:b/>
          <w:bCs/>
          <w:color w:val="44546A" w:themeColor="text2"/>
          <w:sz w:val="24"/>
          <w:szCs w:val="24"/>
        </w:rPr>
      </w:pPr>
      <w:ins w:id="1893" w:author="User" w:date="2026-01-22T15:02:00Z">
        <w:r w:rsidRPr="000C54C6">
          <w:rPr>
            <w:rFonts w:ascii="Times New Roman" w:eastAsia="SimSun" w:hAnsi="Times New Roman" w:cs="Times New Roman"/>
            <w:b/>
            <w:bCs/>
            <w:color w:val="44546A" w:themeColor="text2"/>
            <w:sz w:val="24"/>
            <w:szCs w:val="24"/>
          </w:rPr>
          <w:t>Functional flow</w:t>
        </w:r>
      </w:ins>
    </w:p>
    <w:p w14:paraId="17B5BA73" w14:textId="77777777" w:rsidR="00A118F2" w:rsidRPr="000C54C6" w:rsidRDefault="00A118F2" w:rsidP="00A118F2">
      <w:pPr>
        <w:pStyle w:val="NormalWeb"/>
        <w:numPr>
          <w:ilvl w:val="0"/>
          <w:numId w:val="96"/>
        </w:numPr>
        <w:jc w:val="both"/>
        <w:rPr>
          <w:ins w:id="1894" w:author="User" w:date="2026-01-22T15:02:00Z"/>
          <w:sz w:val="22"/>
          <w:szCs w:val="22"/>
        </w:rPr>
      </w:pPr>
      <w:ins w:id="1895" w:author="User" w:date="2026-01-22T15:02:00Z">
        <w:r w:rsidRPr="000C54C6">
          <w:rPr>
            <w:rStyle w:val="Strong"/>
            <w:sz w:val="22"/>
            <w:szCs w:val="22"/>
          </w:rPr>
          <w:t>Opportunity</w:t>
        </w:r>
        <w:r w:rsidRPr="000C54C6">
          <w:rPr>
            <w:sz w:val="22"/>
            <w:szCs w:val="22"/>
          </w:rPr>
          <w:t xml:space="preserve"> will be </w:t>
        </w:r>
        <w:r w:rsidRPr="000C54C6">
          <w:rPr>
            <w:rStyle w:val="Strong"/>
            <w:sz w:val="22"/>
            <w:szCs w:val="22"/>
          </w:rPr>
          <w:t>migrated from Custom Object to Standard Salesforce Opportunity Object</w:t>
        </w:r>
        <w:r w:rsidRPr="000C54C6">
          <w:rPr>
            <w:sz w:val="22"/>
            <w:szCs w:val="22"/>
          </w:rPr>
          <w:t>.</w:t>
        </w:r>
      </w:ins>
    </w:p>
    <w:p w14:paraId="31BE9A21" w14:textId="77777777" w:rsidR="00A118F2" w:rsidRPr="000C54C6" w:rsidRDefault="00A118F2" w:rsidP="00A118F2">
      <w:pPr>
        <w:pStyle w:val="NormalWeb"/>
        <w:numPr>
          <w:ilvl w:val="0"/>
          <w:numId w:val="96"/>
        </w:numPr>
        <w:jc w:val="both"/>
        <w:rPr>
          <w:ins w:id="1896" w:author="User" w:date="2026-01-22T15:02:00Z"/>
          <w:sz w:val="22"/>
          <w:szCs w:val="22"/>
        </w:rPr>
      </w:pPr>
      <w:ins w:id="1897" w:author="User" w:date="2026-01-22T15:02:00Z">
        <w:r w:rsidRPr="000C54C6">
          <w:rPr>
            <w:sz w:val="22"/>
            <w:szCs w:val="22"/>
          </w:rPr>
          <w:t xml:space="preserve">During </w:t>
        </w:r>
        <w:r w:rsidRPr="000C54C6">
          <w:rPr>
            <w:rStyle w:val="Strong"/>
            <w:sz w:val="22"/>
            <w:szCs w:val="22"/>
          </w:rPr>
          <w:t>Lead Conversion</w:t>
        </w:r>
        <w:r w:rsidRPr="000C54C6">
          <w:rPr>
            <w:sz w:val="22"/>
            <w:szCs w:val="22"/>
          </w:rPr>
          <w:t xml:space="preserve">, an Opportunity record is automatically created, and the </w:t>
        </w:r>
        <w:r w:rsidRPr="000C54C6">
          <w:rPr>
            <w:rStyle w:val="Strong"/>
            <w:sz w:val="22"/>
            <w:szCs w:val="22"/>
          </w:rPr>
          <w:t>Opportunity Name will include the customer name with created date and branch location if its not empty</w:t>
        </w:r>
        <w:r w:rsidRPr="000C54C6">
          <w:rPr>
            <w:sz w:val="22"/>
            <w:szCs w:val="22"/>
          </w:rPr>
          <w:t>.</w:t>
        </w:r>
      </w:ins>
    </w:p>
    <w:p w14:paraId="782BC159" w14:textId="77777777" w:rsidR="00A118F2" w:rsidRPr="000C54C6" w:rsidRDefault="00A118F2" w:rsidP="00A118F2">
      <w:pPr>
        <w:pStyle w:val="NormalWeb"/>
        <w:numPr>
          <w:ilvl w:val="0"/>
          <w:numId w:val="96"/>
        </w:numPr>
        <w:jc w:val="both"/>
        <w:rPr>
          <w:ins w:id="1898" w:author="User" w:date="2026-01-22T15:02:00Z"/>
          <w:sz w:val="22"/>
          <w:szCs w:val="22"/>
        </w:rPr>
      </w:pPr>
      <w:ins w:id="1899" w:author="User" w:date="2026-01-22T15:02:00Z">
        <w:r w:rsidRPr="000C54C6">
          <w:rPr>
            <w:rStyle w:val="Strong"/>
            <w:sz w:val="22"/>
            <w:szCs w:val="22"/>
          </w:rPr>
          <w:t>Opportunity Stages</w:t>
        </w:r>
        <w:r w:rsidRPr="000C54C6">
          <w:rPr>
            <w:sz w:val="22"/>
            <w:szCs w:val="22"/>
          </w:rPr>
          <w:t xml:space="preserve"> will be configured with respective </w:t>
        </w:r>
        <w:r w:rsidRPr="000C54C6">
          <w:rPr>
            <w:rStyle w:val="Strong"/>
            <w:sz w:val="22"/>
            <w:szCs w:val="22"/>
          </w:rPr>
          <w:t>Probability %</w:t>
        </w:r>
        <w:r w:rsidRPr="000C54C6">
          <w:rPr>
            <w:sz w:val="22"/>
            <w:szCs w:val="22"/>
          </w:rPr>
          <w:t xml:space="preserve"> values for accurate </w:t>
        </w:r>
        <w:r w:rsidRPr="000C54C6">
          <w:rPr>
            <w:rStyle w:val="Strong"/>
            <w:sz w:val="22"/>
            <w:szCs w:val="22"/>
          </w:rPr>
          <w:t>Forecast reporting</w:t>
        </w:r>
        <w:r w:rsidRPr="000C54C6">
          <w:rPr>
            <w:sz w:val="22"/>
            <w:szCs w:val="22"/>
          </w:rPr>
          <w:t>.</w:t>
        </w:r>
      </w:ins>
    </w:p>
    <w:p w14:paraId="41A5599C" w14:textId="77777777" w:rsidR="00A118F2" w:rsidRPr="000C54C6" w:rsidRDefault="00A118F2" w:rsidP="00A118F2">
      <w:pPr>
        <w:pStyle w:val="NormalWeb"/>
        <w:numPr>
          <w:ilvl w:val="0"/>
          <w:numId w:val="96"/>
        </w:numPr>
        <w:jc w:val="both"/>
        <w:rPr>
          <w:ins w:id="1900" w:author="User" w:date="2026-01-22T15:02:00Z"/>
          <w:sz w:val="22"/>
          <w:szCs w:val="22"/>
        </w:rPr>
      </w:pPr>
      <w:ins w:id="1901" w:author="User" w:date="2026-01-22T15:02:00Z">
        <w:r w:rsidRPr="000C54C6">
          <w:rPr>
            <w:sz w:val="22"/>
            <w:szCs w:val="22"/>
          </w:rPr>
          <w:t xml:space="preserve">Users can </w:t>
        </w:r>
        <w:r w:rsidRPr="000C54C6">
          <w:rPr>
            <w:rStyle w:val="Strong"/>
            <w:sz w:val="22"/>
            <w:szCs w:val="22"/>
          </w:rPr>
          <w:t>add Opportunity Products</w:t>
        </w:r>
        <w:r w:rsidRPr="000C54C6">
          <w:rPr>
            <w:sz w:val="22"/>
            <w:szCs w:val="22"/>
          </w:rPr>
          <w:t xml:space="preserve"> by selecting a </w:t>
        </w:r>
        <w:r w:rsidRPr="000C54C6">
          <w:rPr>
            <w:rStyle w:val="Strong"/>
            <w:sz w:val="22"/>
            <w:szCs w:val="22"/>
          </w:rPr>
          <w:t>Price Book</w:t>
        </w:r>
        <w:r w:rsidRPr="000C54C6">
          <w:rPr>
            <w:sz w:val="22"/>
            <w:szCs w:val="22"/>
          </w:rPr>
          <w:t xml:space="preserve"> through a </w:t>
        </w:r>
        <w:r w:rsidRPr="000C54C6">
          <w:rPr>
            <w:rStyle w:val="Strong"/>
            <w:sz w:val="22"/>
            <w:szCs w:val="22"/>
          </w:rPr>
          <w:t>custom component UI</w:t>
        </w:r>
        <w:r w:rsidRPr="000C54C6">
          <w:rPr>
            <w:sz w:val="22"/>
            <w:szCs w:val="22"/>
          </w:rPr>
          <w:t xml:space="preserve"> (same as existing Wish List creation interface). </w:t>
        </w:r>
      </w:ins>
    </w:p>
    <w:p w14:paraId="7F6B8D42" w14:textId="77777777" w:rsidR="00A118F2" w:rsidRPr="000C54C6" w:rsidRDefault="00A118F2" w:rsidP="00A118F2">
      <w:pPr>
        <w:pStyle w:val="NormalWeb"/>
        <w:numPr>
          <w:ilvl w:val="0"/>
          <w:numId w:val="96"/>
        </w:numPr>
        <w:jc w:val="both"/>
        <w:rPr>
          <w:ins w:id="1902" w:author="User" w:date="2026-01-22T15:02:00Z"/>
          <w:sz w:val="22"/>
          <w:szCs w:val="22"/>
        </w:rPr>
      </w:pPr>
      <w:ins w:id="1903" w:author="User" w:date="2026-01-22T15:02:00Z">
        <w:r w:rsidRPr="000C54C6">
          <w:rPr>
            <w:sz w:val="22"/>
            <w:szCs w:val="22"/>
          </w:rPr>
          <w:t xml:space="preserve">When a product is selected, the system fetches </w:t>
        </w:r>
        <w:r w:rsidRPr="000C54C6">
          <w:rPr>
            <w:rStyle w:val="Strong"/>
            <w:sz w:val="22"/>
            <w:szCs w:val="22"/>
          </w:rPr>
          <w:t>Batch Number and Quantity</w:t>
        </w:r>
        <w:r w:rsidRPr="000C54C6">
          <w:rPr>
            <w:sz w:val="22"/>
            <w:szCs w:val="22"/>
          </w:rPr>
          <w:t xml:space="preserve"> details from </w:t>
        </w:r>
        <w:r w:rsidRPr="000C54C6">
          <w:rPr>
            <w:rStyle w:val="Strong"/>
            <w:sz w:val="22"/>
            <w:szCs w:val="22"/>
          </w:rPr>
          <w:t>SAP in real time</w:t>
        </w:r>
        <w:r w:rsidRPr="000C54C6">
          <w:rPr>
            <w:sz w:val="22"/>
            <w:szCs w:val="22"/>
          </w:rPr>
          <w:t xml:space="preserve"> using the API provided by the SAP Team.</w:t>
        </w:r>
      </w:ins>
    </w:p>
    <w:p w14:paraId="5C172A24" w14:textId="77777777" w:rsidR="00A118F2" w:rsidRPr="000C54C6" w:rsidRDefault="00A118F2" w:rsidP="00A118F2">
      <w:pPr>
        <w:pStyle w:val="NormalWeb"/>
        <w:numPr>
          <w:ilvl w:val="0"/>
          <w:numId w:val="96"/>
        </w:numPr>
        <w:jc w:val="both"/>
        <w:rPr>
          <w:ins w:id="1904" w:author="User" w:date="2026-01-22T15:02:00Z"/>
          <w:sz w:val="22"/>
          <w:szCs w:val="22"/>
        </w:rPr>
      </w:pPr>
      <w:ins w:id="1905" w:author="User" w:date="2026-01-22T15:02:00Z">
        <w:r w:rsidRPr="000C54C6">
          <w:rPr>
            <w:rStyle w:val="Strong"/>
            <w:sz w:val="22"/>
            <w:szCs w:val="22"/>
          </w:rPr>
          <w:t>Opportunity Products</w:t>
        </w:r>
        <w:r w:rsidRPr="000C54C6">
          <w:rPr>
            <w:sz w:val="22"/>
            <w:szCs w:val="22"/>
          </w:rPr>
          <w:t xml:space="preserve"> will remain </w:t>
        </w:r>
        <w:r w:rsidRPr="000C54C6">
          <w:rPr>
            <w:rStyle w:val="Strong"/>
            <w:sz w:val="22"/>
            <w:szCs w:val="22"/>
          </w:rPr>
          <w:t>editable</w:t>
        </w:r>
        <w:r w:rsidRPr="000C54C6">
          <w:rPr>
            <w:sz w:val="22"/>
            <w:szCs w:val="22"/>
          </w:rPr>
          <w:t xml:space="preserve"> using the same </w:t>
        </w:r>
        <w:r w:rsidRPr="000C54C6">
          <w:rPr>
            <w:rStyle w:val="Strong"/>
            <w:sz w:val="22"/>
            <w:szCs w:val="22"/>
          </w:rPr>
          <w:t>custom component UI</w:t>
        </w:r>
        <w:r w:rsidRPr="000C54C6">
          <w:rPr>
            <w:sz w:val="22"/>
            <w:szCs w:val="22"/>
          </w:rPr>
          <w:t>.</w:t>
        </w:r>
      </w:ins>
    </w:p>
    <w:p w14:paraId="7FB88901" w14:textId="77777777" w:rsidR="00A118F2" w:rsidRPr="000C54C6" w:rsidRDefault="00A118F2" w:rsidP="00A118F2">
      <w:pPr>
        <w:pStyle w:val="NormalWeb"/>
        <w:numPr>
          <w:ilvl w:val="0"/>
          <w:numId w:val="96"/>
        </w:numPr>
        <w:jc w:val="both"/>
        <w:rPr>
          <w:ins w:id="1906" w:author="User" w:date="2026-01-22T15:02:00Z"/>
          <w:sz w:val="22"/>
          <w:szCs w:val="22"/>
        </w:rPr>
      </w:pPr>
      <w:ins w:id="1907" w:author="User" w:date="2026-01-22T15:02:00Z">
        <w:r w:rsidRPr="000C54C6">
          <w:rPr>
            <w:sz w:val="22"/>
            <w:szCs w:val="22"/>
          </w:rPr>
          <w:t xml:space="preserve">Admin can create groups for each product category and add relevant users in the group. </w:t>
        </w:r>
      </w:ins>
    </w:p>
    <w:p w14:paraId="656CFB13" w14:textId="3E2A9D3E" w:rsidR="00A118F2" w:rsidRPr="000C54C6" w:rsidRDefault="00A118F2" w:rsidP="00A118F2">
      <w:pPr>
        <w:pStyle w:val="NormalWeb"/>
        <w:numPr>
          <w:ilvl w:val="0"/>
          <w:numId w:val="96"/>
        </w:numPr>
        <w:jc w:val="both"/>
        <w:rPr>
          <w:ins w:id="1908" w:author="User" w:date="2026-01-22T15:02:00Z"/>
          <w:sz w:val="22"/>
          <w:szCs w:val="22"/>
        </w:rPr>
      </w:pPr>
      <w:ins w:id="1909" w:author="User" w:date="2026-01-22T15:02:00Z">
        <w:r w:rsidRPr="000C54C6">
          <w:rPr>
            <w:sz w:val="22"/>
            <w:szCs w:val="22"/>
          </w:rPr>
          <w:t>After adding Opportunity Products</w:t>
        </w:r>
      </w:ins>
      <w:ins w:id="1910" w:author="User" w:date="2026-02-06T13:25:00Z">
        <w:r w:rsidR="00456764">
          <w:rPr>
            <w:sz w:val="22"/>
            <w:szCs w:val="22"/>
          </w:rPr>
          <w:t xml:space="preserve"> (post quote creation)</w:t>
        </w:r>
      </w:ins>
      <w:ins w:id="1911" w:author="User" w:date="2026-01-22T15:02:00Z">
        <w:r w:rsidRPr="000C54C6">
          <w:rPr>
            <w:sz w:val="22"/>
            <w:szCs w:val="22"/>
          </w:rPr>
          <w:t xml:space="preserve">, </w:t>
        </w:r>
        <w:r w:rsidRPr="000C54C6">
          <w:rPr>
            <w:rStyle w:val="Strong"/>
            <w:sz w:val="22"/>
            <w:szCs w:val="22"/>
          </w:rPr>
          <w:t>in-app notifications</w:t>
        </w:r>
        <w:r w:rsidRPr="000C54C6">
          <w:rPr>
            <w:sz w:val="22"/>
            <w:szCs w:val="22"/>
          </w:rPr>
          <w:t xml:space="preserve"> are triggered to users based on the </w:t>
        </w:r>
        <w:r w:rsidRPr="000C54C6">
          <w:rPr>
            <w:rStyle w:val="Strong"/>
            <w:sz w:val="22"/>
            <w:szCs w:val="22"/>
          </w:rPr>
          <w:t>Product Category</w:t>
        </w:r>
        <w:r w:rsidRPr="000C54C6">
          <w:rPr>
            <w:sz w:val="22"/>
            <w:szCs w:val="22"/>
          </w:rPr>
          <w:t>.</w:t>
        </w:r>
      </w:ins>
    </w:p>
    <w:p w14:paraId="20E8F0BB" w14:textId="77777777" w:rsidR="00A118F2" w:rsidRPr="000C54C6" w:rsidRDefault="00A118F2" w:rsidP="00A118F2">
      <w:pPr>
        <w:pStyle w:val="NormalWeb"/>
        <w:numPr>
          <w:ilvl w:val="0"/>
          <w:numId w:val="96"/>
        </w:numPr>
        <w:jc w:val="both"/>
        <w:rPr>
          <w:ins w:id="1912" w:author="User" w:date="2026-01-22T15:02:00Z"/>
          <w:sz w:val="22"/>
          <w:szCs w:val="22"/>
        </w:rPr>
      </w:pPr>
      <w:ins w:id="1913" w:author="User" w:date="2026-01-22T15:02:00Z">
        <w:r w:rsidRPr="000C54C6">
          <w:rPr>
            <w:rStyle w:val="Strong"/>
            <w:sz w:val="22"/>
            <w:szCs w:val="22"/>
          </w:rPr>
          <w:lastRenderedPageBreak/>
          <w:t>Standard Quotes</w:t>
        </w:r>
        <w:r w:rsidRPr="000C54C6">
          <w:rPr>
            <w:sz w:val="22"/>
            <w:szCs w:val="22"/>
          </w:rPr>
          <w:t xml:space="preserve"> will be enabled in Salesforce for Opportunity-level quoting.</w:t>
        </w:r>
      </w:ins>
    </w:p>
    <w:p w14:paraId="2367EDD5" w14:textId="77777777" w:rsidR="00A118F2" w:rsidRPr="000C54C6" w:rsidRDefault="00A118F2" w:rsidP="00A118F2">
      <w:pPr>
        <w:pStyle w:val="NormalWeb"/>
        <w:numPr>
          <w:ilvl w:val="0"/>
          <w:numId w:val="96"/>
        </w:numPr>
        <w:jc w:val="both"/>
        <w:rPr>
          <w:ins w:id="1914" w:author="User" w:date="2026-01-22T15:02:00Z"/>
          <w:sz w:val="22"/>
          <w:szCs w:val="22"/>
        </w:rPr>
      </w:pPr>
      <w:ins w:id="1915" w:author="User" w:date="2026-01-22T15:02:00Z">
        <w:r w:rsidRPr="000C54C6">
          <w:rPr>
            <w:sz w:val="22"/>
            <w:szCs w:val="22"/>
          </w:rPr>
          <w:t xml:space="preserve">Users can </w:t>
        </w:r>
        <w:r w:rsidRPr="000C54C6">
          <w:rPr>
            <w:rStyle w:val="Strong"/>
            <w:sz w:val="22"/>
            <w:szCs w:val="22"/>
          </w:rPr>
          <w:t>create Quotes</w:t>
        </w:r>
        <w:r w:rsidRPr="000C54C6">
          <w:rPr>
            <w:sz w:val="22"/>
            <w:szCs w:val="22"/>
          </w:rPr>
          <w:t xml:space="preserve"> from Opportunities using a </w:t>
        </w:r>
        <w:r w:rsidRPr="000C54C6">
          <w:rPr>
            <w:rStyle w:val="Strong"/>
            <w:sz w:val="22"/>
            <w:szCs w:val="22"/>
          </w:rPr>
          <w:t>custom Quote UI</w:t>
        </w:r>
        <w:r w:rsidRPr="000C54C6">
          <w:rPr>
            <w:sz w:val="22"/>
            <w:szCs w:val="22"/>
          </w:rPr>
          <w:t xml:space="preserve"> (same as Cart creation). In case of issues, the existing UI will be refined to improve usability.</w:t>
        </w:r>
      </w:ins>
    </w:p>
    <w:p w14:paraId="651BCB2F" w14:textId="77777777" w:rsidR="00A118F2" w:rsidRPr="000C54C6" w:rsidRDefault="00A118F2" w:rsidP="00A118F2">
      <w:pPr>
        <w:pStyle w:val="NormalWeb"/>
        <w:numPr>
          <w:ilvl w:val="0"/>
          <w:numId w:val="96"/>
        </w:numPr>
        <w:jc w:val="both"/>
        <w:rPr>
          <w:ins w:id="1916" w:author="User" w:date="2026-01-22T15:02:00Z"/>
          <w:sz w:val="22"/>
          <w:szCs w:val="22"/>
        </w:rPr>
      </w:pPr>
      <w:ins w:id="1917" w:author="User" w:date="2026-01-22T15:02:00Z">
        <w:r w:rsidRPr="000C54C6">
          <w:rPr>
            <w:rStyle w:val="Strong"/>
            <w:sz w:val="22"/>
            <w:szCs w:val="22"/>
          </w:rPr>
          <w:t>Quote Items</w:t>
        </w:r>
        <w:r w:rsidRPr="000C54C6">
          <w:rPr>
            <w:sz w:val="22"/>
            <w:szCs w:val="22"/>
          </w:rPr>
          <w:t xml:space="preserve"> will be </w:t>
        </w:r>
        <w:r w:rsidRPr="000C54C6">
          <w:rPr>
            <w:rStyle w:val="Strong"/>
            <w:sz w:val="22"/>
            <w:szCs w:val="22"/>
          </w:rPr>
          <w:t>editable</w:t>
        </w:r>
        <w:r w:rsidRPr="000C54C6">
          <w:rPr>
            <w:sz w:val="22"/>
            <w:szCs w:val="22"/>
          </w:rPr>
          <w:t xml:space="preserve"> through the custom component UI.</w:t>
        </w:r>
      </w:ins>
    </w:p>
    <w:p w14:paraId="764EBCDD" w14:textId="77777777" w:rsidR="00A118F2" w:rsidRPr="000C54C6" w:rsidRDefault="00A118F2" w:rsidP="00A118F2">
      <w:pPr>
        <w:pStyle w:val="NormalWeb"/>
        <w:numPr>
          <w:ilvl w:val="0"/>
          <w:numId w:val="96"/>
        </w:numPr>
        <w:jc w:val="both"/>
        <w:rPr>
          <w:ins w:id="1918" w:author="User" w:date="2026-01-22T15:02:00Z"/>
          <w:sz w:val="22"/>
          <w:szCs w:val="22"/>
        </w:rPr>
      </w:pPr>
      <w:ins w:id="1919" w:author="User" w:date="2026-01-22T15:02:00Z">
        <w:r w:rsidRPr="000C54C6">
          <w:rPr>
            <w:sz w:val="22"/>
            <w:szCs w:val="22"/>
          </w:rPr>
          <w:t xml:space="preserve">The </w:t>
        </w:r>
        <w:r w:rsidRPr="000C54C6">
          <w:rPr>
            <w:rStyle w:val="Strong"/>
            <w:sz w:val="22"/>
            <w:szCs w:val="22"/>
          </w:rPr>
          <w:t>Quote component</w:t>
        </w:r>
        <w:r w:rsidRPr="000C54C6">
          <w:rPr>
            <w:sz w:val="22"/>
            <w:szCs w:val="22"/>
          </w:rPr>
          <w:t xml:space="preserve"> will be </w:t>
        </w:r>
        <w:r w:rsidRPr="000C54C6">
          <w:rPr>
            <w:rStyle w:val="Strong"/>
            <w:sz w:val="22"/>
            <w:szCs w:val="22"/>
          </w:rPr>
          <w:t>enhanced</w:t>
        </w:r>
        <w:r w:rsidRPr="000C54C6">
          <w:rPr>
            <w:sz w:val="22"/>
            <w:szCs w:val="22"/>
          </w:rPr>
          <w:t xml:space="preserve"> to fix existing logging issues.</w:t>
        </w:r>
      </w:ins>
    </w:p>
    <w:p w14:paraId="45B04E9D" w14:textId="77777777" w:rsidR="00A118F2" w:rsidRPr="000C54C6" w:rsidRDefault="00A118F2" w:rsidP="00A118F2">
      <w:pPr>
        <w:pStyle w:val="NormalWeb"/>
        <w:numPr>
          <w:ilvl w:val="0"/>
          <w:numId w:val="96"/>
        </w:numPr>
        <w:jc w:val="both"/>
        <w:rPr>
          <w:ins w:id="1920" w:author="User" w:date="2026-01-22T15:02:00Z"/>
          <w:sz w:val="22"/>
          <w:szCs w:val="22"/>
        </w:rPr>
      </w:pPr>
      <w:ins w:id="1921" w:author="User" w:date="2026-01-22T15:02:00Z">
        <w:r w:rsidRPr="000C54C6">
          <w:rPr>
            <w:rStyle w:val="Strong"/>
            <w:sz w:val="22"/>
            <w:szCs w:val="22"/>
          </w:rPr>
          <w:t>Calculations</w:t>
        </w:r>
        <w:r w:rsidRPr="000C54C6">
          <w:rPr>
            <w:sz w:val="22"/>
            <w:szCs w:val="22"/>
          </w:rPr>
          <w:t xml:space="preserve"> for totals and line items will remain the same as the existing </w:t>
        </w:r>
        <w:r w:rsidRPr="000C54C6">
          <w:rPr>
            <w:rStyle w:val="Strong"/>
            <w:sz w:val="22"/>
            <w:szCs w:val="22"/>
          </w:rPr>
          <w:t>Cart &amp; Line Item logic</w:t>
        </w:r>
        <w:r w:rsidRPr="000C54C6">
          <w:rPr>
            <w:sz w:val="22"/>
            <w:szCs w:val="22"/>
          </w:rPr>
          <w:t>.</w:t>
        </w:r>
      </w:ins>
    </w:p>
    <w:p w14:paraId="17C4BF45" w14:textId="77777777" w:rsidR="00A118F2" w:rsidRPr="000C54C6" w:rsidRDefault="00A118F2" w:rsidP="00A118F2">
      <w:pPr>
        <w:pStyle w:val="NormalWeb"/>
        <w:numPr>
          <w:ilvl w:val="0"/>
          <w:numId w:val="96"/>
        </w:numPr>
        <w:jc w:val="both"/>
        <w:rPr>
          <w:ins w:id="1922" w:author="User" w:date="2026-01-22T15:02:00Z"/>
          <w:sz w:val="22"/>
          <w:szCs w:val="22"/>
        </w:rPr>
      </w:pPr>
      <w:ins w:id="1923" w:author="User" w:date="2026-01-22T15:02:00Z">
        <w:r w:rsidRPr="000C54C6">
          <w:rPr>
            <w:sz w:val="22"/>
            <w:szCs w:val="22"/>
          </w:rPr>
          <w:t>Amount limit needs to be checked - if crossing the limit it has to send for approval</w:t>
        </w:r>
      </w:ins>
    </w:p>
    <w:p w14:paraId="71EA728F" w14:textId="77777777" w:rsidR="00A118F2" w:rsidRPr="000C54C6" w:rsidRDefault="00A118F2" w:rsidP="00A118F2">
      <w:pPr>
        <w:pStyle w:val="NormalWeb"/>
        <w:numPr>
          <w:ilvl w:val="0"/>
          <w:numId w:val="96"/>
        </w:numPr>
        <w:jc w:val="both"/>
        <w:rPr>
          <w:ins w:id="1924" w:author="User" w:date="2026-01-22T15:02:00Z"/>
          <w:rStyle w:val="Strong"/>
          <w:b w:val="0"/>
          <w:bCs w:val="0"/>
          <w:sz w:val="22"/>
          <w:szCs w:val="22"/>
        </w:rPr>
      </w:pPr>
      <w:ins w:id="1925" w:author="User" w:date="2026-01-22T15:02:00Z">
        <w:r w:rsidRPr="000C54C6">
          <w:rPr>
            <w:rStyle w:val="Strong"/>
            <w:sz w:val="22"/>
            <w:szCs w:val="22"/>
          </w:rPr>
          <w:t>Approval Process</w:t>
        </w:r>
        <w:r w:rsidRPr="000C54C6">
          <w:rPr>
            <w:sz w:val="22"/>
            <w:szCs w:val="22"/>
          </w:rPr>
          <w:t xml:space="preserve"> for Standard Quotes will be configured with a </w:t>
        </w:r>
        <w:r w:rsidRPr="000C54C6">
          <w:rPr>
            <w:rStyle w:val="Strong"/>
            <w:sz w:val="22"/>
            <w:szCs w:val="22"/>
          </w:rPr>
          <w:t xml:space="preserve">2-level approval hierarchy: </w:t>
        </w:r>
      </w:ins>
    </w:p>
    <w:p w14:paraId="4A39D681" w14:textId="77777777" w:rsidR="00A118F2" w:rsidRPr="000C54C6" w:rsidRDefault="00A118F2" w:rsidP="00A118F2">
      <w:pPr>
        <w:pStyle w:val="NormalWeb"/>
        <w:numPr>
          <w:ilvl w:val="0"/>
          <w:numId w:val="96"/>
        </w:numPr>
        <w:jc w:val="both"/>
        <w:rPr>
          <w:ins w:id="1926" w:author="User" w:date="2026-01-22T15:02:00Z"/>
          <w:color w:val="7B7B7B" w:themeColor="accent3" w:themeShade="BF"/>
          <w:sz w:val="22"/>
          <w:szCs w:val="22"/>
        </w:rPr>
      </w:pPr>
      <w:ins w:id="1927" w:author="User" w:date="2026-01-22T15:02:00Z">
        <w:r w:rsidRPr="000C54C6">
          <w:rPr>
            <w:rStyle w:val="Strong"/>
            <w:color w:val="7B7B7B" w:themeColor="accent3" w:themeShade="BF"/>
            <w:sz w:val="22"/>
            <w:szCs w:val="22"/>
          </w:rPr>
          <w:t>Approval process will be initiated if the Limit is exceeding only</w:t>
        </w:r>
      </w:ins>
    </w:p>
    <w:p w14:paraId="27E6E4C3" w14:textId="77777777" w:rsidR="00A118F2" w:rsidRPr="000C54C6" w:rsidRDefault="00A118F2" w:rsidP="00A118F2">
      <w:pPr>
        <w:pStyle w:val="NormalWeb"/>
        <w:ind w:left="720"/>
        <w:jc w:val="both"/>
        <w:rPr>
          <w:ins w:id="1928" w:author="User" w:date="2026-01-22T15:02:00Z"/>
          <w:color w:val="7B7B7B" w:themeColor="accent3" w:themeShade="BF"/>
          <w:sz w:val="22"/>
          <w:szCs w:val="22"/>
        </w:rPr>
      </w:pPr>
      <w:ins w:id="1929" w:author="User" w:date="2026-01-22T15:02:00Z">
        <w:r w:rsidRPr="000C54C6">
          <w:rPr>
            <w:rStyle w:val="Strong"/>
            <w:color w:val="7B7B7B" w:themeColor="accent3" w:themeShade="BF"/>
            <w:sz w:val="22"/>
            <w:szCs w:val="22"/>
          </w:rPr>
          <w:t>Level 1:</w:t>
        </w:r>
        <w:r w:rsidRPr="000C54C6">
          <w:rPr>
            <w:color w:val="7B7B7B" w:themeColor="accent3" w:themeShade="BF"/>
            <w:sz w:val="22"/>
            <w:szCs w:val="22"/>
          </w:rPr>
          <w:t xml:space="preserve"> Checker approval </w:t>
        </w:r>
      </w:ins>
    </w:p>
    <w:p w14:paraId="5FE2D4C5" w14:textId="77777777" w:rsidR="00A118F2" w:rsidRPr="000C54C6" w:rsidRDefault="00A118F2" w:rsidP="00A118F2">
      <w:pPr>
        <w:pStyle w:val="NormalWeb"/>
        <w:ind w:left="720"/>
        <w:jc w:val="both"/>
        <w:rPr>
          <w:ins w:id="1930" w:author="User" w:date="2026-01-22T15:02:00Z"/>
          <w:color w:val="7B7B7B" w:themeColor="accent3" w:themeShade="BF"/>
          <w:sz w:val="22"/>
          <w:szCs w:val="22"/>
        </w:rPr>
      </w:pPr>
      <w:ins w:id="1931" w:author="User" w:date="2026-01-22T15:02:00Z">
        <w:r w:rsidRPr="000C54C6">
          <w:rPr>
            <w:rStyle w:val="Strong"/>
            <w:color w:val="7B7B7B" w:themeColor="accent3" w:themeShade="BF"/>
            <w:sz w:val="22"/>
            <w:szCs w:val="22"/>
          </w:rPr>
          <w:t>Level 2:</w:t>
        </w:r>
        <w:r w:rsidRPr="000C54C6">
          <w:rPr>
            <w:color w:val="7B7B7B" w:themeColor="accent3" w:themeShade="BF"/>
            <w:sz w:val="22"/>
            <w:szCs w:val="22"/>
          </w:rPr>
          <w:t xml:space="preserve"> Immediate Manager </w:t>
        </w:r>
      </w:ins>
    </w:p>
    <w:p w14:paraId="1C0971CB" w14:textId="77777777" w:rsidR="00A118F2" w:rsidRPr="000C54C6" w:rsidRDefault="00A118F2" w:rsidP="00A118F2">
      <w:pPr>
        <w:pStyle w:val="NormalWeb"/>
        <w:numPr>
          <w:ilvl w:val="0"/>
          <w:numId w:val="96"/>
        </w:numPr>
        <w:jc w:val="both"/>
        <w:rPr>
          <w:ins w:id="1932" w:author="User" w:date="2026-01-22T15:02:00Z"/>
          <w:sz w:val="22"/>
          <w:szCs w:val="22"/>
        </w:rPr>
      </w:pPr>
      <w:ins w:id="1933" w:author="User" w:date="2026-01-22T15:02:00Z">
        <w:r w:rsidRPr="000C54C6">
          <w:rPr>
            <w:sz w:val="22"/>
            <w:szCs w:val="22"/>
          </w:rPr>
          <w:t xml:space="preserve">Users will have no approval required limit for quotes, Additional field to be added on </w:t>
        </w:r>
        <w:r w:rsidRPr="000C54C6">
          <w:rPr>
            <w:rStyle w:val="Strong"/>
            <w:sz w:val="22"/>
            <w:szCs w:val="22"/>
          </w:rPr>
          <w:t>User Creation</w:t>
        </w:r>
        <w:r w:rsidRPr="000C54C6">
          <w:rPr>
            <w:sz w:val="22"/>
            <w:szCs w:val="22"/>
          </w:rPr>
          <w:t xml:space="preserve"> to store </w:t>
        </w:r>
        <w:r w:rsidRPr="000C54C6">
          <w:rPr>
            <w:rStyle w:val="Strong"/>
            <w:sz w:val="22"/>
            <w:szCs w:val="22"/>
          </w:rPr>
          <w:t>Quote Amount Limit</w:t>
        </w:r>
        <w:r w:rsidRPr="000C54C6">
          <w:rPr>
            <w:sz w:val="22"/>
            <w:szCs w:val="22"/>
          </w:rPr>
          <w:t>.</w:t>
        </w:r>
      </w:ins>
    </w:p>
    <w:p w14:paraId="315F45A0" w14:textId="77777777" w:rsidR="00A118F2" w:rsidRPr="000C54C6" w:rsidRDefault="00A118F2" w:rsidP="00A118F2">
      <w:pPr>
        <w:pStyle w:val="NormalWeb"/>
        <w:numPr>
          <w:ilvl w:val="0"/>
          <w:numId w:val="96"/>
        </w:numPr>
        <w:jc w:val="both"/>
        <w:rPr>
          <w:ins w:id="1934" w:author="User" w:date="2026-01-22T15:02:00Z"/>
          <w:sz w:val="22"/>
          <w:szCs w:val="22"/>
        </w:rPr>
      </w:pPr>
      <w:ins w:id="1935" w:author="User" w:date="2026-01-22T15:02:00Z">
        <w:r w:rsidRPr="000C54C6">
          <w:rPr>
            <w:sz w:val="22"/>
            <w:szCs w:val="22"/>
          </w:rPr>
          <w:t xml:space="preserve">A </w:t>
        </w:r>
        <w:r w:rsidRPr="000C54C6">
          <w:rPr>
            <w:rStyle w:val="Strong"/>
            <w:sz w:val="22"/>
            <w:szCs w:val="22"/>
          </w:rPr>
          <w:t>Quote Template</w:t>
        </w:r>
        <w:r w:rsidRPr="000C54C6">
          <w:rPr>
            <w:sz w:val="22"/>
            <w:szCs w:val="22"/>
          </w:rPr>
          <w:t xml:space="preserve"> will be configured (one standard template) for Quote PDF generation.</w:t>
        </w:r>
      </w:ins>
    </w:p>
    <w:p w14:paraId="2EFECC8A" w14:textId="68633709" w:rsidR="00A118F2" w:rsidRPr="000C54C6" w:rsidRDefault="00A118F2" w:rsidP="00A118F2">
      <w:pPr>
        <w:pStyle w:val="NormalWeb"/>
        <w:numPr>
          <w:ilvl w:val="0"/>
          <w:numId w:val="96"/>
        </w:numPr>
        <w:jc w:val="both"/>
        <w:rPr>
          <w:ins w:id="1936" w:author="User" w:date="2026-01-22T15:02:00Z"/>
          <w:sz w:val="22"/>
          <w:szCs w:val="22"/>
        </w:rPr>
      </w:pPr>
      <w:commentRangeStart w:id="1937"/>
      <w:ins w:id="1938" w:author="User" w:date="2026-01-22T15:02:00Z">
        <w:r w:rsidRPr="000C54C6">
          <w:rPr>
            <w:sz w:val="22"/>
            <w:szCs w:val="22"/>
          </w:rPr>
          <w:t xml:space="preserve">Upon Quote Approval, system will allow </w:t>
        </w:r>
        <w:r w:rsidRPr="000C54C6">
          <w:rPr>
            <w:rStyle w:val="Strong"/>
            <w:sz w:val="22"/>
            <w:szCs w:val="22"/>
          </w:rPr>
          <w:t>Quote PDF download</w:t>
        </w:r>
        <w:r w:rsidRPr="000C54C6">
          <w:rPr>
            <w:sz w:val="22"/>
            <w:szCs w:val="22"/>
          </w:rPr>
          <w:t xml:space="preserve"> and send it to the </w:t>
        </w:r>
        <w:r w:rsidRPr="000C54C6">
          <w:rPr>
            <w:rStyle w:val="Strong"/>
            <w:sz w:val="22"/>
            <w:szCs w:val="22"/>
          </w:rPr>
          <w:t>customer</w:t>
        </w:r>
        <w:r w:rsidRPr="000C54C6">
          <w:rPr>
            <w:sz w:val="22"/>
            <w:szCs w:val="22"/>
          </w:rPr>
          <w:t>. FIT will verify feasibility for PDF download</w:t>
        </w:r>
      </w:ins>
      <w:ins w:id="1939" w:author="User" w:date="2026-02-02T17:44:00Z">
        <w:r w:rsidR="007C3C6C" w:rsidRPr="000C54C6">
          <w:rPr>
            <w:sz w:val="22"/>
            <w:szCs w:val="22"/>
          </w:rPr>
          <w:t xml:space="preserve"> upon approval</w:t>
        </w:r>
      </w:ins>
      <w:ins w:id="1940" w:author="User" w:date="2026-01-22T15:02:00Z">
        <w:r w:rsidRPr="000C54C6">
          <w:rPr>
            <w:sz w:val="22"/>
            <w:szCs w:val="22"/>
          </w:rPr>
          <w:t>.</w:t>
        </w:r>
        <w:commentRangeEnd w:id="1937"/>
        <w:r w:rsidRPr="000C54C6">
          <w:rPr>
            <w:rStyle w:val="CommentReference"/>
            <w:sz w:val="22"/>
            <w:szCs w:val="22"/>
          </w:rPr>
          <w:commentReference w:id="1937"/>
        </w:r>
      </w:ins>
    </w:p>
    <w:p w14:paraId="7FF9938F" w14:textId="77777777" w:rsidR="00A118F2" w:rsidRPr="000C54C6" w:rsidRDefault="00A118F2" w:rsidP="00A118F2">
      <w:pPr>
        <w:pStyle w:val="NormalWeb"/>
        <w:numPr>
          <w:ilvl w:val="0"/>
          <w:numId w:val="96"/>
        </w:numPr>
        <w:jc w:val="both"/>
        <w:rPr>
          <w:ins w:id="1941" w:author="User" w:date="2026-01-23T08:29:00Z"/>
          <w:sz w:val="22"/>
          <w:szCs w:val="22"/>
        </w:rPr>
      </w:pPr>
      <w:ins w:id="1942" w:author="User" w:date="2026-01-22T15:02:00Z">
        <w:r w:rsidRPr="000C54C6">
          <w:rPr>
            <w:sz w:val="22"/>
            <w:szCs w:val="22"/>
          </w:rPr>
          <w:t xml:space="preserve">Users will have an </w:t>
        </w:r>
        <w:r w:rsidRPr="000C54C6">
          <w:rPr>
            <w:rStyle w:val="Strong"/>
            <w:sz w:val="22"/>
            <w:szCs w:val="22"/>
          </w:rPr>
          <w:t>option to sync approved Quote prices</w:t>
        </w:r>
        <w:r w:rsidRPr="000C54C6">
          <w:rPr>
            <w:sz w:val="22"/>
            <w:szCs w:val="22"/>
          </w:rPr>
          <w:t xml:space="preserve"> to </w:t>
        </w:r>
        <w:r w:rsidRPr="000C54C6">
          <w:rPr>
            <w:rStyle w:val="Strong"/>
            <w:sz w:val="22"/>
            <w:szCs w:val="22"/>
          </w:rPr>
          <w:t>Opportunity Products</w:t>
        </w:r>
        <w:r w:rsidRPr="000C54C6">
          <w:rPr>
            <w:sz w:val="22"/>
            <w:szCs w:val="22"/>
          </w:rPr>
          <w:t xml:space="preserve"> post approval.</w:t>
        </w:r>
      </w:ins>
    </w:p>
    <w:p w14:paraId="249ED574" w14:textId="77777777" w:rsidR="000D1268" w:rsidRPr="000C54C6" w:rsidRDefault="000D1268" w:rsidP="006E65E5">
      <w:pPr>
        <w:pStyle w:val="NormalWeb"/>
        <w:numPr>
          <w:ilvl w:val="0"/>
          <w:numId w:val="96"/>
        </w:numPr>
        <w:jc w:val="both"/>
        <w:rPr>
          <w:ins w:id="1943" w:author="User" w:date="2026-01-22T15:02:00Z"/>
          <w:color w:val="000000" w:themeColor="text1"/>
          <w:sz w:val="22"/>
          <w:szCs w:val="22"/>
          <w:rPrChange w:id="1944" w:author="User" w:date="2026-02-02T18:38:00Z">
            <w:rPr>
              <w:ins w:id="1945" w:author="User" w:date="2026-01-22T15:02:00Z"/>
              <w:sz w:val="22"/>
              <w:szCs w:val="22"/>
            </w:rPr>
          </w:rPrChange>
        </w:rPr>
      </w:pPr>
      <w:ins w:id="1946" w:author="User" w:date="2026-01-23T08:29:00Z">
        <w:r w:rsidRPr="000C54C6">
          <w:rPr>
            <w:color w:val="000000" w:themeColor="text1"/>
            <w:sz w:val="22"/>
            <w:szCs w:val="22"/>
            <w:rPrChange w:id="1947" w:author="User" w:date="2026-02-02T18:38:00Z">
              <w:rPr>
                <w:color w:val="538135" w:themeColor="accent6" w:themeShade="BF"/>
                <w:sz w:val="22"/>
                <w:szCs w:val="22"/>
              </w:rPr>
            </w:rPrChange>
          </w:rPr>
          <w:t xml:space="preserve">Product Category wise terms and conditions should reflect in quote </w:t>
        </w:r>
      </w:ins>
    </w:p>
    <w:p w14:paraId="7C6F8A65" w14:textId="77777777" w:rsidR="00A118F2" w:rsidRPr="000C54C6" w:rsidRDefault="00A118F2" w:rsidP="00A118F2">
      <w:pPr>
        <w:pStyle w:val="NormalWeb"/>
        <w:numPr>
          <w:ilvl w:val="0"/>
          <w:numId w:val="96"/>
        </w:numPr>
        <w:jc w:val="both"/>
        <w:rPr>
          <w:ins w:id="1948" w:author="User" w:date="2026-01-22T15:02:00Z"/>
          <w:sz w:val="22"/>
          <w:szCs w:val="22"/>
        </w:rPr>
      </w:pPr>
      <w:ins w:id="1949" w:author="User" w:date="2026-01-22T15:02:00Z">
        <w:r w:rsidRPr="000C54C6">
          <w:rPr>
            <w:rStyle w:val="Strong"/>
            <w:sz w:val="22"/>
            <w:szCs w:val="22"/>
          </w:rPr>
          <w:t>Salesforce Standard Forecast</w:t>
        </w:r>
        <w:r w:rsidRPr="000C54C6">
          <w:rPr>
            <w:sz w:val="22"/>
            <w:szCs w:val="22"/>
          </w:rPr>
          <w:t xml:space="preserve"> feature will be enabled for sales tracking.</w:t>
        </w:r>
      </w:ins>
    </w:p>
    <w:p w14:paraId="5E1D3AED" w14:textId="77777777" w:rsidR="00A118F2" w:rsidRPr="000C54C6" w:rsidRDefault="00A118F2" w:rsidP="00A118F2">
      <w:pPr>
        <w:pStyle w:val="NormalWeb"/>
        <w:numPr>
          <w:ilvl w:val="0"/>
          <w:numId w:val="96"/>
        </w:numPr>
        <w:jc w:val="both"/>
        <w:rPr>
          <w:ins w:id="1950" w:author="User" w:date="2026-01-22T15:02:00Z"/>
          <w:sz w:val="22"/>
          <w:szCs w:val="22"/>
        </w:rPr>
      </w:pPr>
      <w:ins w:id="1951" w:author="User" w:date="2026-01-22T15:02:00Z">
        <w:r w:rsidRPr="000C54C6">
          <w:rPr>
            <w:rStyle w:val="Strong"/>
            <w:sz w:val="22"/>
            <w:szCs w:val="22"/>
          </w:rPr>
          <w:t>Tasks and Reminder notifications</w:t>
        </w:r>
        <w:r w:rsidRPr="000C54C6">
          <w:rPr>
            <w:sz w:val="22"/>
            <w:szCs w:val="22"/>
          </w:rPr>
          <w:t xml:space="preserve"> will be enabled for Opportunity follow-ups.</w:t>
        </w:r>
      </w:ins>
    </w:p>
    <w:p w14:paraId="4BAE1E6D" w14:textId="77777777" w:rsidR="007C3C6C" w:rsidRPr="000C54C6" w:rsidRDefault="00A118F2" w:rsidP="00A118F2">
      <w:pPr>
        <w:pStyle w:val="NormalWeb"/>
        <w:numPr>
          <w:ilvl w:val="0"/>
          <w:numId w:val="96"/>
        </w:numPr>
        <w:jc w:val="both"/>
        <w:rPr>
          <w:ins w:id="1952" w:author="User" w:date="2026-02-02T17:46:00Z"/>
          <w:sz w:val="22"/>
          <w:szCs w:val="22"/>
        </w:rPr>
      </w:pPr>
      <w:ins w:id="1953" w:author="User" w:date="2026-01-22T15:02:00Z">
        <w:r w:rsidRPr="000C54C6">
          <w:rPr>
            <w:sz w:val="22"/>
            <w:szCs w:val="22"/>
          </w:rPr>
          <w:t xml:space="preserve">When the </w:t>
        </w:r>
        <w:r w:rsidRPr="000C54C6">
          <w:rPr>
            <w:rStyle w:val="Strong"/>
            <w:sz w:val="22"/>
            <w:szCs w:val="22"/>
          </w:rPr>
          <w:t>Quote Status</w:t>
        </w:r>
        <w:r w:rsidRPr="000C54C6">
          <w:rPr>
            <w:sz w:val="22"/>
            <w:szCs w:val="22"/>
          </w:rPr>
          <w:t xml:space="preserve"> changes to </w:t>
        </w:r>
        <w:r w:rsidRPr="000C54C6">
          <w:rPr>
            <w:rStyle w:val="Strong"/>
            <w:sz w:val="22"/>
            <w:szCs w:val="22"/>
          </w:rPr>
          <w:t>“Customer Accepted”</w:t>
        </w:r>
        <w:r w:rsidRPr="000C54C6">
          <w:rPr>
            <w:sz w:val="22"/>
            <w:szCs w:val="22"/>
          </w:rPr>
          <w:t xml:space="preserve">, the system will trigger an </w:t>
        </w:r>
        <w:r w:rsidRPr="000C54C6">
          <w:rPr>
            <w:rStyle w:val="Strong"/>
            <w:sz w:val="22"/>
            <w:szCs w:val="22"/>
          </w:rPr>
          <w:t>in-app notification</w:t>
        </w:r>
        <w:r w:rsidRPr="000C54C6">
          <w:rPr>
            <w:sz w:val="22"/>
            <w:szCs w:val="22"/>
          </w:rPr>
          <w:t xml:space="preserve"> to the internal user. </w:t>
        </w:r>
      </w:ins>
    </w:p>
    <w:p w14:paraId="226A8837" w14:textId="008BB9D0" w:rsidR="00A118F2" w:rsidRPr="00456764" w:rsidRDefault="007C3C6C" w:rsidP="00A118F2">
      <w:pPr>
        <w:pStyle w:val="NormalWeb"/>
        <w:numPr>
          <w:ilvl w:val="0"/>
          <w:numId w:val="96"/>
        </w:numPr>
        <w:jc w:val="both"/>
        <w:rPr>
          <w:ins w:id="1954" w:author="User" w:date="2026-01-22T15:02:00Z"/>
          <w:sz w:val="22"/>
          <w:szCs w:val="22"/>
        </w:rPr>
      </w:pPr>
      <w:ins w:id="1955" w:author="User" w:date="2026-02-02T17:46:00Z">
        <w:r w:rsidRPr="00456764">
          <w:rPr>
            <w:sz w:val="22"/>
            <w:szCs w:val="22"/>
          </w:rPr>
          <w:t xml:space="preserve">Provision will be given to add the Round off value or Discount on </w:t>
        </w:r>
      </w:ins>
      <w:ins w:id="1956" w:author="User" w:date="2026-02-06T13:26:00Z">
        <w:r w:rsidR="00456764">
          <w:rPr>
            <w:sz w:val="22"/>
            <w:szCs w:val="22"/>
          </w:rPr>
          <w:t xml:space="preserve">quote </w:t>
        </w:r>
      </w:ins>
      <w:ins w:id="1957" w:author="User" w:date="2026-02-02T17:46:00Z">
        <w:r w:rsidRPr="00456764">
          <w:rPr>
            <w:sz w:val="22"/>
            <w:szCs w:val="22"/>
          </w:rPr>
          <w:t>level</w:t>
        </w:r>
      </w:ins>
      <w:ins w:id="1958" w:author="User" w:date="2026-01-22T15:02:00Z">
        <w:r w:rsidR="00A118F2" w:rsidRPr="00456764">
          <w:rPr>
            <w:sz w:val="22"/>
            <w:szCs w:val="22"/>
          </w:rPr>
          <w:t xml:space="preserve"> </w:t>
        </w:r>
      </w:ins>
    </w:p>
    <w:p w14:paraId="6BF871F5" w14:textId="77777777" w:rsidR="00A118F2" w:rsidRPr="000C54C6" w:rsidRDefault="00A118F2" w:rsidP="00A118F2">
      <w:pPr>
        <w:pStyle w:val="NormalWeb"/>
        <w:numPr>
          <w:ilvl w:val="0"/>
          <w:numId w:val="96"/>
        </w:numPr>
        <w:jc w:val="both"/>
        <w:rPr>
          <w:ins w:id="1959" w:author="User" w:date="2026-01-22T15:02:00Z"/>
          <w:sz w:val="22"/>
          <w:szCs w:val="22"/>
        </w:rPr>
      </w:pPr>
      <w:ins w:id="1960" w:author="User" w:date="2026-01-22T15:02:00Z">
        <w:r w:rsidRPr="000C54C6">
          <w:rPr>
            <w:sz w:val="22"/>
            <w:szCs w:val="22"/>
          </w:rPr>
          <w:t xml:space="preserve">Users will have an </w:t>
        </w:r>
        <w:r w:rsidRPr="000C54C6">
          <w:rPr>
            <w:rStyle w:val="Strong"/>
            <w:sz w:val="22"/>
            <w:szCs w:val="22"/>
          </w:rPr>
          <w:t>option to create Engagements</w:t>
        </w:r>
        <w:r w:rsidRPr="000C54C6">
          <w:rPr>
            <w:sz w:val="22"/>
            <w:szCs w:val="22"/>
          </w:rPr>
          <w:t xml:space="preserve"> under Opportunities.</w:t>
        </w:r>
      </w:ins>
    </w:p>
    <w:p w14:paraId="3538A4E3" w14:textId="41433DFE" w:rsidR="00A118F2" w:rsidRPr="000C54C6" w:rsidRDefault="00A118F2" w:rsidP="00A118F2">
      <w:pPr>
        <w:pStyle w:val="NormalWeb"/>
        <w:numPr>
          <w:ilvl w:val="0"/>
          <w:numId w:val="96"/>
        </w:numPr>
        <w:jc w:val="both"/>
        <w:rPr>
          <w:ins w:id="1961" w:author="User" w:date="2026-01-22T15:02:00Z"/>
          <w:sz w:val="22"/>
          <w:szCs w:val="22"/>
        </w:rPr>
      </w:pPr>
      <w:ins w:id="1962" w:author="User" w:date="2026-01-22T15:02:00Z">
        <w:r w:rsidRPr="000C54C6">
          <w:rPr>
            <w:rStyle w:val="Strong"/>
            <w:sz w:val="22"/>
            <w:szCs w:val="22"/>
          </w:rPr>
          <w:t>Pipeline reports</w:t>
        </w:r>
        <w:r w:rsidRPr="000C54C6">
          <w:rPr>
            <w:sz w:val="22"/>
            <w:szCs w:val="22"/>
          </w:rPr>
          <w:t xml:space="preserve"> will show stages as </w:t>
        </w:r>
        <w:r w:rsidRPr="000C54C6">
          <w:rPr>
            <w:rStyle w:val="Strong"/>
            <w:sz w:val="22"/>
            <w:szCs w:val="22"/>
          </w:rPr>
          <w:t xml:space="preserve">Ordered, Billed, Delivered </w:t>
        </w:r>
        <w:r w:rsidRPr="000C54C6">
          <w:rPr>
            <w:rStyle w:val="Strong"/>
            <w:color w:val="538135" w:themeColor="accent6" w:themeShade="BF"/>
            <w:sz w:val="22"/>
            <w:szCs w:val="22"/>
          </w:rPr>
          <w:t xml:space="preserve">(Fully or Partially), </w:t>
        </w:r>
        <w:r w:rsidRPr="000C54C6">
          <w:rPr>
            <w:rStyle w:val="Strong"/>
            <w:sz w:val="22"/>
            <w:szCs w:val="22"/>
          </w:rPr>
          <w:t>Yet to Invoice</w:t>
        </w:r>
        <w:r w:rsidRPr="000C54C6">
          <w:rPr>
            <w:sz w:val="22"/>
            <w:szCs w:val="22"/>
          </w:rPr>
          <w:t xml:space="preserve"> for tracking.</w:t>
        </w:r>
      </w:ins>
      <w:ins w:id="1963" w:author="User" w:date="2026-02-02T17:45:00Z">
        <w:r w:rsidR="007C3C6C" w:rsidRPr="000C54C6">
          <w:rPr>
            <w:sz w:val="22"/>
            <w:szCs w:val="22"/>
          </w:rPr>
          <w:t xml:space="preserve"> </w:t>
        </w:r>
      </w:ins>
    </w:p>
    <w:p w14:paraId="591A6D0F" w14:textId="77777777" w:rsidR="00A118F2" w:rsidRPr="000C54C6" w:rsidRDefault="00A118F2" w:rsidP="00A118F2">
      <w:pPr>
        <w:pStyle w:val="NormalWeb"/>
        <w:numPr>
          <w:ilvl w:val="0"/>
          <w:numId w:val="108"/>
        </w:numPr>
        <w:jc w:val="both"/>
        <w:rPr>
          <w:ins w:id="1964" w:author="User" w:date="2026-01-22T15:02:00Z"/>
          <w:color w:val="000000" w:themeColor="text1"/>
          <w:sz w:val="22"/>
          <w:szCs w:val="22"/>
          <w:rPrChange w:id="1965" w:author="User" w:date="2026-02-02T18:38:00Z">
            <w:rPr>
              <w:ins w:id="1966" w:author="User" w:date="2026-01-22T15:02:00Z"/>
              <w:color w:val="7B7B7B" w:themeColor="accent3" w:themeShade="BF"/>
              <w:sz w:val="22"/>
              <w:szCs w:val="22"/>
            </w:rPr>
          </w:rPrChange>
        </w:rPr>
      </w:pPr>
      <w:ins w:id="1967" w:author="User" w:date="2026-01-22T15:02:00Z">
        <w:r w:rsidRPr="000C54C6">
          <w:rPr>
            <w:color w:val="000000" w:themeColor="text1"/>
            <w:sz w:val="22"/>
            <w:szCs w:val="22"/>
            <w:rPrChange w:id="1968" w:author="User" w:date="2026-02-02T18:38:00Z">
              <w:rPr>
                <w:color w:val="7B7B7B" w:themeColor="accent3" w:themeShade="BF"/>
                <w:sz w:val="22"/>
                <w:szCs w:val="22"/>
              </w:rPr>
            </w:rPrChange>
          </w:rPr>
          <w:t>There should a Unique number for opportunity</w:t>
        </w:r>
      </w:ins>
    </w:p>
    <w:p w14:paraId="65D6B50F" w14:textId="77777777" w:rsidR="00A118F2" w:rsidRPr="000C54C6" w:rsidRDefault="00A118F2" w:rsidP="00A118F2">
      <w:pPr>
        <w:pStyle w:val="NormalWeb"/>
        <w:numPr>
          <w:ilvl w:val="0"/>
          <w:numId w:val="108"/>
        </w:numPr>
        <w:jc w:val="both"/>
        <w:rPr>
          <w:ins w:id="1969" w:author="User" w:date="2026-01-22T15:02:00Z"/>
          <w:color w:val="000000" w:themeColor="text1"/>
          <w:sz w:val="22"/>
          <w:szCs w:val="22"/>
          <w:rPrChange w:id="1970" w:author="User" w:date="2026-02-02T18:38:00Z">
            <w:rPr>
              <w:ins w:id="1971" w:author="User" w:date="2026-01-22T15:02:00Z"/>
              <w:color w:val="7B7B7B" w:themeColor="accent3" w:themeShade="BF"/>
              <w:sz w:val="22"/>
              <w:szCs w:val="22"/>
            </w:rPr>
          </w:rPrChange>
        </w:rPr>
      </w:pPr>
      <w:ins w:id="1972" w:author="User" w:date="2026-01-22T15:02:00Z">
        <w:r w:rsidRPr="000C54C6">
          <w:rPr>
            <w:color w:val="000000" w:themeColor="text1"/>
            <w:sz w:val="22"/>
            <w:szCs w:val="22"/>
            <w:rPrChange w:id="1973" w:author="User" w:date="2026-02-02T18:38:00Z">
              <w:rPr>
                <w:color w:val="7B7B7B" w:themeColor="accent3" w:themeShade="BF"/>
                <w:sz w:val="22"/>
                <w:szCs w:val="22"/>
              </w:rPr>
            </w:rPrChange>
          </w:rPr>
          <w:t xml:space="preserve">For already existing data also require unique number </w:t>
        </w:r>
      </w:ins>
    </w:p>
    <w:p w14:paraId="78ECEDC4" w14:textId="77777777" w:rsidR="00A118F2" w:rsidRPr="000C54C6" w:rsidRDefault="00A118F2" w:rsidP="00A118F2">
      <w:pPr>
        <w:pStyle w:val="NormalWeb"/>
        <w:numPr>
          <w:ilvl w:val="0"/>
          <w:numId w:val="108"/>
        </w:numPr>
        <w:jc w:val="both"/>
        <w:rPr>
          <w:ins w:id="1974" w:author="User" w:date="2026-01-22T15:02:00Z"/>
          <w:color w:val="000000" w:themeColor="text1"/>
          <w:sz w:val="22"/>
          <w:szCs w:val="22"/>
          <w:rPrChange w:id="1975" w:author="User" w:date="2026-02-02T18:38:00Z">
            <w:rPr>
              <w:ins w:id="1976" w:author="User" w:date="2026-01-22T15:02:00Z"/>
              <w:color w:val="7B7B7B" w:themeColor="accent3" w:themeShade="BF"/>
              <w:sz w:val="22"/>
              <w:szCs w:val="22"/>
            </w:rPr>
          </w:rPrChange>
        </w:rPr>
      </w:pPr>
      <w:ins w:id="1977" w:author="User" w:date="2026-01-22T15:02:00Z">
        <w:r w:rsidRPr="000C54C6">
          <w:rPr>
            <w:color w:val="000000" w:themeColor="text1"/>
            <w:sz w:val="22"/>
            <w:szCs w:val="22"/>
            <w:rPrChange w:id="1978" w:author="User" w:date="2026-02-02T18:38:00Z">
              <w:rPr>
                <w:color w:val="7B7B7B" w:themeColor="accent3" w:themeShade="BF"/>
                <w:sz w:val="22"/>
                <w:szCs w:val="22"/>
              </w:rPr>
            </w:rPrChange>
          </w:rPr>
          <w:t xml:space="preserve">In the lead page there is option for edit and delete Likewise needed at Opportunity too </w:t>
        </w:r>
      </w:ins>
    </w:p>
    <w:p w14:paraId="346A78EE" w14:textId="0816B7B6" w:rsidR="00A118F2" w:rsidRPr="000C54C6" w:rsidRDefault="00A118F2" w:rsidP="00A118F2">
      <w:pPr>
        <w:pStyle w:val="NormalWeb"/>
        <w:numPr>
          <w:ilvl w:val="0"/>
          <w:numId w:val="108"/>
        </w:numPr>
        <w:jc w:val="both"/>
        <w:rPr>
          <w:ins w:id="1979" w:author="User" w:date="2026-01-22T15:02:00Z"/>
          <w:color w:val="000000" w:themeColor="text1"/>
          <w:sz w:val="22"/>
          <w:szCs w:val="22"/>
          <w:rPrChange w:id="1980" w:author="User" w:date="2026-02-02T18:38:00Z">
            <w:rPr>
              <w:ins w:id="1981" w:author="User" w:date="2026-01-22T15:02:00Z"/>
              <w:color w:val="7B7B7B" w:themeColor="accent3" w:themeShade="BF"/>
              <w:sz w:val="22"/>
              <w:szCs w:val="22"/>
            </w:rPr>
          </w:rPrChange>
        </w:rPr>
      </w:pPr>
      <w:ins w:id="1982" w:author="User" w:date="2026-01-22T15:02:00Z">
        <w:r w:rsidRPr="000C54C6">
          <w:rPr>
            <w:color w:val="000000" w:themeColor="text1"/>
            <w:sz w:val="22"/>
            <w:szCs w:val="22"/>
            <w:rPrChange w:id="1983" w:author="User" w:date="2026-02-02T18:38:00Z">
              <w:rPr>
                <w:color w:val="7B7B7B" w:themeColor="accent3" w:themeShade="BF"/>
                <w:sz w:val="22"/>
                <w:szCs w:val="22"/>
              </w:rPr>
            </w:rPrChange>
          </w:rPr>
          <w:t xml:space="preserve">In Trolley, Application Area is Mandatory also picklist drop down is </w:t>
        </w:r>
        <w:commentRangeStart w:id="1984"/>
        <w:r w:rsidRPr="000C54C6">
          <w:rPr>
            <w:color w:val="000000" w:themeColor="text1"/>
            <w:sz w:val="22"/>
            <w:szCs w:val="22"/>
            <w:rPrChange w:id="1985" w:author="User" w:date="2026-02-02T18:38:00Z">
              <w:rPr>
                <w:color w:val="7B7B7B" w:themeColor="accent3" w:themeShade="BF"/>
                <w:sz w:val="22"/>
                <w:szCs w:val="22"/>
              </w:rPr>
            </w:rPrChange>
          </w:rPr>
          <w:t>required</w:t>
        </w:r>
        <w:commentRangeEnd w:id="1984"/>
        <w:r w:rsidRPr="000C54C6">
          <w:rPr>
            <w:rStyle w:val="CommentReference"/>
            <w:color w:val="000000" w:themeColor="text1"/>
            <w:sz w:val="22"/>
            <w:szCs w:val="22"/>
            <w:rPrChange w:id="1986" w:author="User" w:date="2026-02-02T18:38:00Z">
              <w:rPr>
                <w:rStyle w:val="CommentReference"/>
                <w:color w:val="7B7B7B" w:themeColor="accent3" w:themeShade="BF"/>
                <w:sz w:val="22"/>
                <w:szCs w:val="22"/>
              </w:rPr>
            </w:rPrChange>
          </w:rPr>
          <w:commentReference w:id="1984"/>
        </w:r>
      </w:ins>
      <w:ins w:id="1987" w:author="User" w:date="2026-02-06T13:26:00Z">
        <w:r w:rsidR="00456764">
          <w:rPr>
            <w:color w:val="000000" w:themeColor="text1"/>
            <w:sz w:val="22"/>
            <w:szCs w:val="22"/>
          </w:rPr>
          <w:t xml:space="preserve"> on quote</w:t>
        </w:r>
      </w:ins>
      <w:ins w:id="1988" w:author="User" w:date="2026-01-22T15:02:00Z">
        <w:r w:rsidRPr="000C54C6">
          <w:rPr>
            <w:color w:val="000000" w:themeColor="text1"/>
            <w:sz w:val="22"/>
            <w:szCs w:val="22"/>
            <w:rPrChange w:id="1989" w:author="User" w:date="2026-02-02T18:38:00Z">
              <w:rPr>
                <w:color w:val="7B7B7B" w:themeColor="accent3" w:themeShade="BF"/>
                <w:sz w:val="22"/>
                <w:szCs w:val="22"/>
              </w:rPr>
            </w:rPrChange>
          </w:rPr>
          <w:t xml:space="preserve">  </w:t>
        </w:r>
      </w:ins>
    </w:p>
    <w:p w14:paraId="73AE1EB2" w14:textId="77777777" w:rsidR="00A118F2" w:rsidRPr="000C54C6" w:rsidRDefault="00A118F2" w:rsidP="00A118F2">
      <w:pPr>
        <w:pStyle w:val="NormalWeb"/>
        <w:numPr>
          <w:ilvl w:val="0"/>
          <w:numId w:val="108"/>
        </w:numPr>
        <w:jc w:val="both"/>
        <w:rPr>
          <w:ins w:id="1990" w:author="User" w:date="2026-01-22T15:02:00Z"/>
          <w:color w:val="000000" w:themeColor="text1"/>
          <w:sz w:val="22"/>
          <w:szCs w:val="22"/>
          <w:rPrChange w:id="1991" w:author="User" w:date="2026-02-02T18:38:00Z">
            <w:rPr>
              <w:ins w:id="1992" w:author="User" w:date="2026-01-22T15:02:00Z"/>
              <w:color w:val="7B7B7B" w:themeColor="accent3" w:themeShade="BF"/>
              <w:sz w:val="22"/>
              <w:szCs w:val="22"/>
            </w:rPr>
          </w:rPrChange>
        </w:rPr>
      </w:pPr>
      <w:ins w:id="1993" w:author="User" w:date="2026-01-22T15:02:00Z">
        <w:r w:rsidRPr="000C54C6">
          <w:rPr>
            <w:color w:val="000000" w:themeColor="text1"/>
            <w:sz w:val="22"/>
            <w:szCs w:val="22"/>
            <w:rPrChange w:id="1994" w:author="User" w:date="2026-02-02T18:38:00Z">
              <w:rPr>
                <w:color w:val="7B7B7B" w:themeColor="accent3" w:themeShade="BF"/>
                <w:sz w:val="22"/>
                <w:szCs w:val="22"/>
              </w:rPr>
            </w:rPrChange>
          </w:rPr>
          <w:t>Issues will be fixed on the current UI and New UI will not be developed</w:t>
        </w:r>
      </w:ins>
    </w:p>
    <w:p w14:paraId="79DC8381" w14:textId="77777777" w:rsidR="00A118F2" w:rsidRPr="000C54C6" w:rsidRDefault="00A118F2" w:rsidP="00A118F2">
      <w:pPr>
        <w:pStyle w:val="NormalWeb"/>
        <w:numPr>
          <w:ilvl w:val="0"/>
          <w:numId w:val="108"/>
        </w:numPr>
        <w:jc w:val="both"/>
        <w:rPr>
          <w:ins w:id="1995" w:author="User" w:date="2026-01-22T15:02:00Z"/>
          <w:color w:val="000000" w:themeColor="text1"/>
          <w:sz w:val="22"/>
          <w:szCs w:val="22"/>
          <w:rPrChange w:id="1996" w:author="User" w:date="2026-02-02T18:38:00Z">
            <w:rPr>
              <w:ins w:id="1997" w:author="User" w:date="2026-01-22T15:02:00Z"/>
              <w:color w:val="7B7B7B" w:themeColor="accent3" w:themeShade="BF"/>
              <w:sz w:val="22"/>
              <w:szCs w:val="22"/>
            </w:rPr>
          </w:rPrChange>
        </w:rPr>
      </w:pPr>
      <w:ins w:id="1998" w:author="User" w:date="2026-01-22T15:02:00Z">
        <w:r w:rsidRPr="000C54C6">
          <w:rPr>
            <w:color w:val="000000" w:themeColor="text1"/>
            <w:sz w:val="22"/>
            <w:szCs w:val="22"/>
            <w:rPrChange w:id="1999" w:author="User" w:date="2026-02-02T18:38:00Z">
              <w:rPr>
                <w:color w:val="7B7B7B" w:themeColor="accent3" w:themeShade="BF"/>
                <w:sz w:val="22"/>
                <w:szCs w:val="22"/>
              </w:rPr>
            </w:rPrChange>
          </w:rPr>
          <w:t xml:space="preserve">Quote to be sent within 18 </w:t>
        </w:r>
        <w:commentRangeStart w:id="2000"/>
        <w:r w:rsidRPr="000C54C6">
          <w:rPr>
            <w:color w:val="000000" w:themeColor="text1"/>
            <w:sz w:val="22"/>
            <w:szCs w:val="22"/>
            <w:rPrChange w:id="2001" w:author="User" w:date="2026-02-02T18:38:00Z">
              <w:rPr>
                <w:color w:val="7B7B7B" w:themeColor="accent3" w:themeShade="BF"/>
                <w:sz w:val="22"/>
                <w:szCs w:val="22"/>
              </w:rPr>
            </w:rPrChange>
          </w:rPr>
          <w:t>hours</w:t>
        </w:r>
        <w:commentRangeEnd w:id="2000"/>
        <w:r w:rsidRPr="000C54C6">
          <w:rPr>
            <w:rStyle w:val="CommentReference"/>
            <w:color w:val="000000" w:themeColor="text1"/>
            <w:sz w:val="22"/>
            <w:szCs w:val="22"/>
            <w:rPrChange w:id="2002" w:author="User" w:date="2026-02-02T18:38:00Z">
              <w:rPr>
                <w:rStyle w:val="CommentReference"/>
                <w:color w:val="7B7B7B" w:themeColor="accent3" w:themeShade="BF"/>
                <w:sz w:val="22"/>
                <w:szCs w:val="22"/>
              </w:rPr>
            </w:rPrChange>
          </w:rPr>
          <w:commentReference w:id="2000"/>
        </w:r>
        <w:r w:rsidRPr="000C54C6">
          <w:rPr>
            <w:color w:val="000000" w:themeColor="text1"/>
            <w:sz w:val="22"/>
            <w:szCs w:val="22"/>
            <w:rPrChange w:id="2003" w:author="User" w:date="2026-02-02T18:38:00Z">
              <w:rPr>
                <w:color w:val="7B7B7B" w:themeColor="accent3" w:themeShade="BF"/>
                <w:sz w:val="22"/>
                <w:szCs w:val="22"/>
              </w:rPr>
            </w:rPrChange>
          </w:rPr>
          <w:t xml:space="preserve"> </w:t>
        </w:r>
        <w:r w:rsidRPr="000C54C6">
          <w:rPr>
            <w:color w:val="000000" w:themeColor="text1"/>
            <w:sz w:val="22"/>
            <w:szCs w:val="22"/>
            <w:rPrChange w:id="2004" w:author="User" w:date="2026-02-02T18:38:00Z">
              <w:rPr>
                <w:color w:val="7B7B7B" w:themeColor="accent3" w:themeShade="BF"/>
                <w:sz w:val="22"/>
                <w:szCs w:val="22"/>
              </w:rPr>
            </w:rPrChange>
          </w:rPr>
          <w:sym w:font="Wingdings" w:char="F0E0"/>
        </w:r>
        <w:r w:rsidRPr="000C54C6">
          <w:rPr>
            <w:color w:val="000000" w:themeColor="text1"/>
            <w:sz w:val="22"/>
            <w:szCs w:val="22"/>
            <w:rPrChange w:id="2005" w:author="User" w:date="2026-02-02T18:38:00Z">
              <w:rPr>
                <w:color w:val="7B7B7B" w:themeColor="accent3" w:themeShade="BF"/>
                <w:sz w:val="22"/>
                <w:szCs w:val="22"/>
              </w:rPr>
            </w:rPrChange>
          </w:rPr>
          <w:t xml:space="preserve"> Report will be provided </w:t>
        </w:r>
      </w:ins>
    </w:p>
    <w:p w14:paraId="1BADDAFC" w14:textId="77777777" w:rsidR="00A118F2" w:rsidRPr="000C54C6" w:rsidRDefault="00A118F2" w:rsidP="00A118F2">
      <w:pPr>
        <w:pStyle w:val="NormalWeb"/>
        <w:numPr>
          <w:ilvl w:val="0"/>
          <w:numId w:val="108"/>
        </w:numPr>
        <w:jc w:val="both"/>
        <w:rPr>
          <w:ins w:id="2006" w:author="User" w:date="2026-01-22T15:02:00Z"/>
          <w:color w:val="000000" w:themeColor="text1"/>
          <w:sz w:val="22"/>
          <w:szCs w:val="22"/>
          <w:rPrChange w:id="2007" w:author="User" w:date="2026-02-02T18:38:00Z">
            <w:rPr>
              <w:ins w:id="2008" w:author="User" w:date="2026-01-22T15:02:00Z"/>
              <w:color w:val="7B7B7B" w:themeColor="accent3" w:themeShade="BF"/>
              <w:sz w:val="22"/>
              <w:szCs w:val="22"/>
            </w:rPr>
          </w:rPrChange>
        </w:rPr>
      </w:pPr>
      <w:ins w:id="2009" w:author="User" w:date="2026-01-22T15:02:00Z">
        <w:r w:rsidRPr="000C54C6">
          <w:rPr>
            <w:color w:val="000000" w:themeColor="text1"/>
            <w:sz w:val="22"/>
            <w:szCs w:val="22"/>
            <w:rPrChange w:id="2010" w:author="User" w:date="2026-02-02T18:38:00Z">
              <w:rPr>
                <w:color w:val="7B7B7B" w:themeColor="accent3" w:themeShade="BF"/>
                <w:sz w:val="22"/>
                <w:szCs w:val="22"/>
              </w:rPr>
            </w:rPrChange>
          </w:rPr>
          <w:t xml:space="preserve">18 hours will be calculated from Proposal stage </w:t>
        </w:r>
        <w:commentRangeStart w:id="2011"/>
        <w:r w:rsidRPr="000C54C6">
          <w:rPr>
            <w:color w:val="000000" w:themeColor="text1"/>
            <w:sz w:val="22"/>
            <w:szCs w:val="22"/>
            <w:rPrChange w:id="2012" w:author="User" w:date="2026-02-02T18:38:00Z">
              <w:rPr>
                <w:color w:val="7B7B7B" w:themeColor="accent3" w:themeShade="BF"/>
                <w:sz w:val="22"/>
                <w:szCs w:val="22"/>
              </w:rPr>
            </w:rPrChange>
          </w:rPr>
          <w:t>onwards</w:t>
        </w:r>
        <w:commentRangeEnd w:id="2011"/>
        <w:r w:rsidRPr="000C54C6">
          <w:rPr>
            <w:rStyle w:val="CommentReference"/>
            <w:color w:val="000000" w:themeColor="text1"/>
            <w:sz w:val="22"/>
            <w:szCs w:val="22"/>
            <w:rPrChange w:id="2013" w:author="User" w:date="2026-02-02T18:38:00Z">
              <w:rPr>
                <w:rStyle w:val="CommentReference"/>
                <w:color w:val="7B7B7B" w:themeColor="accent3" w:themeShade="BF"/>
                <w:sz w:val="22"/>
                <w:szCs w:val="22"/>
              </w:rPr>
            </w:rPrChange>
          </w:rPr>
          <w:commentReference w:id="2011"/>
        </w:r>
        <w:r w:rsidRPr="000C54C6">
          <w:rPr>
            <w:color w:val="000000" w:themeColor="text1"/>
            <w:sz w:val="22"/>
            <w:szCs w:val="22"/>
            <w:rPrChange w:id="2014" w:author="User" w:date="2026-02-02T18:38:00Z">
              <w:rPr>
                <w:color w:val="7B7B7B" w:themeColor="accent3" w:themeShade="BF"/>
                <w:sz w:val="22"/>
                <w:szCs w:val="22"/>
              </w:rPr>
            </w:rPrChange>
          </w:rPr>
          <w:t xml:space="preserve"> on opportunity</w:t>
        </w:r>
      </w:ins>
    </w:p>
    <w:p w14:paraId="77B6B768" w14:textId="77777777" w:rsidR="000D1268" w:rsidRPr="000C54C6" w:rsidRDefault="00A118F2" w:rsidP="00A118F2">
      <w:pPr>
        <w:pStyle w:val="NormalWeb"/>
        <w:numPr>
          <w:ilvl w:val="0"/>
          <w:numId w:val="108"/>
        </w:numPr>
        <w:jc w:val="both"/>
        <w:rPr>
          <w:ins w:id="2015" w:author="User" w:date="2026-01-23T08:28:00Z"/>
          <w:color w:val="000000" w:themeColor="text1"/>
          <w:sz w:val="22"/>
          <w:szCs w:val="22"/>
          <w:rPrChange w:id="2016" w:author="User" w:date="2026-02-02T18:38:00Z">
            <w:rPr>
              <w:ins w:id="2017" w:author="User" w:date="2026-01-23T08:28:00Z"/>
              <w:color w:val="7B7B7B" w:themeColor="accent3" w:themeShade="BF"/>
              <w:sz w:val="22"/>
              <w:szCs w:val="22"/>
            </w:rPr>
          </w:rPrChange>
        </w:rPr>
      </w:pPr>
      <w:ins w:id="2018" w:author="User" w:date="2026-01-22T15:02:00Z">
        <w:r w:rsidRPr="000C54C6">
          <w:rPr>
            <w:color w:val="000000" w:themeColor="text1"/>
            <w:sz w:val="22"/>
            <w:szCs w:val="22"/>
            <w:rPrChange w:id="2019" w:author="User" w:date="2026-02-02T18:38:00Z">
              <w:rPr>
                <w:color w:val="7B7B7B" w:themeColor="accent3" w:themeShade="BF"/>
                <w:sz w:val="22"/>
                <w:szCs w:val="22"/>
              </w:rPr>
            </w:rPrChange>
          </w:rPr>
          <w:t xml:space="preserve">Follow up reminder to executive </w:t>
        </w:r>
        <w:r w:rsidRPr="000C54C6">
          <w:rPr>
            <w:color w:val="000000" w:themeColor="text1"/>
            <w:sz w:val="22"/>
            <w:szCs w:val="22"/>
            <w:rPrChange w:id="2020" w:author="User" w:date="2026-02-02T18:38:00Z">
              <w:rPr>
                <w:color w:val="7B7B7B" w:themeColor="accent3" w:themeShade="BF"/>
                <w:sz w:val="22"/>
                <w:szCs w:val="22"/>
              </w:rPr>
            </w:rPrChange>
          </w:rPr>
          <w:sym w:font="Wingdings" w:char="F0E0"/>
        </w:r>
        <w:r w:rsidRPr="000C54C6">
          <w:rPr>
            <w:color w:val="000000" w:themeColor="text1"/>
            <w:sz w:val="22"/>
            <w:szCs w:val="22"/>
            <w:rPrChange w:id="2021" w:author="User" w:date="2026-02-02T18:38:00Z">
              <w:rPr>
                <w:color w:val="7B7B7B" w:themeColor="accent3" w:themeShade="BF"/>
                <w:sz w:val="22"/>
                <w:szCs w:val="22"/>
              </w:rPr>
            </w:rPrChange>
          </w:rPr>
          <w:t xml:space="preserve"> Automation, 2 days from quote creation date. </w:t>
        </w:r>
      </w:ins>
    </w:p>
    <w:p w14:paraId="37A70406" w14:textId="26702DA4" w:rsidR="00A118F2" w:rsidRPr="000C54C6" w:rsidRDefault="00A118F2" w:rsidP="00A118F2">
      <w:pPr>
        <w:pStyle w:val="NormalWeb"/>
        <w:numPr>
          <w:ilvl w:val="0"/>
          <w:numId w:val="108"/>
        </w:numPr>
        <w:jc w:val="both"/>
        <w:rPr>
          <w:ins w:id="2022" w:author="User" w:date="2026-01-22T15:02:00Z"/>
          <w:color w:val="000000" w:themeColor="text1"/>
          <w:sz w:val="22"/>
          <w:szCs w:val="22"/>
          <w:rPrChange w:id="2023" w:author="User" w:date="2026-02-02T18:38:00Z">
            <w:rPr>
              <w:ins w:id="2024" w:author="User" w:date="2026-01-22T15:02:00Z"/>
              <w:color w:val="7B7B7B" w:themeColor="accent3" w:themeShade="BF"/>
              <w:sz w:val="22"/>
              <w:szCs w:val="22"/>
            </w:rPr>
          </w:rPrChange>
        </w:rPr>
      </w:pPr>
      <w:ins w:id="2025" w:author="User" w:date="2026-01-22T15:02:00Z">
        <w:r w:rsidRPr="000C54C6">
          <w:rPr>
            <w:color w:val="000000" w:themeColor="text1"/>
            <w:sz w:val="22"/>
            <w:szCs w:val="22"/>
            <w:rPrChange w:id="2026" w:author="User" w:date="2026-02-02T18:38:00Z">
              <w:rPr>
                <w:color w:val="7B7B7B" w:themeColor="accent3" w:themeShade="BF"/>
                <w:sz w:val="22"/>
                <w:szCs w:val="22"/>
              </w:rPr>
            </w:rPrChange>
          </w:rPr>
          <w:t xml:space="preserve">Follow up task </w:t>
        </w:r>
      </w:ins>
      <w:ins w:id="2027" w:author="User" w:date="2026-02-06T13:27:00Z">
        <w:r w:rsidR="00456764">
          <w:rPr>
            <w:color w:val="000000" w:themeColor="text1"/>
            <w:sz w:val="22"/>
            <w:szCs w:val="22"/>
          </w:rPr>
          <w:t>will</w:t>
        </w:r>
      </w:ins>
      <w:ins w:id="2028" w:author="User" w:date="2026-01-22T15:02:00Z">
        <w:r w:rsidRPr="000C54C6">
          <w:rPr>
            <w:color w:val="000000" w:themeColor="text1"/>
            <w:sz w:val="22"/>
            <w:szCs w:val="22"/>
            <w:rPrChange w:id="2029" w:author="User" w:date="2026-02-02T18:38:00Z">
              <w:rPr>
                <w:color w:val="7B7B7B" w:themeColor="accent3" w:themeShade="BF"/>
                <w:sz w:val="22"/>
                <w:szCs w:val="22"/>
              </w:rPr>
            </w:rPrChange>
          </w:rPr>
          <w:t xml:space="preserve"> be created automatically. </w:t>
        </w:r>
      </w:ins>
    </w:p>
    <w:p w14:paraId="1D521BBF" w14:textId="77777777" w:rsidR="00A118F2" w:rsidRPr="000C54C6" w:rsidRDefault="00A118F2" w:rsidP="00A118F2">
      <w:pPr>
        <w:pStyle w:val="NormalWeb"/>
        <w:numPr>
          <w:ilvl w:val="0"/>
          <w:numId w:val="108"/>
        </w:numPr>
        <w:jc w:val="both"/>
        <w:rPr>
          <w:ins w:id="2030" w:author="User" w:date="2026-01-22T15:02:00Z"/>
          <w:color w:val="000000" w:themeColor="text1"/>
          <w:sz w:val="22"/>
          <w:szCs w:val="22"/>
          <w:rPrChange w:id="2031" w:author="User" w:date="2026-02-02T18:38:00Z">
            <w:rPr>
              <w:ins w:id="2032" w:author="User" w:date="2026-01-22T15:02:00Z"/>
              <w:color w:val="7B7B7B" w:themeColor="accent3" w:themeShade="BF"/>
              <w:sz w:val="22"/>
              <w:szCs w:val="22"/>
            </w:rPr>
          </w:rPrChange>
        </w:rPr>
      </w:pPr>
      <w:ins w:id="2033" w:author="User" w:date="2026-01-22T15:02:00Z">
        <w:r w:rsidRPr="000C54C6">
          <w:rPr>
            <w:color w:val="000000" w:themeColor="text1"/>
            <w:sz w:val="22"/>
            <w:szCs w:val="22"/>
            <w:rPrChange w:id="2034" w:author="User" w:date="2026-02-02T18:38:00Z">
              <w:rPr>
                <w:color w:val="7B7B7B" w:themeColor="accent3" w:themeShade="BF"/>
                <w:sz w:val="22"/>
                <w:szCs w:val="22"/>
              </w:rPr>
            </w:rPrChange>
          </w:rPr>
          <w:t>Report will be provided for open tasks</w:t>
        </w:r>
      </w:ins>
    </w:p>
    <w:p w14:paraId="71FF1F63" w14:textId="77777777" w:rsidR="00A118F2" w:rsidRPr="000C54C6" w:rsidRDefault="00A118F2" w:rsidP="00A118F2">
      <w:pPr>
        <w:pStyle w:val="Heading3"/>
        <w:widowControl/>
        <w:numPr>
          <w:ilvl w:val="0"/>
          <w:numId w:val="95"/>
        </w:numPr>
        <w:ind w:left="359"/>
        <w:rPr>
          <w:ins w:id="2035" w:author="User" w:date="2026-01-22T15:02:00Z"/>
          <w:rFonts w:ascii="Times New Roman" w:hAnsi="Times New Roman" w:cs="Times New Roman"/>
          <w:color w:val="44546A" w:themeColor="text2"/>
        </w:rPr>
      </w:pPr>
      <w:ins w:id="2036" w:author="User" w:date="2026-01-22T15:02:00Z">
        <w:r w:rsidRPr="000C54C6">
          <w:rPr>
            <w:rStyle w:val="Strong"/>
            <w:rFonts w:ascii="Times New Roman" w:hAnsi="Times New Roman" w:cs="Times New Roman"/>
            <w:color w:val="44546A" w:themeColor="text2"/>
          </w:rPr>
          <w:t>Automation</w:t>
        </w:r>
      </w:ins>
    </w:p>
    <w:p w14:paraId="63641139" w14:textId="77777777" w:rsidR="00A118F2" w:rsidRPr="000C54C6" w:rsidRDefault="00A118F2" w:rsidP="00A118F2">
      <w:pPr>
        <w:pStyle w:val="NormalWeb"/>
        <w:numPr>
          <w:ilvl w:val="0"/>
          <w:numId w:val="97"/>
        </w:numPr>
        <w:jc w:val="both"/>
        <w:rPr>
          <w:ins w:id="2037" w:author="User" w:date="2026-01-22T15:02:00Z"/>
          <w:sz w:val="22"/>
          <w:szCs w:val="22"/>
        </w:rPr>
      </w:pPr>
      <w:ins w:id="2038" w:author="User" w:date="2026-01-22T15:02:00Z">
        <w:r w:rsidRPr="000C54C6">
          <w:rPr>
            <w:rStyle w:val="Strong"/>
            <w:sz w:val="22"/>
            <w:szCs w:val="22"/>
          </w:rPr>
          <w:t>Opportunity Name Update:</w:t>
        </w:r>
        <w:r w:rsidRPr="000C54C6">
          <w:rPr>
            <w:sz w:val="22"/>
            <w:szCs w:val="22"/>
          </w:rPr>
          <w:br/>
          <w:t>Appends Created Date during Lead conversion, appends with Branch Name if Branch Location is not empty.</w:t>
        </w:r>
      </w:ins>
    </w:p>
    <w:p w14:paraId="10F5A614" w14:textId="77777777" w:rsidR="00A118F2" w:rsidRPr="000C54C6" w:rsidRDefault="00A118F2" w:rsidP="00A118F2">
      <w:pPr>
        <w:pStyle w:val="NormalWeb"/>
        <w:numPr>
          <w:ilvl w:val="0"/>
          <w:numId w:val="97"/>
        </w:numPr>
        <w:jc w:val="both"/>
        <w:rPr>
          <w:ins w:id="2039" w:author="User" w:date="2026-01-22T15:02:00Z"/>
          <w:sz w:val="22"/>
          <w:szCs w:val="22"/>
        </w:rPr>
      </w:pPr>
      <w:ins w:id="2040" w:author="User" w:date="2026-01-22T15:02:00Z">
        <w:r w:rsidRPr="000C54C6">
          <w:rPr>
            <w:rStyle w:val="Strong"/>
            <w:sz w:val="22"/>
            <w:szCs w:val="22"/>
          </w:rPr>
          <w:t>Stage &amp; Probability Mapping:</w:t>
        </w:r>
        <w:r w:rsidRPr="000C54C6">
          <w:rPr>
            <w:sz w:val="22"/>
            <w:szCs w:val="22"/>
          </w:rPr>
          <w:br/>
          <w:t>Stage automatically sets Probability % as configured.</w:t>
        </w:r>
      </w:ins>
    </w:p>
    <w:p w14:paraId="3AF11619" w14:textId="77777777" w:rsidR="00A118F2" w:rsidRPr="000C54C6" w:rsidRDefault="00A118F2" w:rsidP="00A118F2">
      <w:pPr>
        <w:pStyle w:val="NormalWeb"/>
        <w:numPr>
          <w:ilvl w:val="0"/>
          <w:numId w:val="97"/>
        </w:numPr>
        <w:jc w:val="both"/>
        <w:rPr>
          <w:ins w:id="2041" w:author="User" w:date="2026-01-22T15:02:00Z"/>
          <w:sz w:val="22"/>
          <w:szCs w:val="22"/>
        </w:rPr>
      </w:pPr>
      <w:ins w:id="2042" w:author="User" w:date="2026-01-22T15:02:00Z">
        <w:r w:rsidRPr="000C54C6">
          <w:rPr>
            <w:rStyle w:val="Strong"/>
            <w:sz w:val="22"/>
            <w:szCs w:val="22"/>
          </w:rPr>
          <w:t>Real-Time SAP Data Fetch:</w:t>
        </w:r>
        <w:r w:rsidRPr="000C54C6">
          <w:rPr>
            <w:sz w:val="22"/>
            <w:szCs w:val="22"/>
          </w:rPr>
          <w:br/>
          <w:t>Fetches available Batch Number and Quantity when products are selected.</w:t>
        </w:r>
      </w:ins>
    </w:p>
    <w:p w14:paraId="4DE985D6" w14:textId="156408BF" w:rsidR="00A118F2" w:rsidRPr="000C54C6" w:rsidRDefault="00A118F2" w:rsidP="00A118F2">
      <w:pPr>
        <w:pStyle w:val="NormalWeb"/>
        <w:numPr>
          <w:ilvl w:val="0"/>
          <w:numId w:val="97"/>
        </w:numPr>
        <w:jc w:val="both"/>
        <w:rPr>
          <w:ins w:id="2043" w:author="User" w:date="2026-01-22T15:02:00Z"/>
          <w:sz w:val="22"/>
          <w:szCs w:val="22"/>
        </w:rPr>
      </w:pPr>
      <w:ins w:id="2044" w:author="User" w:date="2026-01-22T15:02:00Z">
        <w:r w:rsidRPr="000C54C6">
          <w:rPr>
            <w:rStyle w:val="Strong"/>
            <w:sz w:val="22"/>
            <w:szCs w:val="22"/>
          </w:rPr>
          <w:lastRenderedPageBreak/>
          <w:t>Quote Approval Process:</w:t>
        </w:r>
        <w:r w:rsidRPr="000C54C6">
          <w:rPr>
            <w:sz w:val="22"/>
            <w:szCs w:val="22"/>
          </w:rPr>
          <w:br/>
          <w:t xml:space="preserve">Automated routing through two approval levels (Checker </w:t>
        </w:r>
        <w:r w:rsidRPr="000C54C6">
          <w:rPr>
            <w:rFonts w:hint="eastAsia"/>
            <w:sz w:val="22"/>
            <w:szCs w:val="22"/>
          </w:rPr>
          <w:t>→</w:t>
        </w:r>
        <w:r w:rsidRPr="000C54C6">
          <w:rPr>
            <w:sz w:val="22"/>
            <w:szCs w:val="22"/>
          </w:rPr>
          <w:t xml:space="preserve"> Manager</w:t>
        </w:r>
      </w:ins>
      <w:ins w:id="2045" w:author="User" w:date="2026-02-06T13:27:00Z">
        <w:r w:rsidR="00456764">
          <w:rPr>
            <w:sz w:val="22"/>
            <w:szCs w:val="22"/>
          </w:rPr>
          <w:t xml:space="preserve">) </w:t>
        </w:r>
      </w:ins>
      <w:ins w:id="2046" w:author="User" w:date="2026-01-22T15:02:00Z">
        <w:r w:rsidRPr="000C54C6">
          <w:rPr>
            <w:sz w:val="22"/>
            <w:szCs w:val="22"/>
          </w:rPr>
          <w:t>(if limit exceeds)).</w:t>
        </w:r>
      </w:ins>
    </w:p>
    <w:p w14:paraId="12C04AE5" w14:textId="77777777" w:rsidR="00A118F2" w:rsidRPr="000C54C6" w:rsidRDefault="00A118F2" w:rsidP="00A118F2">
      <w:pPr>
        <w:pStyle w:val="Heading3"/>
        <w:widowControl/>
        <w:numPr>
          <w:ilvl w:val="0"/>
          <w:numId w:val="95"/>
        </w:numPr>
        <w:ind w:left="359"/>
        <w:rPr>
          <w:ins w:id="2047" w:author="User" w:date="2026-01-22T15:02:00Z"/>
          <w:rFonts w:ascii="Times New Roman" w:hAnsi="Times New Roman" w:cs="Times New Roman"/>
          <w:color w:val="44546A" w:themeColor="text2"/>
        </w:rPr>
      </w:pPr>
      <w:ins w:id="2048" w:author="User" w:date="2026-01-22T15:02:00Z">
        <w:r w:rsidRPr="000C54C6">
          <w:rPr>
            <w:rStyle w:val="Strong"/>
            <w:rFonts w:ascii="Times New Roman" w:hAnsi="Times New Roman" w:cs="Times New Roman"/>
            <w:color w:val="44546A" w:themeColor="text2"/>
          </w:rPr>
          <w:t>Validations</w:t>
        </w:r>
      </w:ins>
    </w:p>
    <w:p w14:paraId="7605F919" w14:textId="77777777" w:rsidR="00A118F2" w:rsidRPr="000C54C6" w:rsidRDefault="00A118F2" w:rsidP="00A118F2">
      <w:pPr>
        <w:pStyle w:val="NormalWeb"/>
        <w:numPr>
          <w:ilvl w:val="0"/>
          <w:numId w:val="98"/>
        </w:numPr>
        <w:jc w:val="both"/>
        <w:rPr>
          <w:ins w:id="2049" w:author="User" w:date="2026-01-22T15:02:00Z"/>
          <w:sz w:val="22"/>
          <w:szCs w:val="22"/>
        </w:rPr>
      </w:pPr>
      <w:ins w:id="2050" w:author="User" w:date="2026-01-22T15:02:00Z">
        <w:r w:rsidRPr="000C54C6">
          <w:rPr>
            <w:rStyle w:val="Strong"/>
            <w:sz w:val="22"/>
            <w:szCs w:val="22"/>
          </w:rPr>
          <w:t>Mandatory Fields:</w:t>
        </w:r>
        <w:r w:rsidRPr="000C54C6">
          <w:rPr>
            <w:sz w:val="22"/>
            <w:szCs w:val="22"/>
          </w:rPr>
          <w:t xml:space="preserve"> Opportunity Name, Stage, Account Name, and Close Date.</w:t>
        </w:r>
      </w:ins>
    </w:p>
    <w:p w14:paraId="5E321FFA" w14:textId="77777777" w:rsidR="00A118F2" w:rsidRPr="000C54C6" w:rsidRDefault="00A118F2" w:rsidP="00A118F2">
      <w:pPr>
        <w:pStyle w:val="NormalWeb"/>
        <w:numPr>
          <w:ilvl w:val="0"/>
          <w:numId w:val="98"/>
        </w:numPr>
        <w:jc w:val="both"/>
        <w:rPr>
          <w:ins w:id="2051" w:author="User" w:date="2026-01-22T15:02:00Z"/>
          <w:sz w:val="22"/>
          <w:szCs w:val="22"/>
        </w:rPr>
      </w:pPr>
      <w:ins w:id="2052" w:author="User" w:date="2026-01-22T15:02:00Z">
        <w:r w:rsidRPr="000C54C6">
          <w:rPr>
            <w:rStyle w:val="Strong"/>
            <w:sz w:val="22"/>
            <w:szCs w:val="22"/>
          </w:rPr>
          <w:t>Duplicate Prevention:</w:t>
        </w:r>
        <w:r w:rsidRPr="000C54C6">
          <w:rPr>
            <w:sz w:val="22"/>
            <w:szCs w:val="22"/>
          </w:rPr>
          <w:t xml:space="preserve"> Prevent duplicate Opportunity creation for same Account &amp; Name combination.</w:t>
        </w:r>
      </w:ins>
    </w:p>
    <w:p w14:paraId="4401A93D" w14:textId="77777777" w:rsidR="00A118F2" w:rsidRPr="000C54C6" w:rsidRDefault="00A118F2" w:rsidP="00A118F2">
      <w:pPr>
        <w:pStyle w:val="NormalWeb"/>
        <w:numPr>
          <w:ilvl w:val="0"/>
          <w:numId w:val="98"/>
        </w:numPr>
        <w:jc w:val="both"/>
        <w:rPr>
          <w:ins w:id="2053" w:author="User" w:date="2026-01-22T15:02:00Z"/>
          <w:sz w:val="22"/>
          <w:szCs w:val="22"/>
        </w:rPr>
      </w:pPr>
      <w:ins w:id="2054" w:author="User" w:date="2026-01-22T15:02:00Z">
        <w:r w:rsidRPr="000C54C6">
          <w:rPr>
            <w:rStyle w:val="Strong"/>
            <w:sz w:val="22"/>
            <w:szCs w:val="22"/>
          </w:rPr>
          <w:t>Approval Validation:</w:t>
        </w:r>
        <w:r w:rsidRPr="000C54C6">
          <w:rPr>
            <w:sz w:val="22"/>
            <w:szCs w:val="22"/>
          </w:rPr>
          <w:t xml:space="preserve"> Quote must be approved before syncing prices or generating PDF.</w:t>
        </w:r>
      </w:ins>
    </w:p>
    <w:p w14:paraId="0EC666D3" w14:textId="77777777" w:rsidR="00A118F2" w:rsidRPr="000C54C6" w:rsidRDefault="00A118F2" w:rsidP="00A118F2">
      <w:pPr>
        <w:pStyle w:val="Heading3"/>
        <w:widowControl/>
        <w:numPr>
          <w:ilvl w:val="0"/>
          <w:numId w:val="95"/>
        </w:numPr>
        <w:ind w:left="359"/>
        <w:rPr>
          <w:ins w:id="2055" w:author="User" w:date="2026-01-22T15:02:00Z"/>
          <w:rFonts w:ascii="Times New Roman" w:hAnsi="Times New Roman" w:cs="Times New Roman"/>
          <w:color w:val="44546A" w:themeColor="text2"/>
        </w:rPr>
      </w:pPr>
      <w:ins w:id="2056" w:author="User" w:date="2026-01-22T15:02:00Z">
        <w:r w:rsidRPr="000C54C6">
          <w:rPr>
            <w:rStyle w:val="Strong"/>
            <w:rFonts w:ascii="Times New Roman" w:hAnsi="Times New Roman" w:cs="Times New Roman"/>
            <w:color w:val="44546A" w:themeColor="text2"/>
          </w:rPr>
          <w:t>Salesforce Notifications</w:t>
        </w:r>
      </w:ins>
    </w:p>
    <w:p w14:paraId="6C636213" w14:textId="77777777" w:rsidR="00A118F2" w:rsidRPr="000C54C6" w:rsidRDefault="00A118F2" w:rsidP="00A118F2">
      <w:pPr>
        <w:pStyle w:val="NormalWeb"/>
        <w:numPr>
          <w:ilvl w:val="0"/>
          <w:numId w:val="99"/>
        </w:numPr>
        <w:rPr>
          <w:ins w:id="2057" w:author="User" w:date="2026-01-22T15:02:00Z"/>
          <w:sz w:val="22"/>
          <w:szCs w:val="22"/>
        </w:rPr>
      </w:pPr>
      <w:ins w:id="2058" w:author="User" w:date="2026-01-22T15:02:00Z">
        <w:r w:rsidRPr="000C54C6">
          <w:rPr>
            <w:rStyle w:val="Strong"/>
            <w:sz w:val="22"/>
            <w:szCs w:val="22"/>
          </w:rPr>
          <w:t>Triggers:</w:t>
        </w:r>
      </w:ins>
    </w:p>
    <w:p w14:paraId="3BB6604C" w14:textId="77777777" w:rsidR="00A118F2" w:rsidRPr="000C54C6" w:rsidRDefault="00A118F2" w:rsidP="00A118F2">
      <w:pPr>
        <w:pStyle w:val="NormalWeb"/>
        <w:numPr>
          <w:ilvl w:val="0"/>
          <w:numId w:val="100"/>
        </w:numPr>
        <w:rPr>
          <w:ins w:id="2059" w:author="User" w:date="2026-01-22T15:02:00Z"/>
          <w:sz w:val="22"/>
          <w:szCs w:val="22"/>
        </w:rPr>
      </w:pPr>
      <w:ins w:id="2060" w:author="User" w:date="2026-01-22T15:02:00Z">
        <w:r w:rsidRPr="000C54C6">
          <w:rPr>
            <w:sz w:val="22"/>
            <w:szCs w:val="22"/>
          </w:rPr>
          <w:t>After adding Opportunity Products (based on Product Category).</w:t>
        </w:r>
      </w:ins>
    </w:p>
    <w:p w14:paraId="5E9924F1" w14:textId="77777777" w:rsidR="00A118F2" w:rsidRPr="000C54C6" w:rsidRDefault="00A118F2" w:rsidP="00A118F2">
      <w:pPr>
        <w:pStyle w:val="NormalWeb"/>
        <w:numPr>
          <w:ilvl w:val="0"/>
          <w:numId w:val="100"/>
        </w:numPr>
        <w:rPr>
          <w:ins w:id="2061" w:author="User" w:date="2026-01-22T15:02:00Z"/>
          <w:sz w:val="22"/>
          <w:szCs w:val="22"/>
        </w:rPr>
      </w:pPr>
      <w:ins w:id="2062" w:author="User" w:date="2026-01-22T15:02:00Z">
        <w:r w:rsidRPr="000C54C6">
          <w:rPr>
            <w:sz w:val="22"/>
            <w:szCs w:val="22"/>
          </w:rPr>
          <w:t xml:space="preserve">When Quote Status changes to </w:t>
        </w:r>
        <w:r w:rsidRPr="000C54C6">
          <w:rPr>
            <w:rStyle w:val="Strong"/>
            <w:sz w:val="22"/>
            <w:szCs w:val="22"/>
          </w:rPr>
          <w:t>Customer Accepted</w:t>
        </w:r>
        <w:r w:rsidRPr="000C54C6">
          <w:rPr>
            <w:sz w:val="22"/>
            <w:szCs w:val="22"/>
          </w:rPr>
          <w:t>.</w:t>
        </w:r>
      </w:ins>
    </w:p>
    <w:p w14:paraId="342B0985" w14:textId="77777777" w:rsidR="00A118F2" w:rsidRPr="000C54C6" w:rsidRDefault="00A118F2" w:rsidP="00A118F2">
      <w:pPr>
        <w:pStyle w:val="NormalWeb"/>
        <w:numPr>
          <w:ilvl w:val="0"/>
          <w:numId w:val="100"/>
        </w:numPr>
        <w:rPr>
          <w:ins w:id="2063" w:author="User" w:date="2026-01-22T15:02:00Z"/>
          <w:sz w:val="22"/>
          <w:szCs w:val="22"/>
        </w:rPr>
      </w:pPr>
      <w:ins w:id="2064" w:author="User" w:date="2026-01-22T15:02:00Z">
        <w:r w:rsidRPr="000C54C6">
          <w:rPr>
            <w:sz w:val="22"/>
            <w:szCs w:val="22"/>
          </w:rPr>
          <w:t>For Task and Reminder alerts.</w:t>
        </w:r>
      </w:ins>
    </w:p>
    <w:p w14:paraId="7218F03B" w14:textId="77777777" w:rsidR="00A118F2" w:rsidRPr="000C54C6" w:rsidRDefault="00A118F2" w:rsidP="00A118F2">
      <w:pPr>
        <w:pStyle w:val="Heading3"/>
        <w:widowControl/>
        <w:numPr>
          <w:ilvl w:val="0"/>
          <w:numId w:val="95"/>
        </w:numPr>
        <w:ind w:left="359"/>
        <w:rPr>
          <w:ins w:id="2065" w:author="User" w:date="2026-01-22T15:02:00Z"/>
          <w:rFonts w:ascii="Times New Roman" w:hAnsi="Times New Roman" w:cs="Times New Roman"/>
          <w:color w:val="44546A" w:themeColor="text2"/>
        </w:rPr>
      </w:pPr>
      <w:ins w:id="2066" w:author="User" w:date="2026-01-22T15:02:00Z">
        <w:r w:rsidRPr="000C54C6">
          <w:rPr>
            <w:rStyle w:val="Strong"/>
            <w:rFonts w:ascii="Times New Roman" w:hAnsi="Times New Roman" w:cs="Times New Roman"/>
            <w:color w:val="44546A" w:themeColor="text2"/>
          </w:rPr>
          <w:t>Integration</w:t>
        </w:r>
      </w:ins>
    </w:p>
    <w:p w14:paraId="41C4FB20" w14:textId="77777777" w:rsidR="00A118F2" w:rsidRPr="000C54C6" w:rsidRDefault="00A118F2" w:rsidP="00A118F2">
      <w:pPr>
        <w:pStyle w:val="NormalWeb"/>
        <w:numPr>
          <w:ilvl w:val="0"/>
          <w:numId w:val="101"/>
        </w:numPr>
        <w:jc w:val="both"/>
        <w:rPr>
          <w:ins w:id="2067" w:author="User" w:date="2026-01-22T15:02:00Z"/>
          <w:sz w:val="22"/>
          <w:szCs w:val="22"/>
        </w:rPr>
      </w:pPr>
      <w:ins w:id="2068" w:author="User" w:date="2026-01-22T15:02:00Z">
        <w:r w:rsidRPr="000C54C6">
          <w:rPr>
            <w:rStyle w:val="Strong"/>
            <w:sz w:val="22"/>
            <w:szCs w:val="22"/>
          </w:rPr>
          <w:t>SAP Integration:</w:t>
        </w:r>
        <w:r w:rsidRPr="000C54C6">
          <w:rPr>
            <w:sz w:val="22"/>
            <w:szCs w:val="22"/>
          </w:rPr>
          <w:br/>
          <w:t>SAP provides real-time data (Batch Number, Quantity) through API when adding Opportunity Products.</w:t>
        </w:r>
      </w:ins>
    </w:p>
    <w:p w14:paraId="3CE2BF7C" w14:textId="77777777" w:rsidR="00A118F2" w:rsidRPr="000C54C6" w:rsidRDefault="00A118F2" w:rsidP="00A118F2">
      <w:pPr>
        <w:widowControl/>
        <w:rPr>
          <w:ins w:id="2069" w:author="User" w:date="2026-01-22T15:02:00Z"/>
          <w:rFonts w:ascii="Times New Roman" w:hAnsi="Times New Roman" w:cs="Times New Roman"/>
        </w:rPr>
      </w:pPr>
    </w:p>
    <w:p w14:paraId="61D8CF1D" w14:textId="77777777" w:rsidR="00A118F2" w:rsidRPr="000C54C6" w:rsidRDefault="00A118F2" w:rsidP="00A118F2">
      <w:pPr>
        <w:pStyle w:val="Heading3"/>
        <w:widowControl/>
        <w:numPr>
          <w:ilvl w:val="0"/>
          <w:numId w:val="95"/>
        </w:numPr>
        <w:ind w:left="359"/>
        <w:rPr>
          <w:ins w:id="2070" w:author="User" w:date="2026-01-22T15:02:00Z"/>
          <w:rFonts w:ascii="Times New Roman" w:hAnsi="Times New Roman" w:cs="Times New Roman"/>
          <w:color w:val="44546A" w:themeColor="text2"/>
        </w:rPr>
      </w:pPr>
      <w:ins w:id="2071" w:author="User" w:date="2026-01-22T15:02:00Z">
        <w:r w:rsidRPr="000C54C6">
          <w:rPr>
            <w:rStyle w:val="Strong"/>
            <w:rFonts w:ascii="Times New Roman" w:hAnsi="Times New Roman" w:cs="Times New Roman"/>
            <w:color w:val="44546A" w:themeColor="text2"/>
          </w:rPr>
          <w:t>Access Control</w:t>
        </w:r>
      </w:ins>
    </w:p>
    <w:p w14:paraId="558E67EC" w14:textId="77777777" w:rsidR="00A118F2" w:rsidRPr="000C54C6" w:rsidRDefault="00A118F2" w:rsidP="00A118F2">
      <w:pPr>
        <w:pStyle w:val="NormalWeb"/>
        <w:numPr>
          <w:ilvl w:val="0"/>
          <w:numId w:val="102"/>
        </w:numPr>
        <w:jc w:val="both"/>
        <w:rPr>
          <w:ins w:id="2072" w:author="User" w:date="2026-01-22T15:02:00Z"/>
          <w:sz w:val="22"/>
          <w:szCs w:val="22"/>
        </w:rPr>
      </w:pPr>
      <w:ins w:id="2073" w:author="User" w:date="2026-01-22T15:02:00Z">
        <w:r w:rsidRPr="000C54C6">
          <w:rPr>
            <w:rStyle w:val="Strong"/>
            <w:sz w:val="22"/>
            <w:szCs w:val="22"/>
          </w:rPr>
          <w:t>Sales Executive:</w:t>
        </w:r>
        <w:r w:rsidRPr="000C54C6">
          <w:rPr>
            <w:sz w:val="22"/>
            <w:szCs w:val="22"/>
          </w:rPr>
          <w:t xml:space="preserve"> Can create, edit, and manage their own Opportunities, Quotes, and Products.</w:t>
        </w:r>
      </w:ins>
    </w:p>
    <w:p w14:paraId="5335A126" w14:textId="77777777" w:rsidR="00A118F2" w:rsidRPr="000C54C6" w:rsidRDefault="00A118F2" w:rsidP="00A118F2">
      <w:pPr>
        <w:pStyle w:val="NormalWeb"/>
        <w:numPr>
          <w:ilvl w:val="0"/>
          <w:numId w:val="102"/>
        </w:numPr>
        <w:jc w:val="both"/>
        <w:rPr>
          <w:ins w:id="2074" w:author="User" w:date="2026-01-22T15:02:00Z"/>
          <w:sz w:val="22"/>
          <w:szCs w:val="22"/>
        </w:rPr>
      </w:pPr>
      <w:ins w:id="2075" w:author="User" w:date="2026-01-22T15:02:00Z">
        <w:r w:rsidRPr="000C54C6">
          <w:rPr>
            <w:rStyle w:val="Strong"/>
            <w:sz w:val="22"/>
            <w:szCs w:val="22"/>
          </w:rPr>
          <w:t>Manager:</w:t>
        </w:r>
        <w:r w:rsidRPr="000C54C6">
          <w:rPr>
            <w:sz w:val="22"/>
            <w:szCs w:val="22"/>
          </w:rPr>
          <w:t xml:space="preserve"> Can review, approve Quotes, and monitor subordinate Opportunities.</w:t>
        </w:r>
      </w:ins>
    </w:p>
    <w:p w14:paraId="4B741588" w14:textId="77777777" w:rsidR="00A118F2" w:rsidRPr="000C54C6" w:rsidRDefault="00A118F2" w:rsidP="00A118F2">
      <w:pPr>
        <w:pStyle w:val="NormalWeb"/>
        <w:numPr>
          <w:ilvl w:val="0"/>
          <w:numId w:val="102"/>
        </w:numPr>
        <w:jc w:val="both"/>
        <w:rPr>
          <w:ins w:id="2076" w:author="User" w:date="2026-01-22T15:02:00Z"/>
          <w:sz w:val="22"/>
          <w:szCs w:val="22"/>
        </w:rPr>
      </w:pPr>
      <w:ins w:id="2077" w:author="User" w:date="2026-01-22T15:02:00Z">
        <w:r w:rsidRPr="000C54C6">
          <w:rPr>
            <w:rStyle w:val="Strong"/>
            <w:sz w:val="22"/>
            <w:szCs w:val="22"/>
          </w:rPr>
          <w:t>Admin:</w:t>
        </w:r>
        <w:r w:rsidRPr="000C54C6">
          <w:rPr>
            <w:sz w:val="22"/>
            <w:szCs w:val="22"/>
          </w:rPr>
          <w:t xml:space="preserve"> Has full access for configuration, approvals, and report visibility.</w:t>
        </w:r>
      </w:ins>
    </w:p>
    <w:p w14:paraId="3F6ADD5F" w14:textId="77777777" w:rsidR="00A118F2" w:rsidRPr="000C54C6" w:rsidRDefault="00A118F2" w:rsidP="00A118F2">
      <w:pPr>
        <w:pStyle w:val="NormalWeb"/>
        <w:numPr>
          <w:ilvl w:val="0"/>
          <w:numId w:val="102"/>
        </w:numPr>
        <w:jc w:val="both"/>
        <w:rPr>
          <w:ins w:id="2078" w:author="User" w:date="2026-01-22T15:02:00Z"/>
        </w:rPr>
      </w:pPr>
      <w:ins w:id="2079" w:author="User" w:date="2026-01-22T15:02:00Z">
        <w:r w:rsidRPr="000C54C6">
          <w:rPr>
            <w:rStyle w:val="Strong"/>
            <w:sz w:val="22"/>
            <w:szCs w:val="22"/>
          </w:rPr>
          <w:t>All Other Users:</w:t>
        </w:r>
        <w:r w:rsidRPr="000C54C6">
          <w:rPr>
            <w:sz w:val="22"/>
            <w:szCs w:val="22"/>
          </w:rPr>
          <w:t xml:space="preserve"> Read-only access to view Opportunities and Quotes not owned by them.</w:t>
        </w:r>
      </w:ins>
    </w:p>
    <w:p w14:paraId="01BB4C9F" w14:textId="77777777" w:rsidR="00A118F2" w:rsidRPr="000C54C6" w:rsidRDefault="00A118F2" w:rsidP="00A118F2">
      <w:pPr>
        <w:widowControl/>
        <w:rPr>
          <w:ins w:id="2080" w:author="User" w:date="2026-01-22T15:02:00Z"/>
          <w:rFonts w:ascii="Times New Roman" w:hAnsi="Times New Roman" w:cs="Times New Roman"/>
        </w:rPr>
      </w:pPr>
    </w:p>
    <w:p w14:paraId="097731B4" w14:textId="77777777" w:rsidR="00A118F2" w:rsidRPr="000C54C6" w:rsidRDefault="00A118F2" w:rsidP="00A118F2">
      <w:pPr>
        <w:pStyle w:val="Heading3"/>
        <w:widowControl/>
        <w:numPr>
          <w:ilvl w:val="0"/>
          <w:numId w:val="95"/>
        </w:numPr>
        <w:ind w:left="359"/>
        <w:rPr>
          <w:ins w:id="2081" w:author="User" w:date="2026-01-22T15:02:00Z"/>
          <w:rFonts w:ascii="Times New Roman" w:hAnsi="Times New Roman" w:cs="Times New Roman"/>
          <w:color w:val="44546A" w:themeColor="text2"/>
        </w:rPr>
      </w:pPr>
      <w:ins w:id="2082" w:author="User" w:date="2026-01-22T15:02:00Z">
        <w:r w:rsidRPr="000C54C6">
          <w:rPr>
            <w:rStyle w:val="Strong"/>
            <w:rFonts w:ascii="Times New Roman" w:hAnsi="Times New Roman" w:cs="Times New Roman"/>
            <w:color w:val="44546A" w:themeColor="text2"/>
          </w:rPr>
          <w:t>Acceptance Criteria</w:t>
        </w:r>
      </w:ins>
    </w:p>
    <w:p w14:paraId="3CBA73E0" w14:textId="77777777" w:rsidR="00A118F2" w:rsidRPr="000C54C6" w:rsidRDefault="00A118F2" w:rsidP="00A118F2">
      <w:pPr>
        <w:pStyle w:val="NormalWeb"/>
        <w:numPr>
          <w:ilvl w:val="0"/>
          <w:numId w:val="103"/>
        </w:numPr>
        <w:jc w:val="both"/>
        <w:rPr>
          <w:ins w:id="2083" w:author="User" w:date="2026-01-22T15:02:00Z"/>
          <w:sz w:val="22"/>
          <w:szCs w:val="22"/>
        </w:rPr>
      </w:pPr>
      <w:ins w:id="2084" w:author="User" w:date="2026-01-22T15:02:00Z">
        <w:r w:rsidRPr="000C54C6">
          <w:rPr>
            <w:sz w:val="22"/>
            <w:szCs w:val="22"/>
          </w:rPr>
          <w:t>Opportunity successfully created during Lead Conversion with appended date.</w:t>
        </w:r>
      </w:ins>
    </w:p>
    <w:p w14:paraId="57FC2CA9" w14:textId="77777777" w:rsidR="00A118F2" w:rsidRPr="000C54C6" w:rsidRDefault="00A118F2" w:rsidP="00A118F2">
      <w:pPr>
        <w:pStyle w:val="NormalWeb"/>
        <w:numPr>
          <w:ilvl w:val="0"/>
          <w:numId w:val="103"/>
        </w:numPr>
        <w:jc w:val="both"/>
        <w:rPr>
          <w:ins w:id="2085" w:author="User" w:date="2026-01-22T15:02:00Z"/>
          <w:sz w:val="22"/>
          <w:szCs w:val="22"/>
        </w:rPr>
      </w:pPr>
      <w:ins w:id="2086" w:author="User" w:date="2026-01-22T15:02:00Z">
        <w:r w:rsidRPr="000C54C6">
          <w:rPr>
            <w:sz w:val="22"/>
            <w:szCs w:val="22"/>
          </w:rPr>
          <w:t>Branch Name auto-appends when Branch Location is entered.</w:t>
        </w:r>
      </w:ins>
    </w:p>
    <w:p w14:paraId="004A2737" w14:textId="77777777" w:rsidR="00A118F2" w:rsidRPr="000C54C6" w:rsidRDefault="00A118F2" w:rsidP="00A118F2">
      <w:pPr>
        <w:pStyle w:val="NormalWeb"/>
        <w:numPr>
          <w:ilvl w:val="0"/>
          <w:numId w:val="103"/>
        </w:numPr>
        <w:jc w:val="both"/>
        <w:rPr>
          <w:ins w:id="2087" w:author="User" w:date="2026-01-22T15:02:00Z"/>
          <w:sz w:val="22"/>
          <w:szCs w:val="22"/>
        </w:rPr>
      </w:pPr>
      <w:ins w:id="2088" w:author="User" w:date="2026-01-22T15:02:00Z">
        <w:r w:rsidRPr="000C54C6">
          <w:rPr>
            <w:sz w:val="22"/>
            <w:szCs w:val="22"/>
          </w:rPr>
          <w:t>Stage and Probability mapping functions correctly for Forecasting.</w:t>
        </w:r>
      </w:ins>
    </w:p>
    <w:p w14:paraId="37CF17F6" w14:textId="77777777" w:rsidR="00A118F2" w:rsidRPr="000C54C6" w:rsidRDefault="00A118F2" w:rsidP="00A118F2">
      <w:pPr>
        <w:pStyle w:val="NormalWeb"/>
        <w:numPr>
          <w:ilvl w:val="0"/>
          <w:numId w:val="103"/>
        </w:numPr>
        <w:jc w:val="both"/>
        <w:rPr>
          <w:ins w:id="2089" w:author="User" w:date="2026-01-22T15:02:00Z"/>
          <w:sz w:val="22"/>
          <w:szCs w:val="22"/>
        </w:rPr>
      </w:pPr>
      <w:ins w:id="2090" w:author="User" w:date="2026-01-22T15:02:00Z">
        <w:r w:rsidRPr="000C54C6">
          <w:rPr>
            <w:sz w:val="22"/>
            <w:szCs w:val="22"/>
          </w:rPr>
          <w:t>Real-time product data fetched from SAP (Batch Number, Quantity).</w:t>
        </w:r>
      </w:ins>
    </w:p>
    <w:p w14:paraId="1ED70DF0" w14:textId="77777777" w:rsidR="00A118F2" w:rsidRPr="000C54C6" w:rsidRDefault="00A118F2" w:rsidP="00A118F2">
      <w:pPr>
        <w:pStyle w:val="NormalWeb"/>
        <w:numPr>
          <w:ilvl w:val="0"/>
          <w:numId w:val="103"/>
        </w:numPr>
        <w:jc w:val="both"/>
        <w:rPr>
          <w:ins w:id="2091" w:author="User" w:date="2026-01-22T15:02:00Z"/>
          <w:sz w:val="22"/>
          <w:szCs w:val="22"/>
        </w:rPr>
      </w:pPr>
      <w:ins w:id="2092" w:author="User" w:date="2026-01-22T15:02:00Z">
        <w:r w:rsidRPr="000C54C6">
          <w:rPr>
            <w:sz w:val="22"/>
            <w:szCs w:val="22"/>
          </w:rPr>
          <w:t>Opportunity Products editable using custom UI.</w:t>
        </w:r>
      </w:ins>
    </w:p>
    <w:p w14:paraId="3B3E82AF" w14:textId="77777777" w:rsidR="00A118F2" w:rsidRPr="000C54C6" w:rsidRDefault="00A118F2" w:rsidP="00A118F2">
      <w:pPr>
        <w:pStyle w:val="NormalWeb"/>
        <w:numPr>
          <w:ilvl w:val="0"/>
          <w:numId w:val="103"/>
        </w:numPr>
        <w:jc w:val="both"/>
        <w:rPr>
          <w:ins w:id="2093" w:author="User" w:date="2026-01-22T15:02:00Z"/>
          <w:sz w:val="22"/>
          <w:szCs w:val="22"/>
        </w:rPr>
      </w:pPr>
      <w:ins w:id="2094" w:author="User" w:date="2026-01-22T15:02:00Z">
        <w:r w:rsidRPr="000C54C6">
          <w:rPr>
            <w:sz w:val="22"/>
            <w:szCs w:val="22"/>
          </w:rPr>
          <w:t>In-app notifications trigger correctly on product addition and Quote acceptance.</w:t>
        </w:r>
      </w:ins>
    </w:p>
    <w:p w14:paraId="68284CE3" w14:textId="77777777" w:rsidR="00A118F2" w:rsidRPr="000C54C6" w:rsidRDefault="00A118F2" w:rsidP="00A118F2">
      <w:pPr>
        <w:pStyle w:val="NormalWeb"/>
        <w:numPr>
          <w:ilvl w:val="0"/>
          <w:numId w:val="103"/>
        </w:numPr>
        <w:jc w:val="both"/>
        <w:rPr>
          <w:ins w:id="2095" w:author="User" w:date="2026-01-22T15:02:00Z"/>
          <w:sz w:val="22"/>
          <w:szCs w:val="22"/>
        </w:rPr>
      </w:pPr>
      <w:ins w:id="2096" w:author="User" w:date="2026-01-22T15:02:00Z">
        <w:r w:rsidRPr="000C54C6">
          <w:rPr>
            <w:sz w:val="22"/>
            <w:szCs w:val="22"/>
          </w:rPr>
          <w:t xml:space="preserve">Two-level approval process works as defined (Checker </w:t>
        </w:r>
        <w:r w:rsidRPr="000C54C6">
          <w:rPr>
            <w:rFonts w:hint="eastAsia"/>
            <w:sz w:val="22"/>
            <w:szCs w:val="22"/>
          </w:rPr>
          <w:t>→</w:t>
        </w:r>
        <w:r w:rsidRPr="000C54C6">
          <w:rPr>
            <w:sz w:val="22"/>
            <w:szCs w:val="22"/>
          </w:rPr>
          <w:t xml:space="preserve"> Manager).</w:t>
        </w:r>
      </w:ins>
    </w:p>
    <w:p w14:paraId="6D1A8E15" w14:textId="77777777" w:rsidR="00A118F2" w:rsidRPr="000C54C6" w:rsidRDefault="00A118F2" w:rsidP="00A118F2">
      <w:pPr>
        <w:pStyle w:val="NormalWeb"/>
        <w:numPr>
          <w:ilvl w:val="0"/>
          <w:numId w:val="103"/>
        </w:numPr>
        <w:jc w:val="both"/>
        <w:rPr>
          <w:ins w:id="2097" w:author="User" w:date="2026-01-22T15:02:00Z"/>
          <w:sz w:val="22"/>
          <w:szCs w:val="22"/>
        </w:rPr>
      </w:pPr>
      <w:ins w:id="2098" w:author="User" w:date="2026-01-22T15:02:00Z">
        <w:r w:rsidRPr="000C54C6">
          <w:rPr>
            <w:sz w:val="22"/>
            <w:szCs w:val="22"/>
          </w:rPr>
          <w:t>Approved Quote PDF can be generated and sent to customer.</w:t>
        </w:r>
      </w:ins>
    </w:p>
    <w:p w14:paraId="2EC9B1DE" w14:textId="77777777" w:rsidR="00A118F2" w:rsidRPr="000C54C6" w:rsidRDefault="00A118F2" w:rsidP="00A118F2">
      <w:pPr>
        <w:pStyle w:val="NormalWeb"/>
        <w:numPr>
          <w:ilvl w:val="0"/>
          <w:numId w:val="103"/>
        </w:numPr>
        <w:jc w:val="both"/>
        <w:rPr>
          <w:ins w:id="2099" w:author="User" w:date="2026-01-22T15:02:00Z"/>
          <w:sz w:val="22"/>
          <w:szCs w:val="22"/>
        </w:rPr>
      </w:pPr>
      <w:ins w:id="2100" w:author="User" w:date="2026-01-22T15:02:00Z">
        <w:r w:rsidRPr="000C54C6">
          <w:rPr>
            <w:sz w:val="22"/>
            <w:szCs w:val="22"/>
          </w:rPr>
          <w:t>Approved Quote prices sync back to Opportunity Products.</w:t>
        </w:r>
      </w:ins>
    </w:p>
    <w:p w14:paraId="0AB95D68" w14:textId="77777777" w:rsidR="00A118F2" w:rsidRPr="0082548A" w:rsidRDefault="00A118F2">
      <w:pPr>
        <w:pStyle w:val="NormalWeb"/>
        <w:numPr>
          <w:ilvl w:val="0"/>
          <w:numId w:val="103"/>
        </w:numPr>
        <w:jc w:val="both"/>
        <w:rPr>
          <w:ins w:id="2101" w:author="User" w:date="2026-01-22T15:02:00Z"/>
        </w:rPr>
        <w:pPrChange w:id="2102" w:author="User" w:date="2026-01-23T22:58:00Z">
          <w:pPr>
            <w:widowControl/>
            <w:jc w:val="both"/>
          </w:pPr>
        </w:pPrChange>
      </w:pPr>
      <w:ins w:id="2103" w:author="User" w:date="2026-01-22T15:02:00Z">
        <w:r w:rsidRPr="000C54C6">
          <w:rPr>
            <w:sz w:val="22"/>
            <w:szCs w:val="22"/>
            <w:rPrChange w:id="2104" w:author="User" w:date="2026-02-02T18:38:00Z">
              <w:rPr/>
            </w:rPrChange>
          </w:rPr>
          <w:t>Forecast and Engagement reports show correct pipeline stages (Ordered, Billed, Delivered, Yet to Invoice).</w:t>
        </w:r>
      </w:ins>
    </w:p>
    <w:p w14:paraId="04410466" w14:textId="77777777" w:rsidR="00A118F2" w:rsidRPr="000C54C6" w:rsidRDefault="00A118F2" w:rsidP="00A118F2">
      <w:pPr>
        <w:pStyle w:val="Heading3"/>
        <w:widowControl/>
        <w:numPr>
          <w:ilvl w:val="0"/>
          <w:numId w:val="95"/>
        </w:numPr>
        <w:ind w:left="359"/>
        <w:rPr>
          <w:ins w:id="2105" w:author="User" w:date="2026-01-22T15:02:00Z"/>
          <w:rFonts w:ascii="Times New Roman" w:hAnsi="Times New Roman" w:cs="Times New Roman"/>
          <w:color w:val="44546A" w:themeColor="text2"/>
        </w:rPr>
      </w:pPr>
      <w:ins w:id="2106" w:author="User" w:date="2026-01-22T15:02:00Z">
        <w:r w:rsidRPr="000C54C6">
          <w:rPr>
            <w:rStyle w:val="Strong"/>
            <w:rFonts w:ascii="Times New Roman" w:hAnsi="Times New Roman" w:cs="Times New Roman"/>
            <w:color w:val="44546A" w:themeColor="text2"/>
          </w:rPr>
          <w:t>Reports</w:t>
        </w:r>
      </w:ins>
    </w:p>
    <w:p w14:paraId="4D527793" w14:textId="77777777" w:rsidR="00A118F2" w:rsidRPr="000C54C6" w:rsidRDefault="00A118F2" w:rsidP="00A118F2">
      <w:pPr>
        <w:pStyle w:val="NormalWeb"/>
        <w:numPr>
          <w:ilvl w:val="0"/>
          <w:numId w:val="104"/>
        </w:numPr>
        <w:rPr>
          <w:ins w:id="2107" w:author="User" w:date="2026-01-22T15:02:00Z"/>
          <w:sz w:val="22"/>
          <w:szCs w:val="22"/>
        </w:rPr>
      </w:pPr>
      <w:ins w:id="2108" w:author="User" w:date="2026-01-22T15:02:00Z">
        <w:r w:rsidRPr="000C54C6">
          <w:rPr>
            <w:rStyle w:val="Strong"/>
            <w:sz w:val="22"/>
            <w:szCs w:val="22"/>
          </w:rPr>
          <w:t>Opportunity Stage Report:</w:t>
        </w:r>
        <w:r w:rsidRPr="000C54C6">
          <w:rPr>
            <w:sz w:val="22"/>
            <w:szCs w:val="22"/>
          </w:rPr>
          <w:t xml:space="preserve"> Shows Opportunities by Stage and Probability %.</w:t>
        </w:r>
      </w:ins>
    </w:p>
    <w:p w14:paraId="6FC216EB" w14:textId="77777777" w:rsidR="00A118F2" w:rsidRPr="000C54C6" w:rsidRDefault="00A118F2" w:rsidP="00A118F2">
      <w:pPr>
        <w:pStyle w:val="NormalWeb"/>
        <w:numPr>
          <w:ilvl w:val="0"/>
          <w:numId w:val="104"/>
        </w:numPr>
        <w:rPr>
          <w:ins w:id="2109" w:author="User" w:date="2026-01-22T15:02:00Z"/>
          <w:sz w:val="22"/>
          <w:szCs w:val="22"/>
        </w:rPr>
      </w:pPr>
      <w:ins w:id="2110" w:author="User" w:date="2026-01-22T15:02:00Z">
        <w:r w:rsidRPr="000C54C6">
          <w:rPr>
            <w:rStyle w:val="Strong"/>
            <w:sz w:val="22"/>
            <w:szCs w:val="22"/>
          </w:rPr>
          <w:t>Pipeline Report:</w:t>
        </w:r>
        <w:r w:rsidRPr="000C54C6">
          <w:rPr>
            <w:sz w:val="22"/>
            <w:szCs w:val="22"/>
          </w:rPr>
          <w:t xml:space="preserve"> Displays Ordered, Billed, Delivered, and Yet to Invoice Opportunities.</w:t>
        </w:r>
      </w:ins>
    </w:p>
    <w:p w14:paraId="03F63162" w14:textId="77777777" w:rsidR="00A118F2" w:rsidRPr="000C54C6" w:rsidRDefault="00A118F2" w:rsidP="00A118F2">
      <w:pPr>
        <w:pStyle w:val="NormalWeb"/>
        <w:numPr>
          <w:ilvl w:val="0"/>
          <w:numId w:val="104"/>
        </w:numPr>
        <w:rPr>
          <w:ins w:id="2111" w:author="User" w:date="2026-01-22T15:02:00Z"/>
          <w:sz w:val="22"/>
          <w:szCs w:val="22"/>
        </w:rPr>
      </w:pPr>
      <w:ins w:id="2112" w:author="User" w:date="2026-01-22T15:02:00Z">
        <w:r w:rsidRPr="000C54C6">
          <w:rPr>
            <w:rStyle w:val="Strong"/>
            <w:sz w:val="22"/>
            <w:szCs w:val="22"/>
          </w:rPr>
          <w:lastRenderedPageBreak/>
          <w:t>Quote Approval Report:</w:t>
        </w:r>
        <w:r w:rsidRPr="000C54C6">
          <w:rPr>
            <w:sz w:val="22"/>
            <w:szCs w:val="22"/>
          </w:rPr>
          <w:t xml:space="preserve"> Tracks approval stages, pending, and completed approvals.</w:t>
        </w:r>
      </w:ins>
    </w:p>
    <w:p w14:paraId="16D12165" w14:textId="77777777" w:rsidR="00A118F2" w:rsidRPr="000C54C6" w:rsidRDefault="00A118F2" w:rsidP="00A118F2">
      <w:pPr>
        <w:pStyle w:val="NormalWeb"/>
        <w:numPr>
          <w:ilvl w:val="0"/>
          <w:numId w:val="104"/>
        </w:numPr>
        <w:rPr>
          <w:ins w:id="2113" w:author="User" w:date="2026-01-22T15:02:00Z"/>
          <w:sz w:val="22"/>
          <w:szCs w:val="22"/>
        </w:rPr>
      </w:pPr>
      <w:ins w:id="2114" w:author="User" w:date="2026-01-22T15:02:00Z">
        <w:r w:rsidRPr="000C54C6">
          <w:rPr>
            <w:rStyle w:val="Strong"/>
            <w:sz w:val="22"/>
            <w:szCs w:val="22"/>
          </w:rPr>
          <w:t>Opportunity Product Report:</w:t>
        </w:r>
        <w:r w:rsidRPr="000C54C6">
          <w:rPr>
            <w:sz w:val="22"/>
            <w:szCs w:val="22"/>
          </w:rPr>
          <w:t xml:space="preserve"> Displays Opportunity line items and synced quote prices.</w:t>
        </w:r>
      </w:ins>
    </w:p>
    <w:p w14:paraId="6FFADA48" w14:textId="77777777" w:rsidR="00A118F2" w:rsidRPr="000C54C6" w:rsidRDefault="00A118F2" w:rsidP="00A118F2">
      <w:pPr>
        <w:pStyle w:val="NormalWeb"/>
        <w:numPr>
          <w:ilvl w:val="0"/>
          <w:numId w:val="104"/>
        </w:numPr>
        <w:rPr>
          <w:ins w:id="2115" w:author="User" w:date="2026-01-22T15:02:00Z"/>
          <w:sz w:val="22"/>
          <w:szCs w:val="22"/>
        </w:rPr>
      </w:pPr>
      <w:ins w:id="2116" w:author="User" w:date="2026-01-22T15:02:00Z">
        <w:r w:rsidRPr="000C54C6">
          <w:rPr>
            <w:rStyle w:val="Strong"/>
            <w:sz w:val="22"/>
            <w:szCs w:val="22"/>
          </w:rPr>
          <w:t>Forecast Report:</w:t>
        </w:r>
        <w:r w:rsidRPr="000C54C6">
          <w:rPr>
            <w:sz w:val="22"/>
            <w:szCs w:val="22"/>
          </w:rPr>
          <w:t xml:space="preserve"> Shows expected vs. achieved opportunities by user and branch.</w:t>
        </w:r>
      </w:ins>
    </w:p>
    <w:p w14:paraId="0594FE03" w14:textId="77777777" w:rsidR="00A118F2" w:rsidRPr="000C54C6" w:rsidRDefault="00A118F2" w:rsidP="00A118F2">
      <w:pPr>
        <w:widowControl/>
        <w:rPr>
          <w:ins w:id="2117" w:author="User" w:date="2026-01-22T15:02:00Z"/>
          <w:rFonts w:ascii="Times New Roman" w:hAnsi="Times New Roman" w:cs="Times New Roman"/>
        </w:rPr>
      </w:pPr>
    </w:p>
    <w:p w14:paraId="3FE16453" w14:textId="77777777" w:rsidR="00A118F2" w:rsidRPr="000C54C6" w:rsidRDefault="00A118F2" w:rsidP="00A118F2">
      <w:pPr>
        <w:widowControl/>
        <w:rPr>
          <w:ins w:id="2118" w:author="User" w:date="2026-01-22T15:02:00Z"/>
          <w:rStyle w:val="Strong"/>
          <w:rFonts w:ascii="Times New Roman" w:hAnsi="Times New Roman" w:cs="Times New Roman"/>
          <w:color w:val="44546A" w:themeColor="text2"/>
          <w:sz w:val="24"/>
          <w:szCs w:val="24"/>
        </w:rPr>
      </w:pPr>
      <w:ins w:id="2119" w:author="User" w:date="2026-01-22T15:02:00Z">
        <w:r w:rsidRPr="000C54C6">
          <w:rPr>
            <w:rFonts w:ascii="Times New Roman" w:eastAsia="Times New Roman" w:hAnsi="Times New Roman" w:cs="Times New Roman"/>
            <w:b/>
            <w:bCs/>
            <w:color w:val="44546A" w:themeColor="text2"/>
            <w:sz w:val="24"/>
            <w:szCs w:val="24"/>
          </w:rPr>
          <w:t>Client Dependency (</w:t>
        </w:r>
        <w:r w:rsidRPr="000C54C6">
          <w:rPr>
            <w:rStyle w:val="Strong"/>
            <w:rFonts w:ascii="Times New Roman" w:hAnsi="Times New Roman" w:cs="Times New Roman"/>
            <w:color w:val="44546A" w:themeColor="text2"/>
            <w:sz w:val="24"/>
            <w:szCs w:val="24"/>
          </w:rPr>
          <w:t>from Le marble)</w:t>
        </w:r>
      </w:ins>
    </w:p>
    <w:p w14:paraId="44D29693" w14:textId="77777777" w:rsidR="00A118F2" w:rsidRPr="000C54C6" w:rsidRDefault="00A118F2" w:rsidP="00A118F2">
      <w:pPr>
        <w:pStyle w:val="NormalWeb"/>
        <w:numPr>
          <w:ilvl w:val="0"/>
          <w:numId w:val="104"/>
        </w:numPr>
        <w:rPr>
          <w:ins w:id="2120" w:author="User" w:date="2026-01-22T15:02:00Z"/>
          <w:sz w:val="22"/>
          <w:szCs w:val="22"/>
        </w:rPr>
      </w:pPr>
      <w:ins w:id="2121" w:author="User" w:date="2026-01-22T15:02:00Z">
        <w:r w:rsidRPr="000C54C6">
          <w:rPr>
            <w:rStyle w:val="Strong"/>
            <w:sz w:val="22"/>
            <w:szCs w:val="22"/>
          </w:rPr>
          <w:t>Custom fields list</w:t>
        </w:r>
        <w:r w:rsidRPr="000C54C6">
          <w:rPr>
            <w:sz w:val="22"/>
            <w:szCs w:val="22"/>
          </w:rPr>
          <w:t xml:space="preserve"> for Opportunity, Quote, and Quote Line Items (from Le Marble Team).</w:t>
        </w:r>
      </w:ins>
    </w:p>
    <w:p w14:paraId="5DE757BF" w14:textId="77777777" w:rsidR="00A118F2" w:rsidRPr="000C54C6" w:rsidRDefault="00A118F2" w:rsidP="00A118F2">
      <w:pPr>
        <w:pStyle w:val="NormalWeb"/>
        <w:numPr>
          <w:ilvl w:val="0"/>
          <w:numId w:val="104"/>
        </w:numPr>
        <w:rPr>
          <w:ins w:id="2122" w:author="User" w:date="2026-01-22T15:02:00Z"/>
          <w:sz w:val="22"/>
          <w:szCs w:val="22"/>
        </w:rPr>
      </w:pPr>
      <w:ins w:id="2123" w:author="User" w:date="2026-01-22T15:02:00Z">
        <w:r w:rsidRPr="000C54C6">
          <w:rPr>
            <w:rStyle w:val="Strong"/>
            <w:sz w:val="22"/>
            <w:szCs w:val="22"/>
          </w:rPr>
          <w:t>Stage names and corresponding Probability %</w:t>
        </w:r>
        <w:r w:rsidRPr="000C54C6">
          <w:rPr>
            <w:sz w:val="22"/>
            <w:szCs w:val="22"/>
          </w:rPr>
          <w:t xml:space="preserve"> for Forecast configuration.</w:t>
        </w:r>
      </w:ins>
    </w:p>
    <w:p w14:paraId="0F1E2C22" w14:textId="77777777" w:rsidR="00A118F2" w:rsidRPr="000C54C6" w:rsidRDefault="00A118F2" w:rsidP="00A118F2">
      <w:pPr>
        <w:pStyle w:val="NormalWeb"/>
        <w:numPr>
          <w:ilvl w:val="0"/>
          <w:numId w:val="104"/>
        </w:numPr>
        <w:rPr>
          <w:ins w:id="2124" w:author="User" w:date="2026-01-22T15:02:00Z"/>
          <w:sz w:val="22"/>
          <w:szCs w:val="22"/>
        </w:rPr>
      </w:pPr>
      <w:ins w:id="2125" w:author="User" w:date="2026-01-22T15:02:00Z">
        <w:r w:rsidRPr="000C54C6">
          <w:rPr>
            <w:rStyle w:val="Strong"/>
            <w:sz w:val="22"/>
            <w:szCs w:val="22"/>
          </w:rPr>
          <w:t xml:space="preserve">SAP API </w:t>
        </w:r>
        <w:r w:rsidRPr="000C54C6">
          <w:rPr>
            <w:sz w:val="22"/>
            <w:szCs w:val="22"/>
          </w:rPr>
          <w:t>for fetching Batch and Quantity in real time.</w:t>
        </w:r>
      </w:ins>
    </w:p>
    <w:p w14:paraId="138FBD7E" w14:textId="77777777" w:rsidR="00A118F2" w:rsidRPr="000C54C6" w:rsidRDefault="00A118F2">
      <w:pPr>
        <w:pStyle w:val="ListParagraph"/>
        <w:tabs>
          <w:tab w:val="left" w:pos="653"/>
        </w:tabs>
        <w:spacing w:before="4"/>
        <w:ind w:left="0" w:firstLine="0"/>
        <w:rPr>
          <w:rStyle w:val="Strong"/>
          <w:rFonts w:ascii="Times New Roman" w:eastAsia="SimSun" w:hAnsi="Times New Roman" w:cs="Times New Roman"/>
          <w:color w:val="222A35" w:themeColor="text2" w:themeShade="80"/>
          <w:sz w:val="28"/>
          <w:szCs w:val="28"/>
          <w:u w:val="single"/>
          <w:lang w:eastAsia="zh-CN"/>
        </w:rPr>
        <w:pPrChange w:id="2126" w:author="User" w:date="2026-01-22T15:02:00Z">
          <w:pPr>
            <w:pStyle w:val="ListParagraph"/>
            <w:tabs>
              <w:tab w:val="left" w:pos="653"/>
            </w:tabs>
            <w:spacing w:before="4"/>
            <w:ind w:left="0" w:firstLine="0"/>
            <w:jc w:val="center"/>
          </w:pPr>
        </w:pPrChange>
      </w:pPr>
      <w:ins w:id="2127" w:author="User" w:date="2026-01-22T15:02:00Z">
        <w:r w:rsidRPr="000C54C6">
          <w:rPr>
            <w:rStyle w:val="Strong"/>
            <w:rFonts w:ascii="Times New Roman" w:hAnsi="Times New Roman" w:cs="Times New Roman"/>
            <w:rPrChange w:id="2128" w:author="User" w:date="2026-02-02T18:38:00Z">
              <w:rPr>
                <w:rStyle w:val="Strong"/>
              </w:rPr>
            </w:rPrChange>
          </w:rPr>
          <w:t>Quote Template content and format</w:t>
        </w:r>
        <w:r w:rsidRPr="000C54C6">
          <w:rPr>
            <w:rFonts w:ascii="Times New Roman" w:hAnsi="Times New Roman" w:cs="Times New Roman"/>
            <w:rPrChange w:id="2129" w:author="User" w:date="2026-02-02T18:38:00Z">
              <w:rPr/>
            </w:rPrChange>
          </w:rPr>
          <w:t xml:space="preserve"> (for PDF generation)</w:t>
        </w:r>
      </w:ins>
      <w:ins w:id="2130" w:author="User" w:date="2026-01-23T08:34:00Z">
        <w:r w:rsidR="000D1268" w:rsidRPr="000C54C6">
          <w:rPr>
            <w:rFonts w:ascii="Times New Roman" w:hAnsi="Times New Roman" w:cs="Times New Roman"/>
            <w:rPrChange w:id="2131" w:author="User" w:date="2026-02-02T18:38:00Z">
              <w:rPr/>
            </w:rPrChange>
          </w:rPr>
          <w:sym w:font="Wingdings" w:char="F0E0"/>
        </w:r>
        <w:r w:rsidR="000D1268" w:rsidRPr="000C54C6">
          <w:rPr>
            <w:rFonts w:ascii="Times New Roman" w:hAnsi="Times New Roman" w:cs="Times New Roman"/>
            <w:rPrChange w:id="2132" w:author="User" w:date="2026-02-02T18:38:00Z">
              <w:rPr/>
            </w:rPrChange>
          </w:rPr>
          <w:t xml:space="preserve"> Shared and added</w:t>
        </w:r>
      </w:ins>
    </w:p>
    <w:p w14:paraId="0C65338A" w14:textId="77777777" w:rsidR="00E34716" w:rsidRPr="000C54C6" w:rsidRDefault="00E34716">
      <w:pPr>
        <w:pStyle w:val="ListParagraph"/>
        <w:tabs>
          <w:tab w:val="left" w:pos="653"/>
        </w:tabs>
        <w:spacing w:before="4"/>
        <w:ind w:left="0" w:firstLine="0"/>
        <w:jc w:val="center"/>
        <w:rPr>
          <w:rStyle w:val="Strong"/>
          <w:rFonts w:ascii="Times New Roman" w:eastAsia="SimSun" w:hAnsi="Times New Roman" w:cs="Times New Roman"/>
          <w:color w:val="222A35" w:themeColor="text2" w:themeShade="80"/>
          <w:sz w:val="28"/>
          <w:szCs w:val="28"/>
          <w:u w:val="single"/>
        </w:rPr>
      </w:pPr>
    </w:p>
    <w:p w14:paraId="2176E16B" w14:textId="77777777" w:rsidR="00FA0283" w:rsidRPr="000C54C6" w:rsidDel="000D1268" w:rsidRDefault="00E34716" w:rsidP="00E34716">
      <w:pPr>
        <w:pStyle w:val="ListParagraph"/>
        <w:tabs>
          <w:tab w:val="left" w:pos="653"/>
        </w:tabs>
        <w:spacing w:before="4"/>
        <w:ind w:left="0" w:firstLine="0"/>
        <w:rPr>
          <w:moveFrom w:id="2133" w:author="User" w:date="2026-01-23T08:34:00Z"/>
          <w:rStyle w:val="Strong"/>
          <w:rFonts w:ascii="Times New Roman" w:eastAsia="SimSun" w:hAnsi="Times New Roman" w:cs="Times New Roman"/>
          <w:color w:val="222A35" w:themeColor="text2" w:themeShade="80"/>
          <w:sz w:val="28"/>
          <w:szCs w:val="28"/>
          <w:u w:val="single"/>
        </w:rPr>
      </w:pPr>
      <w:moveFromRangeStart w:id="2134" w:author="User" w:date="2026-01-23T08:34:00Z" w:name="move220049691"/>
      <w:moveFrom w:id="2135" w:author="User" w:date="2026-01-23T08:34:00Z">
        <w:r w:rsidRPr="000C54C6" w:rsidDel="000D1268">
          <w:rPr>
            <w:rStyle w:val="Strong"/>
            <w:rFonts w:ascii="Times New Roman" w:eastAsia="SimSun" w:hAnsi="Times New Roman" w:cs="Times New Roman"/>
            <w:color w:val="222A35" w:themeColor="text2" w:themeShade="80"/>
            <w:sz w:val="28"/>
            <w:szCs w:val="28"/>
            <w:u w:val="single"/>
          </w:rPr>
          <w:t>ROLE HIERARCHY:</w:t>
        </w:r>
      </w:moveFrom>
    </w:p>
    <w:p w14:paraId="68B286C2" w14:textId="77777777" w:rsidR="00F05966" w:rsidRPr="000C54C6" w:rsidDel="000D1268" w:rsidRDefault="00F05966" w:rsidP="00E34716">
      <w:pPr>
        <w:pStyle w:val="ListParagraph"/>
        <w:tabs>
          <w:tab w:val="left" w:pos="653"/>
        </w:tabs>
        <w:spacing w:before="4"/>
        <w:ind w:left="0" w:firstLine="0"/>
        <w:rPr>
          <w:moveFrom w:id="2136" w:author="User" w:date="2026-01-23T08:34:00Z"/>
          <w:rStyle w:val="Strong"/>
          <w:rFonts w:ascii="Times New Roman" w:eastAsia="SimSun" w:hAnsi="Times New Roman" w:cs="Times New Roman"/>
          <w:color w:val="222A35" w:themeColor="text2" w:themeShade="80"/>
          <w:sz w:val="28"/>
          <w:szCs w:val="28"/>
          <w:u w:val="single"/>
        </w:rPr>
      </w:pPr>
    </w:p>
    <w:p w14:paraId="23E8A5DB" w14:textId="77777777" w:rsidR="00F05966" w:rsidRPr="000C54C6" w:rsidDel="000D1268" w:rsidRDefault="00F05966" w:rsidP="00E34716">
      <w:pPr>
        <w:pStyle w:val="ListParagraph"/>
        <w:tabs>
          <w:tab w:val="left" w:pos="653"/>
        </w:tabs>
        <w:spacing w:before="4"/>
        <w:ind w:left="0" w:firstLine="0"/>
        <w:rPr>
          <w:moveFrom w:id="2137" w:author="User" w:date="2026-01-23T08:34:00Z"/>
          <w:rStyle w:val="Strong"/>
          <w:rFonts w:ascii="Times New Roman" w:eastAsia="SimSun" w:hAnsi="Times New Roman" w:cs="Times New Roman"/>
          <w:color w:val="222A35" w:themeColor="text2" w:themeShade="80"/>
          <w:sz w:val="28"/>
          <w:szCs w:val="28"/>
          <w:u w:val="single"/>
        </w:rPr>
      </w:pPr>
      <w:moveFrom w:id="2138" w:author="User" w:date="2026-01-23T08:34:00Z">
        <w:r w:rsidRPr="000C54C6" w:rsidDel="000D1268">
          <w:rPr>
            <w:rStyle w:val="Strong"/>
            <w:rFonts w:ascii="Times New Roman" w:eastAsia="SimSun" w:hAnsi="Times New Roman" w:cs="Times New Roman"/>
            <w:color w:val="222A35" w:themeColor="text2" w:themeShade="80"/>
            <w:sz w:val="28"/>
            <w:szCs w:val="28"/>
            <w:u w:val="single"/>
          </w:rPr>
          <w:t>No Of Users:</w:t>
        </w:r>
        <w:r w:rsidR="005D7D32" w:rsidRPr="000C54C6" w:rsidDel="000D1268">
          <w:rPr>
            <w:rStyle w:val="Strong"/>
            <w:rFonts w:ascii="Times New Roman" w:eastAsia="SimSun" w:hAnsi="Times New Roman" w:cs="Times New Roman"/>
            <w:color w:val="222A35" w:themeColor="text2" w:themeShade="80"/>
            <w:sz w:val="28"/>
            <w:szCs w:val="28"/>
            <w:u w:val="single"/>
          </w:rPr>
          <w:t xml:space="preserve"> 5</w:t>
        </w:r>
        <w:r w:rsidR="00E50562" w:rsidRPr="000C54C6" w:rsidDel="000D1268">
          <w:rPr>
            <w:rStyle w:val="Strong"/>
            <w:rFonts w:ascii="Times New Roman" w:eastAsia="SimSun" w:hAnsi="Times New Roman" w:cs="Times New Roman"/>
            <w:color w:val="222A35" w:themeColor="text2" w:themeShade="80"/>
            <w:sz w:val="28"/>
            <w:szCs w:val="28"/>
            <w:u w:val="single"/>
          </w:rPr>
          <w:t>0</w:t>
        </w:r>
      </w:moveFrom>
    </w:p>
    <w:p w14:paraId="2F2F932F" w14:textId="77777777" w:rsidR="00112938" w:rsidRPr="000C54C6" w:rsidDel="00D77967" w:rsidRDefault="00112938" w:rsidP="00E34716">
      <w:pPr>
        <w:pStyle w:val="ListParagraph"/>
        <w:tabs>
          <w:tab w:val="left" w:pos="653"/>
        </w:tabs>
        <w:spacing w:before="4"/>
        <w:ind w:left="0" w:firstLine="0"/>
        <w:rPr>
          <w:del w:id="2139" w:author="User" w:date="2026-01-23T22:58:00Z"/>
          <w:moveFrom w:id="2140" w:author="User" w:date="2026-01-23T08:34:00Z"/>
          <w:rStyle w:val="Strong"/>
          <w:rFonts w:ascii="Times New Roman" w:eastAsia="SimSun" w:hAnsi="Times New Roman" w:cs="Times New Roman"/>
          <w:color w:val="222A35" w:themeColor="text2" w:themeShade="80"/>
          <w:sz w:val="28"/>
          <w:szCs w:val="28"/>
          <w:u w:val="single"/>
        </w:rPr>
      </w:pPr>
      <w:moveFrom w:id="2141" w:author="User" w:date="2026-01-23T08:34:00Z">
        <w:r w:rsidRPr="000C54C6" w:rsidDel="000D1268">
          <w:rPr>
            <w:rStyle w:val="Strong"/>
            <w:rFonts w:ascii="Times New Roman" w:eastAsia="SimSun" w:hAnsi="Times New Roman" w:cs="Times New Roman"/>
            <w:color w:val="222A35" w:themeColor="text2" w:themeShade="80"/>
            <w:sz w:val="28"/>
            <w:szCs w:val="28"/>
            <w:u w:val="single"/>
          </w:rPr>
          <w:t>No Of admin Licenses:</w:t>
        </w:r>
        <w:r w:rsidR="00E50562" w:rsidRPr="000C54C6" w:rsidDel="000D1268">
          <w:rPr>
            <w:rStyle w:val="Strong"/>
            <w:rFonts w:ascii="Times New Roman" w:eastAsia="SimSun" w:hAnsi="Times New Roman" w:cs="Times New Roman"/>
            <w:color w:val="222A35" w:themeColor="text2" w:themeShade="80"/>
            <w:sz w:val="28"/>
            <w:szCs w:val="28"/>
            <w:u w:val="single"/>
          </w:rPr>
          <w:t xml:space="preserve"> </w:t>
        </w:r>
        <w:del w:id="2142" w:author="User" w:date="2026-01-23T22:59:00Z">
          <w:r w:rsidR="00E50562" w:rsidRPr="000C54C6" w:rsidDel="00D77967">
            <w:rPr>
              <w:rStyle w:val="Strong"/>
              <w:rFonts w:ascii="Times New Roman" w:eastAsia="SimSun" w:hAnsi="Times New Roman" w:cs="Times New Roman"/>
              <w:color w:val="222A35" w:themeColor="text2" w:themeShade="80"/>
              <w:sz w:val="28"/>
              <w:szCs w:val="28"/>
              <w:u w:val="single"/>
            </w:rPr>
            <w:delText>3</w:delText>
          </w:r>
        </w:del>
      </w:moveFrom>
    </w:p>
    <w:moveFromRangeEnd w:id="2134"/>
    <w:p w14:paraId="4F2E36A2" w14:textId="77777777" w:rsidR="00E34716" w:rsidRPr="000C54C6" w:rsidDel="00D77967" w:rsidRDefault="00E34716" w:rsidP="00E34716">
      <w:pPr>
        <w:pStyle w:val="ListParagraph"/>
        <w:tabs>
          <w:tab w:val="left" w:pos="653"/>
        </w:tabs>
        <w:spacing w:before="4"/>
        <w:ind w:left="0" w:firstLine="0"/>
        <w:rPr>
          <w:del w:id="2143" w:author="User" w:date="2026-01-23T22:58:00Z"/>
          <w:rStyle w:val="Strong"/>
          <w:rFonts w:ascii="Times New Roman" w:eastAsia="SimSun" w:hAnsi="Times New Roman" w:cs="Times New Roman"/>
          <w:color w:val="222A35" w:themeColor="text2" w:themeShade="80"/>
          <w:sz w:val="28"/>
          <w:szCs w:val="28"/>
          <w:u w:val="single"/>
        </w:rPr>
      </w:pPr>
    </w:p>
    <w:p w14:paraId="3AF2C669" w14:textId="77777777" w:rsidR="008A0411" w:rsidRPr="000C54C6" w:rsidRDefault="008A0411">
      <w:pPr>
        <w:pStyle w:val="ListParagraph"/>
        <w:tabs>
          <w:tab w:val="left" w:pos="653"/>
        </w:tabs>
        <w:spacing w:before="4"/>
        <w:ind w:left="0" w:firstLine="0"/>
        <w:rPr>
          <w:rStyle w:val="Strong"/>
          <w:rFonts w:ascii="Times New Roman" w:eastAsia="SimSun" w:hAnsi="Times New Roman" w:cs="Times New Roman"/>
          <w:color w:val="222A35" w:themeColor="text2" w:themeShade="80"/>
          <w:sz w:val="28"/>
          <w:szCs w:val="28"/>
        </w:rPr>
      </w:pPr>
    </w:p>
    <w:p w14:paraId="0EB270A8" w14:textId="77777777" w:rsidR="008A0411" w:rsidRPr="000C54C6" w:rsidDel="00D77967" w:rsidRDefault="0026591D">
      <w:pPr>
        <w:pStyle w:val="ListParagraph"/>
        <w:tabs>
          <w:tab w:val="left" w:pos="653"/>
        </w:tabs>
        <w:spacing w:before="4"/>
        <w:ind w:left="0" w:firstLine="0"/>
        <w:rPr>
          <w:del w:id="2144" w:author="User" w:date="2026-01-23T22:59:00Z"/>
          <w:rStyle w:val="Strong"/>
          <w:rFonts w:ascii="Times New Roman" w:eastAsia="SimSun" w:hAnsi="Times New Roman" w:cs="Times New Roman"/>
          <w:color w:val="222A35" w:themeColor="text2" w:themeShade="80"/>
          <w:sz w:val="28"/>
          <w:szCs w:val="28"/>
        </w:rPr>
      </w:pPr>
      <w:r w:rsidRPr="000C54C6">
        <w:rPr>
          <w:rStyle w:val="Strong"/>
          <w:rFonts w:ascii="Times New Roman" w:eastAsia="SimSun" w:hAnsi="Times New Roman" w:cs="Times New Roman"/>
          <w:color w:val="222A35" w:themeColor="text2" w:themeShade="80"/>
          <w:sz w:val="28"/>
          <w:szCs w:val="28"/>
        </w:rPr>
        <w:t>Module 5</w:t>
      </w:r>
    </w:p>
    <w:p w14:paraId="6E988D95" w14:textId="77777777" w:rsidR="008A0411" w:rsidRPr="000C54C6" w:rsidRDefault="008A0411">
      <w:pPr>
        <w:pStyle w:val="ListParagraph"/>
        <w:tabs>
          <w:tab w:val="left" w:pos="653"/>
        </w:tabs>
        <w:spacing w:before="4"/>
        <w:ind w:left="0" w:firstLine="0"/>
        <w:rPr>
          <w:rStyle w:val="Strong"/>
          <w:rFonts w:ascii="Times New Roman" w:eastAsia="SimSun" w:hAnsi="Times New Roman" w:cs="Times New Roman"/>
          <w:color w:val="222A35" w:themeColor="text2" w:themeShade="80"/>
          <w:sz w:val="28"/>
          <w:szCs w:val="28"/>
        </w:rPr>
      </w:pPr>
    </w:p>
    <w:p w14:paraId="6D7C81F1" w14:textId="77777777" w:rsidR="008A0411" w:rsidRPr="000C54C6" w:rsidRDefault="0026591D">
      <w:pPr>
        <w:pStyle w:val="ListParagraph"/>
        <w:tabs>
          <w:tab w:val="left" w:pos="653"/>
        </w:tabs>
        <w:spacing w:before="4"/>
        <w:ind w:left="0" w:firstLine="0"/>
        <w:jc w:val="both"/>
        <w:rPr>
          <w:rFonts w:ascii="Times New Roman" w:eastAsia="SimSun" w:hAnsi="Times New Roman" w:cs="Times New Roman"/>
          <w:b/>
          <w:bCs/>
          <w:color w:val="222A35" w:themeColor="text2" w:themeShade="80"/>
          <w:sz w:val="28"/>
          <w:szCs w:val="28"/>
        </w:rPr>
      </w:pPr>
      <w:r w:rsidRPr="000C54C6">
        <w:rPr>
          <w:rFonts w:ascii="Times New Roman" w:eastAsia="SimSun" w:hAnsi="Times New Roman" w:cs="Times New Roman"/>
          <w:b/>
          <w:bCs/>
          <w:color w:val="222A35" w:themeColor="text2" w:themeShade="80"/>
          <w:sz w:val="28"/>
          <w:szCs w:val="28"/>
        </w:rPr>
        <w:t>Product and price book</w:t>
      </w:r>
    </w:p>
    <w:p w14:paraId="5C91DB48"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222A35" w:themeColor="text2" w:themeShade="80"/>
          <w:sz w:val="28"/>
          <w:szCs w:val="28"/>
        </w:rPr>
      </w:pPr>
    </w:p>
    <w:p w14:paraId="6296462D" w14:textId="77777777" w:rsidR="008A0411" w:rsidRPr="000C54C6" w:rsidRDefault="0026591D">
      <w:pPr>
        <w:pStyle w:val="ListParagraph"/>
        <w:numPr>
          <w:ilvl w:val="0"/>
          <w:numId w:val="1"/>
        </w:numPr>
        <w:tabs>
          <w:tab w:val="left" w:pos="653"/>
        </w:tabs>
        <w:spacing w:before="4"/>
        <w:ind w:left="579"/>
        <w:rPr>
          <w:rFonts w:ascii="Times New Roman" w:eastAsia="SimSun" w:hAnsi="Times New Roman" w:cs="Times New Roman"/>
          <w:b/>
          <w:bCs/>
          <w:color w:val="44546A" w:themeColor="text2"/>
          <w:sz w:val="28"/>
          <w:szCs w:val="28"/>
        </w:rPr>
      </w:pPr>
      <w:r w:rsidRPr="000C54C6">
        <w:rPr>
          <w:rFonts w:ascii="Times New Roman" w:eastAsia="SimSun" w:hAnsi="Times New Roman" w:cs="Times New Roman"/>
          <w:b/>
          <w:bCs/>
          <w:color w:val="44546A" w:themeColor="text2"/>
          <w:sz w:val="24"/>
          <w:szCs w:val="24"/>
        </w:rPr>
        <w:t>Fields</w:t>
      </w:r>
    </w:p>
    <w:tbl>
      <w:tblPr>
        <w:tblW w:w="7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456"/>
        <w:gridCol w:w="1537"/>
        <w:gridCol w:w="1414"/>
        <w:gridCol w:w="1387"/>
        <w:gridCol w:w="2052"/>
      </w:tblGrid>
      <w:tr w:rsidR="008A0411" w:rsidRPr="000C54C6" w14:paraId="1D285AD7" w14:textId="77777777">
        <w:trPr>
          <w:tblHeader/>
        </w:trPr>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A0F1134"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Field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F13BE19"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Type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370A67D"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Optional / Mandatory</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73AFE857"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Picklist Values</w:t>
            </w: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3E715721"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Comments</w:t>
            </w:r>
          </w:p>
        </w:tc>
      </w:tr>
      <w:tr w:rsidR="008A0411" w:rsidRPr="000C54C6" w14:paraId="477D3A3C"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031B96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Product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EA19ED1"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Text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1956BD4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2FA8F2BD" w14:textId="77777777" w:rsidR="008A0411" w:rsidRPr="000C54C6" w:rsidRDefault="008A0411">
            <w:pPr>
              <w:widowControl/>
              <w:jc w:val="center"/>
              <w:rPr>
                <w:rFonts w:ascii="Times New Roman" w:hAnsi="Times New Roman" w:cs="Times New Roman"/>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7F75063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Name of the product fetched from SAP.</w:t>
            </w:r>
          </w:p>
        </w:tc>
      </w:tr>
      <w:tr w:rsidR="008A0411" w:rsidRPr="000C54C6" w14:paraId="5899347F"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A2FF52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Product Code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CDD8FF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Text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AE9080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48E56302" w14:textId="77777777" w:rsidR="008A0411" w:rsidRPr="000C54C6" w:rsidRDefault="008A0411">
            <w:pPr>
              <w:widowControl/>
              <w:jc w:val="center"/>
              <w:rPr>
                <w:rFonts w:ascii="Times New Roman" w:hAnsi="Times New Roman" w:cs="Times New Roman"/>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23143099"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Unique code fetched from SAP for product identification.</w:t>
            </w:r>
          </w:p>
        </w:tc>
      </w:tr>
      <w:tr w:rsidR="008A0411" w:rsidRPr="000C54C6" w14:paraId="6AC402C5" w14:textId="77777777">
        <w:trPr>
          <w:trHeight w:val="300"/>
        </w:trPr>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87FE0F4"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Brand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CE5AAF0"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1DB78CE" w14:textId="77777777" w:rsidR="008A0411" w:rsidRPr="000C54C6" w:rsidRDefault="008A0411">
            <w:pPr>
              <w:widowControl/>
              <w:jc w:val="center"/>
              <w:rPr>
                <w:rFonts w:ascii="Times New Roman" w:eastAsia="SimSun" w:hAnsi="Times New Roman" w:cs="Times New Roman"/>
                <w:lang w:eastAsia="zh-CN" w:bidi="ar"/>
              </w:rPr>
            </w:pP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5BB6327A" w14:textId="77777777" w:rsidR="008A0411" w:rsidRPr="000C54C6" w:rsidRDefault="008A0411">
            <w:pPr>
              <w:widowControl/>
              <w:jc w:val="center"/>
              <w:rPr>
                <w:rFonts w:ascii="Times New Roman" w:eastAsia="SimSun" w:hAnsi="Times New Roman" w:cs="Times New Roman"/>
                <w:lang w:eastAsia="zh-CN" w:bidi="ar"/>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77BB62A3" w14:textId="77777777" w:rsidR="008A0411" w:rsidRPr="000C54C6" w:rsidRDefault="0026591D">
            <w:pPr>
              <w:widowControl/>
              <w:rPr>
                <w:rFonts w:ascii="Times New Roman" w:eastAsia="SimSun" w:hAnsi="Times New Roman" w:cs="Times New Roman"/>
                <w:lang w:eastAsia="zh-CN" w:bidi="ar"/>
              </w:rPr>
            </w:pPr>
            <w:r w:rsidRPr="000C54C6">
              <w:rPr>
                <w:rFonts w:ascii="Times New Roman" w:eastAsia="SimSun" w:hAnsi="Times New Roman" w:cs="Times New Roman"/>
                <w:lang w:eastAsia="zh-CN" w:bidi="ar"/>
              </w:rPr>
              <w:t>Product Brand provided by SAP</w:t>
            </w:r>
          </w:p>
        </w:tc>
      </w:tr>
      <w:tr w:rsidR="008A0411" w:rsidRPr="000C54C6" w14:paraId="76F56B06"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CAB2DA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Product Category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E02998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4C8F60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3C929161" w14:textId="77777777" w:rsidR="008A0411" w:rsidRPr="000C54C6" w:rsidRDefault="008A0411">
            <w:pPr>
              <w:widowControl/>
              <w:jc w:val="center"/>
              <w:rPr>
                <w:rFonts w:ascii="Times New Roman" w:hAnsi="Times New Roman" w:cs="Times New Roman"/>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5DE00A3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Product category provided by SAP</w:t>
            </w:r>
          </w:p>
        </w:tc>
      </w:tr>
      <w:tr w:rsidR="008A0411" w:rsidRPr="000C54C6" w14:paraId="1821D26B"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017AD1B" w14:textId="77777777" w:rsidR="008A0411" w:rsidRPr="000C54C6" w:rsidRDefault="0026591D">
            <w:pPr>
              <w:widowControl/>
              <w:jc w:val="center"/>
              <w:rPr>
                <w:rFonts w:ascii="Times New Roman" w:hAnsi="Times New Roman" w:cs="Times New Roman"/>
                <w:color w:val="000000" w:themeColor="text1"/>
                <w:rPrChange w:id="2145" w:author="User" w:date="2026-02-02T18:38:00Z">
                  <w:rPr>
                    <w:rFonts w:ascii="Times New Roman" w:hAnsi="Times New Roman"/>
                  </w:rPr>
                </w:rPrChange>
              </w:rPr>
            </w:pPr>
            <w:r w:rsidRPr="000C54C6">
              <w:rPr>
                <w:rFonts w:ascii="Times New Roman" w:hAnsi="Times New Roman" w:cs="Times New Roman"/>
                <w:color w:val="000000" w:themeColor="text1"/>
                <w:rPrChange w:id="2146" w:author="User" w:date="2026-02-02T18:38:00Z">
                  <w:rPr>
                    <w:rFonts w:ascii="Times New Roman" w:hAnsi="Times New Roman"/>
                  </w:rPr>
                </w:rPrChange>
              </w:rPr>
              <w:t>In-Stock</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758BC3F" w14:textId="77777777" w:rsidR="008A0411" w:rsidRPr="000C54C6" w:rsidRDefault="0026591D">
            <w:pPr>
              <w:widowControl/>
              <w:jc w:val="center"/>
              <w:rPr>
                <w:rFonts w:ascii="Times New Roman" w:hAnsi="Times New Roman" w:cs="Times New Roman"/>
                <w:color w:val="000000" w:themeColor="text1"/>
                <w:rPrChange w:id="2147" w:author="User" w:date="2026-02-02T18:38:00Z">
                  <w:rPr>
                    <w:rFonts w:ascii="Times New Roman" w:hAnsi="Times New Roman"/>
                  </w:rPr>
                </w:rPrChange>
              </w:rPr>
            </w:pPr>
            <w:r w:rsidRPr="000C54C6">
              <w:rPr>
                <w:rFonts w:ascii="Times New Roman" w:hAnsi="Times New Roman" w:cs="Times New Roman"/>
                <w:color w:val="000000" w:themeColor="text1"/>
                <w:rPrChange w:id="2148" w:author="User" w:date="2026-02-02T18:38:00Z">
                  <w:rPr>
                    <w:rFonts w:ascii="Times New Roman" w:hAnsi="Times New Roman"/>
                  </w:rPr>
                </w:rPrChange>
              </w:rPr>
              <w:t>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23ABC1D" w14:textId="77777777" w:rsidR="008A0411" w:rsidRPr="000C54C6" w:rsidRDefault="0026591D">
            <w:pPr>
              <w:widowControl/>
              <w:jc w:val="center"/>
              <w:rPr>
                <w:rFonts w:ascii="Times New Roman" w:hAnsi="Times New Roman" w:cs="Times New Roman"/>
                <w:color w:val="000000" w:themeColor="text1"/>
                <w:rPrChange w:id="2149" w:author="User" w:date="2026-02-02T18:38:00Z">
                  <w:rPr>
                    <w:rFonts w:ascii="Times New Roman" w:hAnsi="Times New Roman"/>
                  </w:rPr>
                </w:rPrChange>
              </w:rPr>
            </w:pPr>
            <w:r w:rsidRPr="000C54C6">
              <w:rPr>
                <w:rFonts w:ascii="Times New Roman" w:hAnsi="Times New Roman" w:cs="Times New Roman"/>
                <w:color w:val="000000" w:themeColor="text1"/>
                <w:rPrChange w:id="2150" w:author="User" w:date="2026-02-02T18:38:00Z">
                  <w:rPr>
                    <w:rFonts w:ascii="Times New Roman" w:hAnsi="Times New Roman"/>
                  </w:rPr>
                </w:rPrChange>
              </w:rPr>
              <w:t>Optional</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324F8EB6" w14:textId="77777777" w:rsidR="008A0411" w:rsidRPr="000C54C6" w:rsidRDefault="008A0411">
            <w:pPr>
              <w:widowControl/>
              <w:jc w:val="center"/>
              <w:rPr>
                <w:rFonts w:ascii="Times New Roman" w:hAnsi="Times New Roman" w:cs="Times New Roman"/>
                <w:color w:val="000000" w:themeColor="text1"/>
                <w:rPrChange w:id="2151" w:author="User" w:date="2026-02-02T18:38:00Z">
                  <w:rPr>
                    <w:rFonts w:ascii="Times New Roman" w:hAnsi="Times New Roman"/>
                  </w:rPr>
                </w:rPrChange>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31229E5B" w14:textId="77777777" w:rsidR="008A0411" w:rsidRPr="000C54C6" w:rsidRDefault="0026591D">
            <w:pPr>
              <w:widowControl/>
              <w:rPr>
                <w:rFonts w:ascii="Times New Roman" w:hAnsi="Times New Roman" w:cs="Times New Roman"/>
                <w:color w:val="000000" w:themeColor="text1"/>
                <w:rPrChange w:id="2152" w:author="User" w:date="2026-02-02T18:38:00Z">
                  <w:rPr>
                    <w:rFonts w:ascii="Times New Roman" w:hAnsi="Times New Roman"/>
                  </w:rPr>
                </w:rPrChange>
              </w:rPr>
            </w:pPr>
            <w:r w:rsidRPr="000C54C6">
              <w:rPr>
                <w:rFonts w:ascii="Times New Roman" w:hAnsi="Times New Roman" w:cs="Times New Roman"/>
                <w:color w:val="000000" w:themeColor="text1"/>
                <w:rPrChange w:id="2153" w:author="User" w:date="2026-02-02T18:38:00Z">
                  <w:rPr>
                    <w:rFonts w:ascii="Times New Roman" w:hAnsi="Times New Roman"/>
                  </w:rPr>
                </w:rPrChange>
              </w:rPr>
              <w:t>Available stock fetched from SAP in real time.</w:t>
            </w:r>
            <w:ins w:id="2154" w:author="User" w:date="2025-12-09T13:55:00Z">
              <w:r w:rsidR="006B77D3" w:rsidRPr="000C54C6">
                <w:rPr>
                  <w:rFonts w:ascii="Times New Roman" w:eastAsia="SimSun" w:hAnsi="Times New Roman" w:cs="Times New Roman"/>
                  <w:color w:val="000000" w:themeColor="text1"/>
                  <w:lang w:eastAsia="zh-CN" w:bidi="ar"/>
                  <w:rPrChange w:id="2155" w:author="User" w:date="2026-02-02T18:38:00Z">
                    <w:rPr>
                      <w:rFonts w:ascii="Times New Roman" w:eastAsia="SimSun" w:hAnsi="Times New Roman" w:cs="Times New Roman"/>
                      <w:color w:val="FF0000"/>
                      <w:lang w:eastAsia="zh-CN" w:bidi="ar"/>
                    </w:rPr>
                  </w:rPrChange>
                </w:rPr>
                <w:br/>
              </w:r>
              <w:r w:rsidR="006B77D3" w:rsidRPr="000C54C6">
                <w:rPr>
                  <w:rFonts w:ascii="Times New Roman" w:hAnsi="Times New Roman" w:cs="Times New Roman"/>
                  <w:color w:val="000000" w:themeColor="text1"/>
                  <w:lang w:eastAsia="zh-CN" w:bidi="ar"/>
                  <w:rPrChange w:id="2156" w:author="User" w:date="2026-02-02T18:38:00Z">
                    <w:rPr>
                      <w:rFonts w:ascii="Times New Roman" w:hAnsi="Times New Roman" w:cs="Times New Roman"/>
                      <w:color w:val="FF0000"/>
                      <w:lang w:eastAsia="zh-CN" w:bidi="ar"/>
                    </w:rPr>
                  </w:rPrChange>
                </w:rPr>
                <w:br/>
              </w:r>
            </w:ins>
            <w:del w:id="2157" w:author="User" w:date="2026-01-07T14:16:00Z">
              <w:r w:rsidR="000549F5" w:rsidRPr="000C54C6" w:rsidDel="00FA0283">
                <w:rPr>
                  <w:rFonts w:ascii="Times New Roman" w:hAnsi="Times New Roman" w:cs="Times New Roman"/>
                  <w:color w:val="000000" w:themeColor="text1"/>
                  <w:lang w:eastAsia="zh-CN" w:bidi="ar"/>
                  <w:rPrChange w:id="2158" w:author="User" w:date="2026-02-02T18:38:00Z">
                    <w:rPr>
                      <w:rFonts w:ascii="Times New Roman" w:hAnsi="Times New Roman" w:cs="Times New Roman"/>
                      <w:color w:val="FF0000"/>
                      <w:lang w:eastAsia="zh-CN" w:bidi="ar"/>
                    </w:rPr>
                  </w:rPrChange>
                </w:rPr>
                <w:delText xml:space="preserve">. </w:delText>
              </w:r>
              <w:r w:rsidR="001A43E4" w:rsidRPr="000C54C6" w:rsidDel="00FA0283">
                <w:rPr>
                  <w:rStyle w:val="CommentReference"/>
                  <w:rFonts w:ascii="Times New Roman" w:hAnsi="Times New Roman" w:cs="Times New Roman"/>
                  <w:color w:val="000000" w:themeColor="text1"/>
                  <w:sz w:val="22"/>
                  <w:szCs w:val="22"/>
                  <w:rPrChange w:id="2159" w:author="User" w:date="2026-02-02T18:38:00Z">
                    <w:rPr>
                      <w:rStyle w:val="CommentReference"/>
                      <w:rFonts w:ascii="Times New Roman" w:hAnsi="Times New Roman"/>
                      <w:sz w:val="22"/>
                      <w:szCs w:val="22"/>
                    </w:rPr>
                  </w:rPrChange>
                </w:rPr>
                <w:commentReference w:id="2160"/>
              </w:r>
            </w:del>
          </w:p>
        </w:tc>
      </w:tr>
      <w:tr w:rsidR="007536E3" w:rsidRPr="000C54C6" w14:paraId="552A4027" w14:textId="77777777">
        <w:trPr>
          <w:ins w:id="2161" w:author="User" w:date="2026-01-07T14:17:00Z"/>
        </w:trPr>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491FFAD" w14:textId="77777777" w:rsidR="007536E3" w:rsidRPr="000C54C6" w:rsidRDefault="007536E3">
            <w:pPr>
              <w:widowControl/>
              <w:jc w:val="center"/>
              <w:rPr>
                <w:ins w:id="2162" w:author="User" w:date="2026-01-07T14:17:00Z"/>
                <w:rFonts w:ascii="Times New Roman" w:hAnsi="Times New Roman" w:cs="Times New Roman"/>
                <w:color w:val="000000" w:themeColor="text1"/>
                <w:u w:val="single"/>
                <w:rPrChange w:id="2163" w:author="User" w:date="2026-02-02T18:38:00Z">
                  <w:rPr>
                    <w:ins w:id="2164" w:author="User" w:date="2026-01-07T14:17:00Z"/>
                    <w:rFonts w:ascii="Times New Roman" w:hAnsi="Times New Roman"/>
                    <w:color w:val="000000" w:themeColor="text1"/>
                  </w:rPr>
                </w:rPrChange>
              </w:rPr>
            </w:pPr>
            <w:ins w:id="2165" w:author="User" w:date="2026-01-07T14:17:00Z">
              <w:r w:rsidRPr="000C54C6">
                <w:rPr>
                  <w:rFonts w:ascii="Times New Roman" w:hAnsi="Times New Roman" w:cs="Times New Roman"/>
                  <w:color w:val="000000" w:themeColor="text1"/>
                  <w:u w:val="single"/>
                  <w:rPrChange w:id="2166" w:author="User" w:date="2026-02-02T18:38:00Z">
                    <w:rPr>
                      <w:rFonts w:ascii="Times New Roman" w:hAnsi="Times New Roman"/>
                      <w:color w:val="000000" w:themeColor="text1"/>
                    </w:rPr>
                  </w:rPrChange>
                </w:rPr>
                <w:t>Batch Number</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00A8183" w14:textId="77777777" w:rsidR="007536E3" w:rsidRPr="000C54C6" w:rsidRDefault="007536E3">
            <w:pPr>
              <w:widowControl/>
              <w:jc w:val="center"/>
              <w:rPr>
                <w:ins w:id="2167" w:author="User" w:date="2026-01-07T14:17:00Z"/>
                <w:rFonts w:ascii="Times New Roman" w:hAnsi="Times New Roman" w:cs="Times New Roman"/>
                <w:color w:val="000000" w:themeColor="text1"/>
                <w:u w:val="single"/>
                <w:rPrChange w:id="2168" w:author="User" w:date="2026-02-02T18:38:00Z">
                  <w:rPr>
                    <w:ins w:id="2169" w:author="User" w:date="2026-01-07T14:17:00Z"/>
                    <w:rFonts w:ascii="Times New Roman" w:hAnsi="Times New Roman"/>
                    <w:color w:val="000000" w:themeColor="text1"/>
                  </w:rPr>
                </w:rPrChange>
              </w:rPr>
            </w:pPr>
            <w:ins w:id="2170" w:author="User" w:date="2026-01-07T14:17:00Z">
              <w:r w:rsidRPr="000C54C6">
                <w:rPr>
                  <w:rFonts w:ascii="Times New Roman" w:hAnsi="Times New Roman" w:cs="Times New Roman"/>
                  <w:color w:val="000000" w:themeColor="text1"/>
                  <w:u w:val="single"/>
                  <w:rPrChange w:id="2171" w:author="User" w:date="2026-02-02T18:38:00Z">
                    <w:rPr>
                      <w:rFonts w:ascii="Times New Roman" w:hAnsi="Times New Roman"/>
                      <w:color w:val="000000" w:themeColor="text1"/>
                    </w:rPr>
                  </w:rPrChange>
                </w:rPr>
                <w:t>Text</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E176D7C" w14:textId="77777777" w:rsidR="007536E3" w:rsidRPr="000C54C6" w:rsidRDefault="007536E3">
            <w:pPr>
              <w:widowControl/>
              <w:jc w:val="center"/>
              <w:rPr>
                <w:ins w:id="2172" w:author="User" w:date="2026-01-07T14:17:00Z"/>
                <w:rFonts w:ascii="Times New Roman" w:hAnsi="Times New Roman" w:cs="Times New Roman"/>
                <w:color w:val="000000" w:themeColor="text1"/>
                <w:u w:val="single"/>
                <w:rPrChange w:id="2173" w:author="User" w:date="2026-02-02T18:38:00Z">
                  <w:rPr>
                    <w:ins w:id="2174" w:author="User" w:date="2026-01-07T14:17:00Z"/>
                    <w:rFonts w:ascii="Times New Roman" w:hAnsi="Times New Roman"/>
                    <w:color w:val="000000" w:themeColor="text1"/>
                  </w:rPr>
                </w:rPrChange>
              </w:rPr>
            </w:pPr>
            <w:ins w:id="2175" w:author="User" w:date="2026-01-07T14:17:00Z">
              <w:r w:rsidRPr="000C54C6">
                <w:rPr>
                  <w:rFonts w:ascii="Times New Roman" w:hAnsi="Times New Roman" w:cs="Times New Roman"/>
                  <w:color w:val="000000" w:themeColor="text1"/>
                  <w:u w:val="single"/>
                  <w:rPrChange w:id="2176" w:author="User" w:date="2026-02-02T18:38:00Z">
                    <w:rPr>
                      <w:rFonts w:ascii="Times New Roman" w:hAnsi="Times New Roman"/>
                      <w:color w:val="000000" w:themeColor="text1"/>
                    </w:rPr>
                  </w:rPrChange>
                </w:rPr>
                <w:t>Optional</w:t>
              </w:r>
            </w:ins>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23D0014B" w14:textId="77777777" w:rsidR="007536E3" w:rsidRPr="000C54C6" w:rsidRDefault="007536E3">
            <w:pPr>
              <w:widowControl/>
              <w:jc w:val="center"/>
              <w:rPr>
                <w:ins w:id="2177" w:author="User" w:date="2026-01-07T14:17:00Z"/>
                <w:rFonts w:ascii="Times New Roman" w:hAnsi="Times New Roman" w:cs="Times New Roman"/>
                <w:color w:val="000000" w:themeColor="text1"/>
                <w:u w:val="single"/>
                <w:rPrChange w:id="2178" w:author="User" w:date="2026-02-02T18:38:00Z">
                  <w:rPr>
                    <w:ins w:id="2179" w:author="User" w:date="2026-01-07T14:17:00Z"/>
                    <w:rFonts w:ascii="Times New Roman" w:hAnsi="Times New Roman"/>
                    <w:color w:val="000000" w:themeColor="text1"/>
                  </w:rPr>
                </w:rPrChange>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7DCE6C84" w14:textId="77777777" w:rsidR="007536E3" w:rsidRPr="00651507" w:rsidRDefault="007536E3" w:rsidP="00FA0283">
            <w:pPr>
              <w:widowControl/>
              <w:rPr>
                <w:ins w:id="2180" w:author="User" w:date="2026-01-07T14:19:00Z"/>
                <w:rFonts w:ascii="Times New Roman" w:hAnsi="Times New Roman" w:cs="Times New Roman"/>
                <w:color w:val="000000" w:themeColor="text1"/>
                <w:rPrChange w:id="2181" w:author="User" w:date="2026-02-06T14:00:00Z">
                  <w:rPr>
                    <w:ins w:id="2182" w:author="User" w:date="2026-01-07T14:19:00Z"/>
                    <w:rFonts w:ascii="Times New Roman" w:hAnsi="Times New Roman" w:cs="Times New Roman"/>
                    <w:color w:val="000000" w:themeColor="text1"/>
                    <w:lang w:eastAsia="zh-CN" w:bidi="ar"/>
                  </w:rPr>
                </w:rPrChange>
              </w:rPr>
            </w:pPr>
            <w:ins w:id="2183" w:author="User" w:date="2026-01-07T14:17:00Z">
              <w:r w:rsidRPr="00651507">
                <w:rPr>
                  <w:rFonts w:ascii="Times New Roman" w:hAnsi="Times New Roman" w:cs="Times New Roman"/>
                  <w:color w:val="000000" w:themeColor="text1"/>
                  <w:rPrChange w:id="2184" w:author="User" w:date="2026-02-06T14:00:00Z">
                    <w:rPr>
                      <w:rFonts w:ascii="Times New Roman" w:hAnsi="Times New Roman" w:cs="Times New Roman"/>
                      <w:color w:val="000000" w:themeColor="text1"/>
                      <w:lang w:eastAsia="zh-CN" w:bidi="ar"/>
                    </w:rPr>
                  </w:rPrChange>
                </w:rPr>
                <w:t xml:space="preserve">Batch Number </w:t>
              </w:r>
            </w:ins>
            <w:ins w:id="2185" w:author="User" w:date="2026-01-07T14:19:00Z">
              <w:r w:rsidRPr="00651507">
                <w:rPr>
                  <w:rFonts w:ascii="Times New Roman" w:hAnsi="Times New Roman" w:cs="Times New Roman"/>
                  <w:color w:val="000000" w:themeColor="text1"/>
                  <w:rPrChange w:id="2186" w:author="User" w:date="2026-02-06T14:00:00Z">
                    <w:rPr>
                      <w:rFonts w:ascii="Times New Roman" w:hAnsi="Times New Roman" w:cs="Times New Roman"/>
                      <w:color w:val="000000" w:themeColor="text1"/>
                      <w:lang w:eastAsia="zh-CN" w:bidi="ar"/>
                    </w:rPr>
                  </w:rPrChange>
                </w:rPr>
                <w:t xml:space="preserve">fetched from SAP to SFDC.  </w:t>
              </w:r>
            </w:ins>
          </w:p>
          <w:p w14:paraId="7325EEB9" w14:textId="77777777" w:rsidR="007536E3" w:rsidRPr="00651507" w:rsidRDefault="007536E3" w:rsidP="00FA0283">
            <w:pPr>
              <w:widowControl/>
              <w:rPr>
                <w:ins w:id="2187" w:author="User" w:date="2026-01-07T14:19:00Z"/>
                <w:rFonts w:ascii="Times New Roman" w:hAnsi="Times New Roman" w:cs="Times New Roman"/>
                <w:color w:val="000000" w:themeColor="text1"/>
                <w:rPrChange w:id="2188" w:author="User" w:date="2026-02-06T14:00:00Z">
                  <w:rPr>
                    <w:ins w:id="2189" w:author="User" w:date="2026-01-07T14:19:00Z"/>
                    <w:rFonts w:ascii="Times New Roman" w:hAnsi="Times New Roman" w:cs="Times New Roman"/>
                    <w:color w:val="000000" w:themeColor="text1"/>
                    <w:lang w:eastAsia="zh-CN" w:bidi="ar"/>
                  </w:rPr>
                </w:rPrChange>
              </w:rPr>
            </w:pPr>
          </w:p>
          <w:p w14:paraId="11442945" w14:textId="77777777" w:rsidR="007536E3" w:rsidRPr="00651507" w:rsidRDefault="007536E3" w:rsidP="00FA0283">
            <w:pPr>
              <w:widowControl/>
              <w:rPr>
                <w:ins w:id="2190" w:author="User" w:date="2026-01-07T14:18:00Z"/>
                <w:rFonts w:ascii="Times New Roman" w:hAnsi="Times New Roman" w:cs="Times New Roman"/>
                <w:color w:val="000000" w:themeColor="text1"/>
                <w:rPrChange w:id="2191" w:author="User" w:date="2026-02-06T14:00:00Z">
                  <w:rPr>
                    <w:ins w:id="2192" w:author="User" w:date="2026-01-07T14:18:00Z"/>
                    <w:rFonts w:ascii="Times New Roman" w:hAnsi="Times New Roman" w:cs="Times New Roman"/>
                    <w:color w:val="000000" w:themeColor="text1"/>
                    <w:lang w:eastAsia="zh-CN" w:bidi="ar"/>
                  </w:rPr>
                </w:rPrChange>
              </w:rPr>
            </w:pPr>
            <w:ins w:id="2193" w:author="User" w:date="2026-01-07T14:20:00Z">
              <w:r w:rsidRPr="00651507">
                <w:rPr>
                  <w:rFonts w:ascii="Times New Roman" w:hAnsi="Times New Roman" w:cs="Times New Roman"/>
                  <w:color w:val="000000" w:themeColor="text1"/>
                  <w:rPrChange w:id="2194" w:author="User" w:date="2026-02-06T14:00:00Z">
                    <w:rPr>
                      <w:rFonts w:ascii="Times New Roman" w:hAnsi="Times New Roman" w:cs="Times New Roman"/>
                      <w:color w:val="000000" w:themeColor="text1"/>
                      <w:lang w:eastAsia="zh-CN" w:bidi="ar"/>
                    </w:rPr>
                  </w:rPrChange>
                </w:rPr>
                <w:t>During the quote creation complete q</w:t>
              </w:r>
            </w:ins>
            <w:ins w:id="2195" w:author="User" w:date="2026-01-07T14:22:00Z">
              <w:r w:rsidRPr="00651507">
                <w:rPr>
                  <w:rFonts w:ascii="Times New Roman" w:hAnsi="Times New Roman" w:cs="Times New Roman"/>
                  <w:color w:val="000000" w:themeColor="text1"/>
                  <w:rPrChange w:id="2196" w:author="User" w:date="2026-02-06T14:00:00Z">
                    <w:rPr>
                      <w:rFonts w:ascii="Times New Roman" w:hAnsi="Times New Roman" w:cs="Times New Roman"/>
                      <w:color w:val="000000" w:themeColor="text1"/>
                      <w:lang w:eastAsia="zh-CN" w:bidi="ar"/>
                    </w:rPr>
                  </w:rPrChange>
                </w:rPr>
                <w:t>u</w:t>
              </w:r>
            </w:ins>
            <w:ins w:id="2197" w:author="User" w:date="2026-01-07T14:23:00Z">
              <w:r w:rsidRPr="00651507">
                <w:rPr>
                  <w:rFonts w:ascii="Times New Roman" w:hAnsi="Times New Roman" w:cs="Times New Roman"/>
                  <w:color w:val="000000" w:themeColor="text1"/>
                  <w:rPrChange w:id="2198" w:author="User" w:date="2026-02-06T14:00:00Z">
                    <w:rPr>
                      <w:rFonts w:ascii="Times New Roman" w:hAnsi="Times New Roman" w:cs="Times New Roman"/>
                      <w:color w:val="000000" w:themeColor="text1"/>
                      <w:lang w:eastAsia="zh-CN" w:bidi="ar"/>
                    </w:rPr>
                  </w:rPrChange>
                </w:rPr>
                <w:t>a</w:t>
              </w:r>
            </w:ins>
            <w:ins w:id="2199" w:author="User" w:date="2026-01-07T14:22:00Z">
              <w:r w:rsidRPr="00651507">
                <w:rPr>
                  <w:rFonts w:ascii="Times New Roman" w:hAnsi="Times New Roman" w:cs="Times New Roman"/>
                  <w:color w:val="000000" w:themeColor="text1"/>
                  <w:rPrChange w:id="2200" w:author="User" w:date="2026-02-06T14:00:00Z">
                    <w:rPr>
                      <w:rFonts w:ascii="Times New Roman" w:hAnsi="Times New Roman" w:cs="Times New Roman"/>
                      <w:color w:val="000000" w:themeColor="text1"/>
                      <w:lang w:eastAsia="zh-CN" w:bidi="ar"/>
                    </w:rPr>
                  </w:rPrChange>
                </w:rPr>
                <w:t>n</w:t>
              </w:r>
            </w:ins>
            <w:ins w:id="2201" w:author="User" w:date="2026-01-07T14:20:00Z">
              <w:r w:rsidRPr="00651507">
                <w:rPr>
                  <w:rFonts w:ascii="Times New Roman" w:hAnsi="Times New Roman" w:cs="Times New Roman"/>
                  <w:color w:val="000000" w:themeColor="text1"/>
                  <w:rPrChange w:id="2202" w:author="User" w:date="2026-02-06T14:00:00Z">
                    <w:rPr>
                      <w:rFonts w:ascii="Times New Roman" w:hAnsi="Times New Roman" w:cs="Times New Roman"/>
                      <w:color w:val="000000" w:themeColor="text1"/>
                      <w:lang w:eastAsia="zh-CN" w:bidi="ar"/>
                    </w:rPr>
                  </w:rPrChange>
                </w:rPr>
                <w:t>t</w:t>
              </w:r>
            </w:ins>
            <w:ins w:id="2203" w:author="User" w:date="2026-01-07T14:23:00Z">
              <w:r w:rsidRPr="00651507">
                <w:rPr>
                  <w:rFonts w:ascii="Times New Roman" w:hAnsi="Times New Roman" w:cs="Times New Roman"/>
                  <w:color w:val="000000" w:themeColor="text1"/>
                  <w:rPrChange w:id="2204" w:author="User" w:date="2026-02-06T14:00:00Z">
                    <w:rPr>
                      <w:rFonts w:ascii="Times New Roman" w:hAnsi="Times New Roman" w:cs="Times New Roman"/>
                      <w:color w:val="000000" w:themeColor="text1"/>
                      <w:lang w:eastAsia="zh-CN" w:bidi="ar"/>
                    </w:rPr>
                  </w:rPrChange>
                </w:rPr>
                <w:t>it</w:t>
              </w:r>
            </w:ins>
            <w:ins w:id="2205" w:author="User" w:date="2026-01-07T14:20:00Z">
              <w:r w:rsidRPr="00651507">
                <w:rPr>
                  <w:rFonts w:ascii="Times New Roman" w:hAnsi="Times New Roman" w:cs="Times New Roman"/>
                  <w:color w:val="000000" w:themeColor="text1"/>
                  <w:rPrChange w:id="2206" w:author="User" w:date="2026-02-06T14:00:00Z">
                    <w:rPr>
                      <w:rFonts w:ascii="Times New Roman" w:hAnsi="Times New Roman" w:cs="Times New Roman"/>
                      <w:color w:val="000000" w:themeColor="text1"/>
                      <w:lang w:eastAsia="zh-CN" w:bidi="ar"/>
                    </w:rPr>
                  </w:rPrChange>
                </w:rPr>
                <w:t>y will be shown</w:t>
              </w:r>
            </w:ins>
            <w:ins w:id="2207" w:author="User" w:date="2026-01-07T14:21:00Z">
              <w:r w:rsidRPr="00651507">
                <w:rPr>
                  <w:rFonts w:ascii="Times New Roman" w:hAnsi="Times New Roman" w:cs="Times New Roman"/>
                  <w:color w:val="000000" w:themeColor="text1"/>
                  <w:rPrChange w:id="2208" w:author="User" w:date="2026-02-06T14:00:00Z">
                    <w:rPr>
                      <w:rFonts w:ascii="Times New Roman" w:hAnsi="Times New Roman" w:cs="Times New Roman"/>
                      <w:color w:val="000000" w:themeColor="text1"/>
                      <w:lang w:eastAsia="zh-CN" w:bidi="ar"/>
                    </w:rPr>
                  </w:rPrChange>
                </w:rPr>
                <w:t xml:space="preserve">  </w:t>
              </w:r>
            </w:ins>
            <w:ins w:id="2209" w:author="User" w:date="2026-01-07T14:20:00Z">
              <w:r w:rsidRPr="00651507">
                <w:rPr>
                  <w:rFonts w:ascii="Times New Roman" w:hAnsi="Times New Roman" w:cs="Times New Roman"/>
                  <w:color w:val="000000" w:themeColor="text1"/>
                  <w:rPrChange w:id="2210" w:author="User" w:date="2026-02-06T14:00:00Z">
                    <w:rPr>
                      <w:rFonts w:ascii="Times New Roman" w:hAnsi="Times New Roman" w:cs="Times New Roman"/>
                      <w:color w:val="000000" w:themeColor="text1"/>
                      <w:lang w:eastAsia="zh-CN" w:bidi="ar"/>
                    </w:rPr>
                  </w:rPrChange>
                </w:rPr>
                <w:t xml:space="preserve"> </w:t>
              </w:r>
            </w:ins>
            <w:ins w:id="2211" w:author="User" w:date="2026-01-07T14:19:00Z">
              <w:r w:rsidRPr="00651507">
                <w:rPr>
                  <w:rFonts w:ascii="Times New Roman" w:hAnsi="Times New Roman" w:cs="Times New Roman"/>
                  <w:color w:val="000000" w:themeColor="text1"/>
                  <w:rPrChange w:id="2212" w:author="User" w:date="2026-02-06T14:00:00Z">
                    <w:rPr>
                      <w:rFonts w:ascii="Times New Roman" w:hAnsi="Times New Roman" w:cs="Times New Roman"/>
                      <w:color w:val="000000" w:themeColor="text1"/>
                      <w:lang w:eastAsia="zh-CN" w:bidi="ar"/>
                    </w:rPr>
                  </w:rPrChange>
                </w:rPr>
                <w:t xml:space="preserve"> </w:t>
              </w:r>
            </w:ins>
          </w:p>
          <w:p w14:paraId="3E36023D" w14:textId="77777777" w:rsidR="00651507" w:rsidRDefault="00651507" w:rsidP="00FA0283">
            <w:pPr>
              <w:widowControl/>
              <w:rPr>
                <w:ins w:id="2213" w:author="User" w:date="2026-02-06T14:00:00Z"/>
                <w:rFonts w:ascii="Times New Roman" w:hAnsi="Times New Roman" w:cs="Times New Roman"/>
                <w:color w:val="000000" w:themeColor="text1"/>
              </w:rPr>
            </w:pPr>
          </w:p>
          <w:p w14:paraId="7EEFEB7E" w14:textId="61010875" w:rsidR="007536E3" w:rsidRPr="00651507" w:rsidRDefault="00D53212" w:rsidP="00651507">
            <w:pPr>
              <w:widowControl/>
              <w:rPr>
                <w:ins w:id="2214" w:author="User" w:date="2026-01-07T14:17:00Z"/>
                <w:rFonts w:ascii="Times New Roman" w:hAnsi="Times New Roman" w:cs="Times New Roman"/>
                <w:color w:val="000000" w:themeColor="text1"/>
                <w:rPrChange w:id="2215" w:author="User" w:date="2026-02-06T14:00:00Z">
                  <w:rPr>
                    <w:ins w:id="2216" w:author="User" w:date="2026-01-07T14:17:00Z"/>
                    <w:rFonts w:ascii="Times New Roman" w:hAnsi="Times New Roman"/>
                    <w:color w:val="000000" w:themeColor="text1"/>
                  </w:rPr>
                </w:rPrChange>
              </w:rPr>
              <w:pPrChange w:id="2217" w:author="User" w:date="2026-02-06T14:00:00Z">
                <w:pPr>
                  <w:widowControl/>
                </w:pPr>
              </w:pPrChange>
            </w:pPr>
            <w:ins w:id="2218" w:author="User" w:date="2026-01-07T14:33:00Z">
              <w:r w:rsidRPr="00651507">
                <w:rPr>
                  <w:rFonts w:ascii="Times New Roman" w:hAnsi="Times New Roman" w:cs="Times New Roman"/>
                  <w:color w:val="000000" w:themeColor="text1"/>
                  <w:rPrChange w:id="2219" w:author="User" w:date="2026-02-06T14:00:00Z">
                    <w:rPr>
                      <w:rFonts w:ascii="Times New Roman" w:hAnsi="Times New Roman"/>
                      <w:color w:val="000000" w:themeColor="text1"/>
                    </w:rPr>
                  </w:rPrChange>
                </w:rPr>
                <w:t xml:space="preserve">Batch Number split for the sales order </w:t>
              </w:r>
            </w:ins>
            <w:ins w:id="2220" w:author="User" w:date="2026-02-06T14:00:00Z">
              <w:r w:rsidR="00651507">
                <w:rPr>
                  <w:rFonts w:ascii="Times New Roman" w:hAnsi="Times New Roman" w:cs="Times New Roman"/>
                  <w:color w:val="000000" w:themeColor="text1"/>
                </w:rPr>
                <w:t xml:space="preserve">will be </w:t>
              </w:r>
            </w:ins>
            <w:ins w:id="2221" w:author="User" w:date="2026-01-07T14:34:00Z">
              <w:r w:rsidRPr="00651507">
                <w:rPr>
                  <w:rFonts w:ascii="Times New Roman" w:hAnsi="Times New Roman" w:cs="Times New Roman"/>
                  <w:color w:val="000000" w:themeColor="text1"/>
                  <w:rPrChange w:id="2222" w:author="User" w:date="2026-02-06T14:00:00Z">
                    <w:rPr>
                      <w:rFonts w:ascii="Times New Roman" w:hAnsi="Times New Roman"/>
                      <w:color w:val="000000" w:themeColor="text1"/>
                    </w:rPr>
                  </w:rPrChange>
                </w:rPr>
                <w:t>accommodated</w:t>
              </w:r>
            </w:ins>
            <w:ins w:id="2223" w:author="User" w:date="2026-01-07T14:33:00Z">
              <w:r w:rsidRPr="00651507">
                <w:rPr>
                  <w:rFonts w:ascii="Times New Roman" w:hAnsi="Times New Roman" w:cs="Times New Roman"/>
                  <w:color w:val="000000" w:themeColor="text1"/>
                  <w:rPrChange w:id="2224" w:author="User" w:date="2026-02-06T14:00:00Z">
                    <w:rPr>
                      <w:rFonts w:ascii="Times New Roman" w:hAnsi="Times New Roman"/>
                      <w:color w:val="000000" w:themeColor="text1"/>
                    </w:rPr>
                  </w:rPrChange>
                </w:rPr>
                <w:t xml:space="preserve"> </w:t>
              </w:r>
            </w:ins>
          </w:p>
        </w:tc>
      </w:tr>
      <w:tr w:rsidR="008A0411" w:rsidRPr="000C54C6" w14:paraId="01BC3F0A"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0EBE9E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Price Book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579965F" w14:textId="77777777" w:rsidR="008A0411" w:rsidRPr="000C54C6" w:rsidRDefault="0026591D">
            <w:pPr>
              <w:widowControl/>
              <w:jc w:val="center"/>
              <w:rPr>
                <w:rFonts w:ascii="Times New Roman" w:hAnsi="Times New Roman" w:cs="Times New Roman"/>
              </w:rPr>
            </w:pPr>
            <w:r w:rsidRPr="000C54C6">
              <w:rPr>
                <w:rFonts w:ascii="Times New Roman" w:hAnsi="Times New Roman" w:cs="Times New Roman"/>
              </w:rPr>
              <w:t>Lookup(product)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48A5E41"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6B4EAFBD" w14:textId="77777777" w:rsidR="008A0411" w:rsidRPr="000C54C6" w:rsidRDefault="008A0411">
            <w:pPr>
              <w:widowControl/>
              <w:jc w:val="center"/>
              <w:rPr>
                <w:rFonts w:ascii="Times New Roman" w:hAnsi="Times New Roman" w:cs="Times New Roman"/>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44B8D47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Price Book name as per SAP data.</w:t>
            </w:r>
          </w:p>
        </w:tc>
      </w:tr>
      <w:tr w:rsidR="008A0411" w:rsidRPr="000C54C6" w14:paraId="48EE73C7"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DCB19A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Product Price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3A31BC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Currency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36D1CB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0BF3BBFA" w14:textId="77777777" w:rsidR="008A0411" w:rsidRPr="000C54C6" w:rsidRDefault="008A0411">
            <w:pPr>
              <w:widowControl/>
              <w:jc w:val="center"/>
              <w:rPr>
                <w:rFonts w:ascii="Times New Roman" w:hAnsi="Times New Roman" w:cs="Times New Roman"/>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207F2656"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Product price fetched from SAP.</w:t>
            </w:r>
          </w:p>
        </w:tc>
      </w:tr>
      <w:tr w:rsidR="008A0411" w:rsidRPr="000C54C6" w14:paraId="08B247B6"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EDC7E8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lastRenderedPageBreak/>
              <w:t>Created By / Last Modified By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BEE9D5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C17EC1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1387" w:type="dxa"/>
            <w:tcBorders>
              <w:top w:val="single" w:sz="4" w:space="0" w:color="auto"/>
              <w:left w:val="single" w:sz="4" w:space="0" w:color="auto"/>
              <w:bottom w:val="single" w:sz="4" w:space="0" w:color="auto"/>
              <w:right w:val="single" w:sz="4" w:space="0" w:color="auto"/>
              <w:tl2br w:val="nil"/>
              <w:tr2bl w:val="nil"/>
            </w:tcBorders>
            <w:vAlign w:val="center"/>
          </w:tcPr>
          <w:p w14:paraId="7CC969E6" w14:textId="77777777" w:rsidR="008A0411" w:rsidRPr="000C54C6" w:rsidRDefault="008A0411">
            <w:pPr>
              <w:widowControl/>
              <w:jc w:val="center"/>
              <w:rPr>
                <w:rFonts w:ascii="Times New Roman" w:hAnsi="Times New Roman" w:cs="Times New Roman"/>
              </w:rPr>
            </w:pPr>
          </w:p>
        </w:tc>
        <w:tc>
          <w:tcPr>
            <w:tcW w:w="2052" w:type="dxa"/>
            <w:tcBorders>
              <w:top w:val="single" w:sz="4" w:space="0" w:color="auto"/>
              <w:left w:val="single" w:sz="4" w:space="0" w:color="auto"/>
              <w:bottom w:val="single" w:sz="4" w:space="0" w:color="auto"/>
              <w:right w:val="single" w:sz="4" w:space="0" w:color="auto"/>
              <w:tl2br w:val="nil"/>
              <w:tr2bl w:val="nil"/>
            </w:tcBorders>
            <w:vAlign w:val="center"/>
          </w:tcPr>
          <w:p w14:paraId="55F08F32"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Standard Salesforce fields.</w:t>
            </w:r>
          </w:p>
        </w:tc>
      </w:tr>
    </w:tbl>
    <w:p w14:paraId="3A75BCBA" w14:textId="77777777" w:rsidR="008A0411" w:rsidRPr="000C54C6" w:rsidRDefault="008A0411">
      <w:pPr>
        <w:pStyle w:val="ListParagraph"/>
        <w:tabs>
          <w:tab w:val="left" w:pos="426"/>
        </w:tabs>
        <w:spacing w:before="4"/>
        <w:ind w:left="0" w:firstLine="0"/>
        <w:jc w:val="both"/>
        <w:rPr>
          <w:rFonts w:ascii="Times New Roman" w:eastAsia="SimSun" w:hAnsi="Times New Roman" w:cs="Times New Roman"/>
          <w:b/>
          <w:bCs/>
          <w:color w:val="70AD47" w:themeColor="accent6"/>
        </w:rPr>
      </w:pPr>
    </w:p>
    <w:p w14:paraId="51D5FA78" w14:textId="77777777" w:rsidR="00D53212" w:rsidRPr="000C54C6" w:rsidRDefault="00D53212">
      <w:pPr>
        <w:pStyle w:val="ListParagraph"/>
        <w:tabs>
          <w:tab w:val="left" w:pos="426"/>
        </w:tabs>
        <w:spacing w:before="4"/>
        <w:ind w:left="0" w:firstLine="0"/>
        <w:jc w:val="both"/>
        <w:rPr>
          <w:ins w:id="2225" w:author="User" w:date="2026-01-07T14:28:00Z"/>
          <w:rFonts w:ascii="Times New Roman" w:eastAsia="SimSun" w:hAnsi="Times New Roman" w:cs="Times New Roman"/>
          <w:b/>
          <w:bCs/>
          <w:color w:val="000000" w:themeColor="text1"/>
          <w:sz w:val="24"/>
          <w:szCs w:val="24"/>
        </w:rPr>
      </w:pPr>
    </w:p>
    <w:p w14:paraId="18F6B1B3" w14:textId="77777777" w:rsidR="00D53212" w:rsidRPr="000C54C6" w:rsidRDefault="00D53212">
      <w:pPr>
        <w:pStyle w:val="ListParagraph"/>
        <w:tabs>
          <w:tab w:val="left" w:pos="426"/>
        </w:tabs>
        <w:spacing w:before="4"/>
        <w:ind w:left="0" w:firstLine="0"/>
        <w:jc w:val="both"/>
        <w:rPr>
          <w:ins w:id="2226" w:author="User" w:date="2026-01-07T14:28:00Z"/>
          <w:rFonts w:ascii="Times New Roman" w:eastAsia="SimSun" w:hAnsi="Times New Roman" w:cs="Times New Roman"/>
          <w:b/>
          <w:bCs/>
          <w:color w:val="000000" w:themeColor="text1"/>
          <w:sz w:val="24"/>
          <w:szCs w:val="24"/>
        </w:rPr>
      </w:pPr>
    </w:p>
    <w:p w14:paraId="4B0BED47" w14:textId="77777777" w:rsidR="008A0411" w:rsidRPr="000C54C6" w:rsidRDefault="0026591D">
      <w:pPr>
        <w:pStyle w:val="ListParagraph"/>
        <w:tabs>
          <w:tab w:val="left" w:pos="426"/>
        </w:tabs>
        <w:spacing w:before="4"/>
        <w:ind w:left="0" w:firstLine="0"/>
        <w:jc w:val="both"/>
        <w:rPr>
          <w:rFonts w:ascii="Times New Roman" w:eastAsia="SimSun" w:hAnsi="Times New Roman" w:cs="Times New Roman"/>
          <w:b/>
          <w:bCs/>
          <w:color w:val="70AD47" w:themeColor="accent6"/>
        </w:rPr>
      </w:pPr>
      <w:r w:rsidRPr="000C54C6">
        <w:rPr>
          <w:rFonts w:ascii="Times New Roman" w:eastAsia="SimSun" w:hAnsi="Times New Roman" w:cs="Times New Roman"/>
          <w:b/>
          <w:bCs/>
          <w:color w:val="000000" w:themeColor="text1"/>
          <w:sz w:val="24"/>
          <w:szCs w:val="24"/>
        </w:rPr>
        <w:t xml:space="preserve">Product custom fields  </w:t>
      </w:r>
      <w:r w:rsidRPr="000C54C6">
        <w:rPr>
          <w:rFonts w:ascii="Times New Roman" w:eastAsia="SimSun" w:hAnsi="Times New Roman" w:cs="Times New Roman"/>
          <w:b/>
          <w:bCs/>
          <w:color w:val="70AD47" w:themeColor="accent6"/>
        </w:rPr>
        <w:br/>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Change w:id="2227" w:author="User" w:date="2025-12-09T13:55: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PrChange>
      </w:tblPr>
      <w:tblGrid>
        <w:gridCol w:w="2536"/>
        <w:gridCol w:w="1208"/>
        <w:gridCol w:w="73"/>
        <w:gridCol w:w="1098"/>
        <w:gridCol w:w="731"/>
        <w:gridCol w:w="2665"/>
        <w:gridCol w:w="48"/>
        <w:tblGridChange w:id="2228">
          <w:tblGrid>
            <w:gridCol w:w="1298"/>
            <w:gridCol w:w="1238"/>
            <w:gridCol w:w="123"/>
            <w:gridCol w:w="1085"/>
            <w:gridCol w:w="528"/>
            <w:gridCol w:w="643"/>
            <w:gridCol w:w="224"/>
            <w:gridCol w:w="507"/>
            <w:gridCol w:w="2650"/>
            <w:gridCol w:w="63"/>
          </w:tblGrid>
        </w:tblGridChange>
      </w:tblGrid>
      <w:tr w:rsidR="008A0411" w:rsidRPr="000C54C6" w14:paraId="2DBAB4FA" w14:textId="77777777" w:rsidTr="00FC76A5">
        <w:trPr>
          <w:gridAfter w:val="1"/>
          <w:wAfter w:w="54" w:type="dxa"/>
          <w:tblHeader/>
          <w:trPrChange w:id="2229" w:author="User" w:date="2025-12-09T13:55:00Z">
            <w:trPr>
              <w:gridAfter w:val="1"/>
              <w:tblHeader/>
            </w:trPr>
          </w:trPrChange>
        </w:trPr>
        <w:tc>
          <w:tcPr>
            <w:tcW w:w="0" w:type="auto"/>
            <w:tcBorders>
              <w:tl2br w:val="nil"/>
              <w:tr2bl w:val="nil"/>
            </w:tcBorders>
            <w:vAlign w:val="center"/>
            <w:tcPrChange w:id="2230" w:author="User" w:date="2025-12-09T13:55:00Z">
              <w:tcPr>
                <w:tcW w:w="0" w:type="auto"/>
                <w:tcBorders>
                  <w:tl2br w:val="nil"/>
                  <w:tr2bl w:val="nil"/>
                </w:tcBorders>
                <w:vAlign w:val="center"/>
              </w:tcPr>
            </w:tcPrChange>
          </w:tcPr>
          <w:p w14:paraId="239AA10D"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Field Name</w:t>
            </w:r>
          </w:p>
        </w:tc>
        <w:tc>
          <w:tcPr>
            <w:tcW w:w="1281" w:type="dxa"/>
            <w:gridSpan w:val="2"/>
            <w:tcBorders>
              <w:tl2br w:val="nil"/>
              <w:tr2bl w:val="nil"/>
            </w:tcBorders>
            <w:vAlign w:val="center"/>
            <w:tcPrChange w:id="2231" w:author="User" w:date="2025-12-09T13:55:00Z">
              <w:tcPr>
                <w:tcW w:w="1361" w:type="dxa"/>
                <w:gridSpan w:val="2"/>
                <w:tcBorders>
                  <w:tl2br w:val="nil"/>
                  <w:tr2bl w:val="nil"/>
                </w:tcBorders>
                <w:vAlign w:val="center"/>
              </w:tcPr>
            </w:tcPrChange>
          </w:tcPr>
          <w:p w14:paraId="7E21248B"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Type</w:t>
            </w:r>
          </w:p>
        </w:tc>
        <w:tc>
          <w:tcPr>
            <w:tcW w:w="1098" w:type="dxa"/>
            <w:tcBorders>
              <w:tl2br w:val="nil"/>
              <w:tr2bl w:val="nil"/>
            </w:tcBorders>
            <w:vAlign w:val="center"/>
            <w:tcPrChange w:id="2232" w:author="User" w:date="2025-12-09T13:55:00Z">
              <w:tcPr>
                <w:tcW w:w="1613" w:type="dxa"/>
                <w:gridSpan w:val="2"/>
                <w:tcBorders>
                  <w:tl2br w:val="nil"/>
                  <w:tr2bl w:val="nil"/>
                </w:tcBorders>
                <w:vAlign w:val="center"/>
              </w:tcPr>
            </w:tcPrChange>
          </w:tcPr>
          <w:p w14:paraId="5883EADF"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Optional / Mandatory</w:t>
            </w:r>
          </w:p>
        </w:tc>
        <w:tc>
          <w:tcPr>
            <w:tcW w:w="731" w:type="dxa"/>
            <w:tcBorders>
              <w:tl2br w:val="nil"/>
              <w:tr2bl w:val="nil"/>
            </w:tcBorders>
            <w:vAlign w:val="center"/>
            <w:tcPrChange w:id="2233" w:author="User" w:date="2025-12-09T13:55:00Z">
              <w:tcPr>
                <w:tcW w:w="0" w:type="auto"/>
                <w:gridSpan w:val="2"/>
                <w:tcBorders>
                  <w:tl2br w:val="nil"/>
                  <w:tr2bl w:val="nil"/>
                </w:tcBorders>
                <w:vAlign w:val="center"/>
              </w:tcPr>
            </w:tcPrChange>
          </w:tcPr>
          <w:p w14:paraId="57D648F3"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Picklist Values</w:t>
            </w:r>
          </w:p>
        </w:tc>
        <w:tc>
          <w:tcPr>
            <w:tcW w:w="2722" w:type="dxa"/>
            <w:tcBorders>
              <w:tl2br w:val="nil"/>
              <w:tr2bl w:val="nil"/>
            </w:tcBorders>
            <w:vAlign w:val="center"/>
            <w:tcPrChange w:id="2234" w:author="User" w:date="2025-12-09T13:55:00Z">
              <w:tcPr>
                <w:tcW w:w="3157" w:type="dxa"/>
                <w:gridSpan w:val="2"/>
                <w:tcBorders>
                  <w:tl2br w:val="nil"/>
                  <w:tr2bl w:val="nil"/>
                </w:tcBorders>
                <w:vAlign w:val="center"/>
              </w:tcPr>
            </w:tcPrChange>
          </w:tcPr>
          <w:p w14:paraId="52B9673F"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Comments</w:t>
            </w:r>
          </w:p>
        </w:tc>
      </w:tr>
      <w:tr w:rsidR="008A0411" w:rsidRPr="000C54C6" w14:paraId="1B1DFFD5" w14:textId="77777777" w:rsidTr="00FC76A5">
        <w:trPr>
          <w:gridAfter w:val="1"/>
          <w:wAfter w:w="54" w:type="dxa"/>
          <w:trPrChange w:id="2235" w:author="User" w:date="2025-12-09T13:55:00Z">
            <w:trPr>
              <w:gridAfter w:val="1"/>
            </w:trPr>
          </w:trPrChange>
        </w:trPr>
        <w:tc>
          <w:tcPr>
            <w:tcW w:w="0" w:type="auto"/>
            <w:tcBorders>
              <w:tl2br w:val="nil"/>
              <w:tr2bl w:val="nil"/>
            </w:tcBorders>
            <w:vAlign w:val="center"/>
            <w:tcPrChange w:id="2236" w:author="User" w:date="2025-12-09T13:55:00Z">
              <w:tcPr>
                <w:tcW w:w="0" w:type="auto"/>
                <w:tcBorders>
                  <w:tl2br w:val="nil"/>
                  <w:tr2bl w:val="nil"/>
                </w:tcBorders>
                <w:vAlign w:val="center"/>
              </w:tcPr>
            </w:tcPrChange>
          </w:tcPr>
          <w:p w14:paraId="6EBDB388"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Product Name</w:t>
            </w:r>
          </w:p>
        </w:tc>
        <w:tc>
          <w:tcPr>
            <w:tcW w:w="1281" w:type="dxa"/>
            <w:gridSpan w:val="2"/>
            <w:tcBorders>
              <w:tl2br w:val="nil"/>
              <w:tr2bl w:val="nil"/>
            </w:tcBorders>
            <w:vAlign w:val="center"/>
            <w:tcPrChange w:id="2237" w:author="User" w:date="2025-12-09T13:55:00Z">
              <w:tcPr>
                <w:tcW w:w="1361" w:type="dxa"/>
                <w:gridSpan w:val="2"/>
                <w:tcBorders>
                  <w:tl2br w:val="nil"/>
                  <w:tr2bl w:val="nil"/>
                </w:tcBorders>
                <w:vAlign w:val="center"/>
              </w:tcPr>
            </w:tcPrChange>
          </w:tcPr>
          <w:p w14:paraId="7E9D6B01"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Text</w:t>
            </w:r>
          </w:p>
        </w:tc>
        <w:tc>
          <w:tcPr>
            <w:tcW w:w="1098" w:type="dxa"/>
            <w:tcBorders>
              <w:tl2br w:val="nil"/>
              <w:tr2bl w:val="nil"/>
            </w:tcBorders>
            <w:vAlign w:val="center"/>
            <w:tcPrChange w:id="2238" w:author="User" w:date="2025-12-09T13:55:00Z">
              <w:tcPr>
                <w:tcW w:w="1613" w:type="dxa"/>
                <w:gridSpan w:val="2"/>
                <w:tcBorders>
                  <w:tl2br w:val="nil"/>
                  <w:tr2bl w:val="nil"/>
                </w:tcBorders>
                <w:vAlign w:val="center"/>
              </w:tcPr>
            </w:tcPrChange>
          </w:tcPr>
          <w:p w14:paraId="781EF64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Mandatory</w:t>
            </w:r>
          </w:p>
        </w:tc>
        <w:tc>
          <w:tcPr>
            <w:tcW w:w="731" w:type="dxa"/>
            <w:tcBorders>
              <w:tl2br w:val="nil"/>
              <w:tr2bl w:val="nil"/>
            </w:tcBorders>
            <w:vAlign w:val="center"/>
            <w:tcPrChange w:id="2239" w:author="User" w:date="2025-12-09T13:55:00Z">
              <w:tcPr>
                <w:tcW w:w="0" w:type="auto"/>
                <w:gridSpan w:val="2"/>
                <w:tcBorders>
                  <w:tl2br w:val="nil"/>
                  <w:tr2bl w:val="nil"/>
                </w:tcBorders>
                <w:vAlign w:val="center"/>
              </w:tcPr>
            </w:tcPrChange>
          </w:tcPr>
          <w:p w14:paraId="56DAF7CE"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40" w:author="User" w:date="2025-12-09T13:55:00Z">
              <w:tcPr>
                <w:tcW w:w="3157" w:type="dxa"/>
                <w:gridSpan w:val="2"/>
                <w:tcBorders>
                  <w:tl2br w:val="nil"/>
                  <w:tr2bl w:val="nil"/>
                </w:tcBorders>
                <w:vAlign w:val="center"/>
              </w:tcPr>
            </w:tcPrChange>
          </w:tcPr>
          <w:p w14:paraId="296176F9"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Name of the product (fetched from SAP).</w:t>
            </w:r>
          </w:p>
        </w:tc>
      </w:tr>
      <w:tr w:rsidR="008A0411" w:rsidRPr="000C54C6" w14:paraId="43D2C637" w14:textId="77777777" w:rsidTr="00FC76A5">
        <w:trPr>
          <w:gridAfter w:val="1"/>
          <w:wAfter w:w="54" w:type="dxa"/>
          <w:trPrChange w:id="2241" w:author="User" w:date="2025-12-09T13:55:00Z">
            <w:trPr>
              <w:gridAfter w:val="1"/>
            </w:trPr>
          </w:trPrChange>
        </w:trPr>
        <w:tc>
          <w:tcPr>
            <w:tcW w:w="0" w:type="auto"/>
            <w:tcBorders>
              <w:tl2br w:val="nil"/>
              <w:tr2bl w:val="nil"/>
            </w:tcBorders>
            <w:vAlign w:val="center"/>
            <w:tcPrChange w:id="2242" w:author="User" w:date="2025-12-09T13:55:00Z">
              <w:tcPr>
                <w:tcW w:w="0" w:type="auto"/>
                <w:tcBorders>
                  <w:tl2br w:val="nil"/>
                  <w:tr2bl w:val="nil"/>
                </w:tcBorders>
                <w:vAlign w:val="center"/>
              </w:tcPr>
            </w:tcPrChange>
          </w:tcPr>
          <w:p w14:paraId="68EC4BE5"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MRP</w:t>
            </w:r>
          </w:p>
        </w:tc>
        <w:tc>
          <w:tcPr>
            <w:tcW w:w="1281" w:type="dxa"/>
            <w:gridSpan w:val="2"/>
            <w:tcBorders>
              <w:tl2br w:val="nil"/>
              <w:tr2bl w:val="nil"/>
            </w:tcBorders>
            <w:vAlign w:val="center"/>
            <w:tcPrChange w:id="2243" w:author="User" w:date="2025-12-09T13:55:00Z">
              <w:tcPr>
                <w:tcW w:w="1361" w:type="dxa"/>
                <w:gridSpan w:val="2"/>
                <w:tcBorders>
                  <w:tl2br w:val="nil"/>
                  <w:tr2bl w:val="nil"/>
                </w:tcBorders>
                <w:vAlign w:val="center"/>
              </w:tcPr>
            </w:tcPrChange>
          </w:tcPr>
          <w:p w14:paraId="4C286EE6"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Currency</w:t>
            </w:r>
          </w:p>
        </w:tc>
        <w:tc>
          <w:tcPr>
            <w:tcW w:w="1098" w:type="dxa"/>
            <w:tcBorders>
              <w:tl2br w:val="nil"/>
              <w:tr2bl w:val="nil"/>
            </w:tcBorders>
            <w:vAlign w:val="center"/>
            <w:tcPrChange w:id="2244" w:author="User" w:date="2025-12-09T13:55:00Z">
              <w:tcPr>
                <w:tcW w:w="1613" w:type="dxa"/>
                <w:gridSpan w:val="2"/>
                <w:tcBorders>
                  <w:tl2br w:val="nil"/>
                  <w:tr2bl w:val="nil"/>
                </w:tcBorders>
                <w:vAlign w:val="center"/>
              </w:tcPr>
            </w:tcPrChange>
          </w:tcPr>
          <w:p w14:paraId="46335E2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Mandatory</w:t>
            </w:r>
          </w:p>
        </w:tc>
        <w:tc>
          <w:tcPr>
            <w:tcW w:w="731" w:type="dxa"/>
            <w:tcBorders>
              <w:tl2br w:val="nil"/>
              <w:tr2bl w:val="nil"/>
            </w:tcBorders>
            <w:vAlign w:val="center"/>
            <w:tcPrChange w:id="2245" w:author="User" w:date="2025-12-09T13:55:00Z">
              <w:tcPr>
                <w:tcW w:w="0" w:type="auto"/>
                <w:gridSpan w:val="2"/>
                <w:tcBorders>
                  <w:tl2br w:val="nil"/>
                  <w:tr2bl w:val="nil"/>
                </w:tcBorders>
                <w:vAlign w:val="center"/>
              </w:tcPr>
            </w:tcPrChange>
          </w:tcPr>
          <w:p w14:paraId="3BB0980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46" w:author="User" w:date="2025-12-09T13:55:00Z">
              <w:tcPr>
                <w:tcW w:w="3157" w:type="dxa"/>
                <w:gridSpan w:val="2"/>
                <w:tcBorders>
                  <w:tl2br w:val="nil"/>
                  <w:tr2bl w:val="nil"/>
                </w:tcBorders>
                <w:vAlign w:val="center"/>
              </w:tcPr>
            </w:tcPrChange>
          </w:tcPr>
          <w:p w14:paraId="00C5EAF1"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Maximum Retail Price as per SAP.</w:t>
            </w:r>
          </w:p>
        </w:tc>
      </w:tr>
      <w:tr w:rsidR="008A0411" w:rsidRPr="000C54C6" w14:paraId="0CC990D9" w14:textId="77777777" w:rsidTr="00FC76A5">
        <w:trPr>
          <w:gridAfter w:val="1"/>
          <w:wAfter w:w="54" w:type="dxa"/>
          <w:trPrChange w:id="2247" w:author="User" w:date="2025-12-09T13:55:00Z">
            <w:trPr>
              <w:gridAfter w:val="1"/>
            </w:trPr>
          </w:trPrChange>
        </w:trPr>
        <w:tc>
          <w:tcPr>
            <w:tcW w:w="0" w:type="auto"/>
            <w:tcBorders>
              <w:tl2br w:val="nil"/>
              <w:tr2bl w:val="nil"/>
            </w:tcBorders>
            <w:vAlign w:val="center"/>
            <w:tcPrChange w:id="2248" w:author="User" w:date="2025-12-09T13:55:00Z">
              <w:tcPr>
                <w:tcW w:w="0" w:type="auto"/>
                <w:tcBorders>
                  <w:tl2br w:val="nil"/>
                  <w:tr2bl w:val="nil"/>
                </w:tcBorders>
                <w:vAlign w:val="center"/>
              </w:tcPr>
            </w:tcPrChange>
          </w:tcPr>
          <w:p w14:paraId="080AFB56"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NRP / MSP / MOP</w:t>
            </w:r>
          </w:p>
        </w:tc>
        <w:tc>
          <w:tcPr>
            <w:tcW w:w="1281" w:type="dxa"/>
            <w:gridSpan w:val="2"/>
            <w:tcBorders>
              <w:tl2br w:val="nil"/>
              <w:tr2bl w:val="nil"/>
            </w:tcBorders>
            <w:vAlign w:val="center"/>
            <w:tcPrChange w:id="2249" w:author="User" w:date="2025-12-09T13:55:00Z">
              <w:tcPr>
                <w:tcW w:w="1361" w:type="dxa"/>
                <w:gridSpan w:val="2"/>
                <w:tcBorders>
                  <w:tl2br w:val="nil"/>
                  <w:tr2bl w:val="nil"/>
                </w:tcBorders>
                <w:vAlign w:val="center"/>
              </w:tcPr>
            </w:tcPrChange>
          </w:tcPr>
          <w:p w14:paraId="2858B888"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Currency</w:t>
            </w:r>
          </w:p>
        </w:tc>
        <w:tc>
          <w:tcPr>
            <w:tcW w:w="1098" w:type="dxa"/>
            <w:tcBorders>
              <w:tl2br w:val="nil"/>
              <w:tr2bl w:val="nil"/>
            </w:tcBorders>
            <w:vAlign w:val="center"/>
            <w:tcPrChange w:id="2250" w:author="User" w:date="2025-12-09T13:55:00Z">
              <w:tcPr>
                <w:tcW w:w="1613" w:type="dxa"/>
                <w:gridSpan w:val="2"/>
                <w:tcBorders>
                  <w:tl2br w:val="nil"/>
                  <w:tr2bl w:val="nil"/>
                </w:tcBorders>
                <w:vAlign w:val="center"/>
              </w:tcPr>
            </w:tcPrChange>
          </w:tcPr>
          <w:p w14:paraId="6EAC0C46"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Mandatory</w:t>
            </w:r>
          </w:p>
        </w:tc>
        <w:tc>
          <w:tcPr>
            <w:tcW w:w="731" w:type="dxa"/>
            <w:tcBorders>
              <w:tl2br w:val="nil"/>
              <w:tr2bl w:val="nil"/>
            </w:tcBorders>
            <w:vAlign w:val="center"/>
            <w:tcPrChange w:id="2251" w:author="User" w:date="2025-12-09T13:55:00Z">
              <w:tcPr>
                <w:tcW w:w="0" w:type="auto"/>
                <w:gridSpan w:val="2"/>
                <w:tcBorders>
                  <w:tl2br w:val="nil"/>
                  <w:tr2bl w:val="nil"/>
                </w:tcBorders>
                <w:vAlign w:val="center"/>
              </w:tcPr>
            </w:tcPrChange>
          </w:tcPr>
          <w:p w14:paraId="595FD596"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52" w:author="User" w:date="2025-12-09T13:55:00Z">
              <w:tcPr>
                <w:tcW w:w="3157" w:type="dxa"/>
                <w:gridSpan w:val="2"/>
                <w:tcBorders>
                  <w:tl2br w:val="nil"/>
                  <w:tr2bl w:val="nil"/>
                </w:tcBorders>
                <w:vAlign w:val="center"/>
              </w:tcPr>
            </w:tcPrChange>
          </w:tcPr>
          <w:p w14:paraId="4C91B495"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Net/Market/Selling/Offer Price (MRP &amp; MSP will be part of Pricebook).</w:t>
            </w:r>
            <w:ins w:id="2253" w:author="User" w:date="2026-01-07T14:32:00Z">
              <w:r w:rsidR="00D53212" w:rsidRPr="000C54C6">
                <w:rPr>
                  <w:rFonts w:ascii="Times New Roman" w:eastAsia="SimSun" w:hAnsi="Times New Roman" w:cs="Times New Roman"/>
                  <w:lang w:eastAsia="zh-CN" w:bidi="ar"/>
                </w:rPr>
                <w:t xml:space="preserve"> </w:t>
              </w:r>
            </w:ins>
          </w:p>
        </w:tc>
      </w:tr>
      <w:tr w:rsidR="008A0411" w:rsidRPr="000C54C6" w14:paraId="6002F109" w14:textId="77777777" w:rsidTr="00FC76A5">
        <w:trPr>
          <w:gridAfter w:val="1"/>
          <w:wAfter w:w="54" w:type="dxa"/>
          <w:trPrChange w:id="2254" w:author="User" w:date="2025-12-09T13:55:00Z">
            <w:trPr>
              <w:gridAfter w:val="1"/>
            </w:trPr>
          </w:trPrChange>
        </w:trPr>
        <w:tc>
          <w:tcPr>
            <w:tcW w:w="0" w:type="auto"/>
            <w:tcBorders>
              <w:tl2br w:val="nil"/>
              <w:tr2bl w:val="nil"/>
            </w:tcBorders>
            <w:vAlign w:val="center"/>
            <w:tcPrChange w:id="2255" w:author="User" w:date="2025-12-09T13:55:00Z">
              <w:tcPr>
                <w:tcW w:w="0" w:type="auto"/>
                <w:tcBorders>
                  <w:tl2br w:val="nil"/>
                  <w:tr2bl w:val="nil"/>
                </w:tcBorders>
                <w:vAlign w:val="center"/>
              </w:tcPr>
            </w:tcPrChange>
          </w:tcPr>
          <w:p w14:paraId="2BC68AB5"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Product Code</w:t>
            </w:r>
          </w:p>
        </w:tc>
        <w:tc>
          <w:tcPr>
            <w:tcW w:w="1281" w:type="dxa"/>
            <w:gridSpan w:val="2"/>
            <w:tcBorders>
              <w:tl2br w:val="nil"/>
              <w:tr2bl w:val="nil"/>
            </w:tcBorders>
            <w:vAlign w:val="center"/>
            <w:tcPrChange w:id="2256" w:author="User" w:date="2025-12-09T13:55:00Z">
              <w:tcPr>
                <w:tcW w:w="1361" w:type="dxa"/>
                <w:gridSpan w:val="2"/>
                <w:tcBorders>
                  <w:tl2br w:val="nil"/>
                  <w:tr2bl w:val="nil"/>
                </w:tcBorders>
                <w:vAlign w:val="center"/>
              </w:tcPr>
            </w:tcPrChange>
          </w:tcPr>
          <w:p w14:paraId="7AC40C3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Text</w:t>
            </w:r>
          </w:p>
        </w:tc>
        <w:tc>
          <w:tcPr>
            <w:tcW w:w="1098" w:type="dxa"/>
            <w:tcBorders>
              <w:tl2br w:val="nil"/>
              <w:tr2bl w:val="nil"/>
            </w:tcBorders>
            <w:vAlign w:val="center"/>
            <w:tcPrChange w:id="2257" w:author="User" w:date="2025-12-09T13:55:00Z">
              <w:tcPr>
                <w:tcW w:w="1613" w:type="dxa"/>
                <w:gridSpan w:val="2"/>
                <w:tcBorders>
                  <w:tl2br w:val="nil"/>
                  <w:tr2bl w:val="nil"/>
                </w:tcBorders>
                <w:vAlign w:val="center"/>
              </w:tcPr>
            </w:tcPrChange>
          </w:tcPr>
          <w:p w14:paraId="4E16226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Mandatory</w:t>
            </w:r>
          </w:p>
        </w:tc>
        <w:tc>
          <w:tcPr>
            <w:tcW w:w="731" w:type="dxa"/>
            <w:tcBorders>
              <w:tl2br w:val="nil"/>
              <w:tr2bl w:val="nil"/>
            </w:tcBorders>
            <w:vAlign w:val="center"/>
            <w:tcPrChange w:id="2258" w:author="User" w:date="2025-12-09T13:55:00Z">
              <w:tcPr>
                <w:tcW w:w="0" w:type="auto"/>
                <w:gridSpan w:val="2"/>
                <w:tcBorders>
                  <w:tl2br w:val="nil"/>
                  <w:tr2bl w:val="nil"/>
                </w:tcBorders>
                <w:vAlign w:val="center"/>
              </w:tcPr>
            </w:tcPrChange>
          </w:tcPr>
          <w:p w14:paraId="4232A3B5"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59" w:author="User" w:date="2025-12-09T13:55:00Z">
              <w:tcPr>
                <w:tcW w:w="3157" w:type="dxa"/>
                <w:gridSpan w:val="2"/>
                <w:tcBorders>
                  <w:tl2br w:val="nil"/>
                  <w:tr2bl w:val="nil"/>
                </w:tcBorders>
                <w:vAlign w:val="center"/>
              </w:tcPr>
            </w:tcPrChange>
          </w:tcPr>
          <w:p w14:paraId="2BBF2BE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Unique code fetched from SAP for product identification.</w:t>
            </w:r>
          </w:p>
        </w:tc>
      </w:tr>
      <w:tr w:rsidR="008A0411" w:rsidRPr="000C54C6" w14:paraId="0D553DD1" w14:textId="77777777" w:rsidTr="00FC76A5">
        <w:trPr>
          <w:gridAfter w:val="1"/>
          <w:wAfter w:w="54" w:type="dxa"/>
          <w:trPrChange w:id="2260" w:author="User" w:date="2025-12-09T13:55:00Z">
            <w:trPr>
              <w:gridAfter w:val="1"/>
            </w:trPr>
          </w:trPrChange>
        </w:trPr>
        <w:tc>
          <w:tcPr>
            <w:tcW w:w="0" w:type="auto"/>
            <w:tcBorders>
              <w:tl2br w:val="nil"/>
              <w:tr2bl w:val="nil"/>
            </w:tcBorders>
            <w:vAlign w:val="center"/>
            <w:tcPrChange w:id="2261" w:author="User" w:date="2025-12-09T13:55:00Z">
              <w:tcPr>
                <w:tcW w:w="0" w:type="auto"/>
                <w:tcBorders>
                  <w:tl2br w:val="nil"/>
                  <w:tr2bl w:val="nil"/>
                </w:tcBorders>
                <w:vAlign w:val="center"/>
              </w:tcPr>
            </w:tcPrChange>
          </w:tcPr>
          <w:p w14:paraId="6BE5DD1A"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Owner</w:t>
            </w:r>
          </w:p>
        </w:tc>
        <w:tc>
          <w:tcPr>
            <w:tcW w:w="1281" w:type="dxa"/>
            <w:gridSpan w:val="2"/>
            <w:tcBorders>
              <w:tl2br w:val="nil"/>
              <w:tr2bl w:val="nil"/>
            </w:tcBorders>
            <w:vAlign w:val="center"/>
            <w:tcPrChange w:id="2262" w:author="User" w:date="2025-12-09T13:55:00Z">
              <w:tcPr>
                <w:tcW w:w="1361" w:type="dxa"/>
                <w:gridSpan w:val="2"/>
                <w:tcBorders>
                  <w:tl2br w:val="nil"/>
                  <w:tr2bl w:val="nil"/>
                </w:tcBorders>
                <w:vAlign w:val="center"/>
              </w:tcPr>
            </w:tcPrChange>
          </w:tcPr>
          <w:p w14:paraId="6C6031C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Lookup(User)</w:t>
            </w:r>
          </w:p>
        </w:tc>
        <w:tc>
          <w:tcPr>
            <w:tcW w:w="1098" w:type="dxa"/>
            <w:tcBorders>
              <w:tl2br w:val="nil"/>
              <w:tr2bl w:val="nil"/>
            </w:tcBorders>
            <w:vAlign w:val="center"/>
            <w:tcPrChange w:id="2263" w:author="User" w:date="2025-12-09T13:55:00Z">
              <w:tcPr>
                <w:tcW w:w="1613" w:type="dxa"/>
                <w:gridSpan w:val="2"/>
                <w:tcBorders>
                  <w:tl2br w:val="nil"/>
                  <w:tr2bl w:val="nil"/>
                </w:tcBorders>
                <w:vAlign w:val="center"/>
              </w:tcPr>
            </w:tcPrChange>
          </w:tcPr>
          <w:p w14:paraId="4163229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System / Mandatory</w:t>
            </w:r>
          </w:p>
        </w:tc>
        <w:tc>
          <w:tcPr>
            <w:tcW w:w="731" w:type="dxa"/>
            <w:tcBorders>
              <w:tl2br w:val="nil"/>
              <w:tr2bl w:val="nil"/>
            </w:tcBorders>
            <w:vAlign w:val="center"/>
            <w:tcPrChange w:id="2264" w:author="User" w:date="2025-12-09T13:55:00Z">
              <w:tcPr>
                <w:tcW w:w="0" w:type="auto"/>
                <w:gridSpan w:val="2"/>
                <w:tcBorders>
                  <w:tl2br w:val="nil"/>
                  <w:tr2bl w:val="nil"/>
                </w:tcBorders>
                <w:vAlign w:val="center"/>
              </w:tcPr>
            </w:tcPrChange>
          </w:tcPr>
          <w:p w14:paraId="1333FA91"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65" w:author="User" w:date="2025-12-09T13:55:00Z">
              <w:tcPr>
                <w:tcW w:w="3157" w:type="dxa"/>
                <w:gridSpan w:val="2"/>
                <w:tcBorders>
                  <w:tl2br w:val="nil"/>
                  <w:tr2bl w:val="nil"/>
                </w:tcBorders>
                <w:vAlign w:val="center"/>
              </w:tcPr>
            </w:tcPrChange>
          </w:tcPr>
          <w:p w14:paraId="4C20471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Standard Salesforce Owner field.</w:t>
            </w:r>
          </w:p>
        </w:tc>
      </w:tr>
      <w:tr w:rsidR="008A0411" w:rsidRPr="000C54C6" w14:paraId="23934B75" w14:textId="77777777" w:rsidTr="00FC76A5">
        <w:trPr>
          <w:gridAfter w:val="1"/>
          <w:wAfter w:w="54" w:type="dxa"/>
          <w:trPrChange w:id="2266" w:author="User" w:date="2025-12-09T13:55:00Z">
            <w:trPr>
              <w:gridAfter w:val="1"/>
            </w:trPr>
          </w:trPrChange>
        </w:trPr>
        <w:tc>
          <w:tcPr>
            <w:tcW w:w="0" w:type="auto"/>
            <w:tcBorders>
              <w:tl2br w:val="nil"/>
              <w:tr2bl w:val="nil"/>
            </w:tcBorders>
            <w:vAlign w:val="center"/>
            <w:tcPrChange w:id="2267" w:author="User" w:date="2025-12-09T13:55:00Z">
              <w:tcPr>
                <w:tcW w:w="0" w:type="auto"/>
                <w:tcBorders>
                  <w:tl2br w:val="nil"/>
                  <w:tr2bl w:val="nil"/>
                </w:tcBorders>
                <w:vAlign w:val="center"/>
              </w:tcPr>
            </w:tcPrChange>
          </w:tcPr>
          <w:p w14:paraId="1A312E54"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Brand</w:t>
            </w:r>
          </w:p>
        </w:tc>
        <w:tc>
          <w:tcPr>
            <w:tcW w:w="1281" w:type="dxa"/>
            <w:gridSpan w:val="2"/>
            <w:tcBorders>
              <w:tl2br w:val="nil"/>
              <w:tr2bl w:val="nil"/>
            </w:tcBorders>
            <w:vAlign w:val="center"/>
            <w:tcPrChange w:id="2268" w:author="User" w:date="2025-12-09T13:55:00Z">
              <w:tcPr>
                <w:tcW w:w="1361" w:type="dxa"/>
                <w:gridSpan w:val="2"/>
                <w:tcBorders>
                  <w:tl2br w:val="nil"/>
                  <w:tr2bl w:val="nil"/>
                </w:tcBorders>
                <w:vAlign w:val="center"/>
              </w:tcPr>
            </w:tcPrChange>
          </w:tcPr>
          <w:p w14:paraId="6BCB173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Picklist</w:t>
            </w:r>
          </w:p>
        </w:tc>
        <w:tc>
          <w:tcPr>
            <w:tcW w:w="1098" w:type="dxa"/>
            <w:tcBorders>
              <w:tl2br w:val="nil"/>
              <w:tr2bl w:val="nil"/>
            </w:tcBorders>
            <w:vAlign w:val="center"/>
            <w:tcPrChange w:id="2269" w:author="User" w:date="2025-12-09T13:55:00Z">
              <w:tcPr>
                <w:tcW w:w="1613" w:type="dxa"/>
                <w:gridSpan w:val="2"/>
                <w:tcBorders>
                  <w:tl2br w:val="nil"/>
                  <w:tr2bl w:val="nil"/>
                </w:tcBorders>
                <w:vAlign w:val="center"/>
              </w:tcPr>
            </w:tcPrChange>
          </w:tcPr>
          <w:p w14:paraId="69469CDA"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Mandatory (if required)</w:t>
            </w:r>
          </w:p>
        </w:tc>
        <w:tc>
          <w:tcPr>
            <w:tcW w:w="731" w:type="dxa"/>
            <w:tcBorders>
              <w:tl2br w:val="nil"/>
              <w:tr2bl w:val="nil"/>
            </w:tcBorders>
            <w:vAlign w:val="center"/>
            <w:tcPrChange w:id="2270" w:author="User" w:date="2025-12-09T13:55:00Z">
              <w:tcPr>
                <w:tcW w:w="0" w:type="auto"/>
                <w:gridSpan w:val="2"/>
                <w:tcBorders>
                  <w:tl2br w:val="nil"/>
                  <w:tr2bl w:val="nil"/>
                </w:tcBorders>
                <w:vAlign w:val="center"/>
              </w:tcPr>
            </w:tcPrChange>
          </w:tcPr>
          <w:p w14:paraId="54FC4B68" w14:textId="77777777" w:rsidR="008A0411" w:rsidRPr="000C54C6" w:rsidRDefault="0026591D">
            <w:pPr>
              <w:widowControl/>
              <w:rPr>
                <w:rFonts w:ascii="Times New Roman" w:hAnsi="Times New Roman" w:cs="Times New Roman"/>
              </w:rPr>
            </w:pPr>
            <w:r w:rsidRPr="000C54C6">
              <w:rPr>
                <w:rFonts w:ascii="Times New Roman" w:hAnsi="Times New Roman" w:cs="Times New Roman"/>
              </w:rPr>
              <w:t>__</w:t>
            </w:r>
          </w:p>
        </w:tc>
        <w:tc>
          <w:tcPr>
            <w:tcW w:w="2722" w:type="dxa"/>
            <w:tcBorders>
              <w:tl2br w:val="nil"/>
              <w:tr2bl w:val="nil"/>
            </w:tcBorders>
            <w:vAlign w:val="center"/>
            <w:tcPrChange w:id="2271" w:author="User" w:date="2025-12-09T13:55:00Z">
              <w:tcPr>
                <w:tcW w:w="3157" w:type="dxa"/>
                <w:gridSpan w:val="2"/>
                <w:tcBorders>
                  <w:tl2br w:val="nil"/>
                  <w:tr2bl w:val="nil"/>
                </w:tcBorders>
                <w:vAlign w:val="center"/>
              </w:tcPr>
            </w:tcPrChange>
          </w:tcPr>
          <w:p w14:paraId="6DE5CA6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Brand name provided by SAP.</w:t>
            </w:r>
          </w:p>
        </w:tc>
      </w:tr>
      <w:tr w:rsidR="008A0411" w:rsidRPr="000C54C6" w14:paraId="15486ED4" w14:textId="77777777" w:rsidTr="00FC76A5">
        <w:trPr>
          <w:gridAfter w:val="1"/>
          <w:wAfter w:w="54" w:type="dxa"/>
          <w:trPrChange w:id="2272" w:author="User" w:date="2025-12-09T13:55:00Z">
            <w:trPr>
              <w:gridAfter w:val="1"/>
            </w:trPr>
          </w:trPrChange>
        </w:trPr>
        <w:tc>
          <w:tcPr>
            <w:tcW w:w="0" w:type="auto"/>
            <w:tcBorders>
              <w:tl2br w:val="nil"/>
              <w:tr2bl w:val="nil"/>
            </w:tcBorders>
            <w:vAlign w:val="center"/>
            <w:tcPrChange w:id="2273" w:author="User" w:date="2025-12-09T13:55:00Z">
              <w:tcPr>
                <w:tcW w:w="0" w:type="auto"/>
                <w:tcBorders>
                  <w:tl2br w:val="nil"/>
                  <w:tr2bl w:val="nil"/>
                </w:tcBorders>
                <w:vAlign w:val="center"/>
              </w:tcPr>
            </w:tcPrChange>
          </w:tcPr>
          <w:p w14:paraId="64C28039"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Product Category</w:t>
            </w:r>
          </w:p>
        </w:tc>
        <w:tc>
          <w:tcPr>
            <w:tcW w:w="1281" w:type="dxa"/>
            <w:gridSpan w:val="2"/>
            <w:tcBorders>
              <w:tl2br w:val="nil"/>
              <w:tr2bl w:val="nil"/>
            </w:tcBorders>
            <w:vAlign w:val="center"/>
            <w:tcPrChange w:id="2274" w:author="User" w:date="2025-12-09T13:55:00Z">
              <w:tcPr>
                <w:tcW w:w="1361" w:type="dxa"/>
                <w:gridSpan w:val="2"/>
                <w:tcBorders>
                  <w:tl2br w:val="nil"/>
                  <w:tr2bl w:val="nil"/>
                </w:tcBorders>
                <w:vAlign w:val="center"/>
              </w:tcPr>
            </w:tcPrChange>
          </w:tcPr>
          <w:p w14:paraId="14BDF7CE"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Picklist</w:t>
            </w:r>
          </w:p>
        </w:tc>
        <w:tc>
          <w:tcPr>
            <w:tcW w:w="1098" w:type="dxa"/>
            <w:tcBorders>
              <w:tl2br w:val="nil"/>
              <w:tr2bl w:val="nil"/>
            </w:tcBorders>
            <w:vAlign w:val="center"/>
            <w:tcPrChange w:id="2275" w:author="User" w:date="2025-12-09T13:55:00Z">
              <w:tcPr>
                <w:tcW w:w="1613" w:type="dxa"/>
                <w:gridSpan w:val="2"/>
                <w:tcBorders>
                  <w:tl2br w:val="nil"/>
                  <w:tr2bl w:val="nil"/>
                </w:tcBorders>
                <w:vAlign w:val="center"/>
              </w:tcPr>
            </w:tcPrChange>
          </w:tcPr>
          <w:p w14:paraId="56D85F4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Optional</w:t>
            </w:r>
          </w:p>
        </w:tc>
        <w:tc>
          <w:tcPr>
            <w:tcW w:w="731" w:type="dxa"/>
            <w:tcBorders>
              <w:tl2br w:val="nil"/>
              <w:tr2bl w:val="nil"/>
            </w:tcBorders>
            <w:vAlign w:val="center"/>
            <w:tcPrChange w:id="2276" w:author="User" w:date="2025-12-09T13:55:00Z">
              <w:tcPr>
                <w:tcW w:w="0" w:type="auto"/>
                <w:gridSpan w:val="2"/>
                <w:tcBorders>
                  <w:tl2br w:val="nil"/>
                  <w:tr2bl w:val="nil"/>
                </w:tcBorders>
                <w:vAlign w:val="center"/>
              </w:tcPr>
            </w:tcPrChange>
          </w:tcPr>
          <w:p w14:paraId="45CCA8B2" w14:textId="77777777" w:rsidR="008A0411" w:rsidRPr="000C54C6" w:rsidRDefault="0026591D">
            <w:pPr>
              <w:widowControl/>
              <w:rPr>
                <w:rFonts w:ascii="Times New Roman" w:hAnsi="Times New Roman" w:cs="Times New Roman"/>
              </w:rPr>
            </w:pPr>
            <w:r w:rsidRPr="000C54C6">
              <w:rPr>
                <w:rFonts w:ascii="Times New Roman" w:hAnsi="Times New Roman" w:cs="Times New Roman"/>
              </w:rPr>
              <w:t>__</w:t>
            </w:r>
          </w:p>
        </w:tc>
        <w:tc>
          <w:tcPr>
            <w:tcW w:w="2722" w:type="dxa"/>
            <w:tcBorders>
              <w:tl2br w:val="nil"/>
              <w:tr2bl w:val="nil"/>
            </w:tcBorders>
            <w:vAlign w:val="center"/>
            <w:tcPrChange w:id="2277" w:author="User" w:date="2025-12-09T13:55:00Z">
              <w:tcPr>
                <w:tcW w:w="3157" w:type="dxa"/>
                <w:gridSpan w:val="2"/>
                <w:tcBorders>
                  <w:tl2br w:val="nil"/>
                  <w:tr2bl w:val="nil"/>
                </w:tcBorders>
                <w:vAlign w:val="center"/>
              </w:tcPr>
            </w:tcPrChange>
          </w:tcPr>
          <w:p w14:paraId="57709672"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Category of the product as per SAP.</w:t>
            </w:r>
          </w:p>
        </w:tc>
      </w:tr>
      <w:tr w:rsidR="008A0411" w:rsidRPr="000C54C6" w14:paraId="402346D6" w14:textId="77777777" w:rsidTr="00FC76A5">
        <w:trPr>
          <w:gridAfter w:val="1"/>
          <w:wAfter w:w="54" w:type="dxa"/>
          <w:trPrChange w:id="2278" w:author="User" w:date="2025-12-09T13:55:00Z">
            <w:trPr>
              <w:gridAfter w:val="1"/>
            </w:trPr>
          </w:trPrChange>
        </w:trPr>
        <w:tc>
          <w:tcPr>
            <w:tcW w:w="0" w:type="auto"/>
            <w:tcBorders>
              <w:tl2br w:val="nil"/>
              <w:tr2bl w:val="nil"/>
            </w:tcBorders>
            <w:vAlign w:val="center"/>
            <w:tcPrChange w:id="2279" w:author="User" w:date="2025-12-09T13:55:00Z">
              <w:tcPr>
                <w:tcW w:w="0" w:type="auto"/>
                <w:tcBorders>
                  <w:tl2br w:val="nil"/>
                  <w:tr2bl w:val="nil"/>
                </w:tcBorders>
                <w:vAlign w:val="center"/>
              </w:tcPr>
            </w:tcPrChange>
          </w:tcPr>
          <w:p w14:paraId="16D08592"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Product Image</w:t>
            </w:r>
          </w:p>
        </w:tc>
        <w:tc>
          <w:tcPr>
            <w:tcW w:w="1281" w:type="dxa"/>
            <w:gridSpan w:val="2"/>
            <w:tcBorders>
              <w:tl2br w:val="nil"/>
              <w:tr2bl w:val="nil"/>
            </w:tcBorders>
            <w:vAlign w:val="center"/>
            <w:tcPrChange w:id="2280" w:author="User" w:date="2025-12-09T13:55:00Z">
              <w:tcPr>
                <w:tcW w:w="1361" w:type="dxa"/>
                <w:gridSpan w:val="2"/>
                <w:tcBorders>
                  <w:tl2br w:val="nil"/>
                  <w:tr2bl w:val="nil"/>
                </w:tcBorders>
                <w:vAlign w:val="center"/>
              </w:tcPr>
            </w:tcPrChange>
          </w:tcPr>
          <w:p w14:paraId="58A1019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File / Image</w:t>
            </w:r>
          </w:p>
        </w:tc>
        <w:tc>
          <w:tcPr>
            <w:tcW w:w="1098" w:type="dxa"/>
            <w:tcBorders>
              <w:tl2br w:val="nil"/>
              <w:tr2bl w:val="nil"/>
            </w:tcBorders>
            <w:vAlign w:val="center"/>
            <w:tcPrChange w:id="2281" w:author="User" w:date="2025-12-09T13:55:00Z">
              <w:tcPr>
                <w:tcW w:w="1613" w:type="dxa"/>
                <w:gridSpan w:val="2"/>
                <w:tcBorders>
                  <w:tl2br w:val="nil"/>
                  <w:tr2bl w:val="nil"/>
                </w:tcBorders>
                <w:vAlign w:val="center"/>
              </w:tcPr>
            </w:tcPrChange>
          </w:tcPr>
          <w:p w14:paraId="33C7BA21"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Optional</w:t>
            </w:r>
          </w:p>
        </w:tc>
        <w:tc>
          <w:tcPr>
            <w:tcW w:w="731" w:type="dxa"/>
            <w:tcBorders>
              <w:tl2br w:val="nil"/>
              <w:tr2bl w:val="nil"/>
            </w:tcBorders>
            <w:vAlign w:val="center"/>
            <w:tcPrChange w:id="2282" w:author="User" w:date="2025-12-09T13:55:00Z">
              <w:tcPr>
                <w:tcW w:w="0" w:type="auto"/>
                <w:gridSpan w:val="2"/>
                <w:tcBorders>
                  <w:tl2br w:val="nil"/>
                  <w:tr2bl w:val="nil"/>
                </w:tcBorders>
                <w:vAlign w:val="center"/>
              </w:tcPr>
            </w:tcPrChange>
          </w:tcPr>
          <w:p w14:paraId="103C5284"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83" w:author="User" w:date="2025-12-09T13:55:00Z">
              <w:tcPr>
                <w:tcW w:w="3157" w:type="dxa"/>
                <w:gridSpan w:val="2"/>
                <w:tcBorders>
                  <w:tl2br w:val="nil"/>
                  <w:tr2bl w:val="nil"/>
                </w:tcBorders>
                <w:vAlign w:val="center"/>
              </w:tcPr>
            </w:tcPrChange>
          </w:tcPr>
          <w:p w14:paraId="75365336"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 to upload image.</w:t>
            </w:r>
          </w:p>
        </w:tc>
      </w:tr>
      <w:tr w:rsidR="008A0411" w:rsidRPr="000C54C6" w14:paraId="0FE1A119" w14:textId="77777777" w:rsidTr="00FC76A5">
        <w:trPr>
          <w:gridAfter w:val="1"/>
          <w:wAfter w:w="54" w:type="dxa"/>
          <w:trPrChange w:id="2284" w:author="User" w:date="2025-12-09T13:55:00Z">
            <w:trPr>
              <w:gridAfter w:val="1"/>
            </w:trPr>
          </w:trPrChange>
        </w:trPr>
        <w:tc>
          <w:tcPr>
            <w:tcW w:w="0" w:type="auto"/>
            <w:tcBorders>
              <w:tl2br w:val="nil"/>
              <w:tr2bl w:val="nil"/>
            </w:tcBorders>
            <w:vAlign w:val="center"/>
            <w:tcPrChange w:id="2285" w:author="User" w:date="2025-12-09T13:55:00Z">
              <w:tcPr>
                <w:tcW w:w="0" w:type="auto"/>
                <w:tcBorders>
                  <w:tl2br w:val="nil"/>
                  <w:tr2bl w:val="nil"/>
                </w:tcBorders>
                <w:vAlign w:val="center"/>
              </w:tcPr>
            </w:tcPrChange>
          </w:tcPr>
          <w:p w14:paraId="24616246"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Tax</w:t>
            </w:r>
          </w:p>
        </w:tc>
        <w:tc>
          <w:tcPr>
            <w:tcW w:w="1281" w:type="dxa"/>
            <w:gridSpan w:val="2"/>
            <w:tcBorders>
              <w:tl2br w:val="nil"/>
              <w:tr2bl w:val="nil"/>
            </w:tcBorders>
            <w:vAlign w:val="center"/>
            <w:tcPrChange w:id="2286" w:author="User" w:date="2025-12-09T13:55:00Z">
              <w:tcPr>
                <w:tcW w:w="1361" w:type="dxa"/>
                <w:gridSpan w:val="2"/>
                <w:tcBorders>
                  <w:tl2br w:val="nil"/>
                  <w:tr2bl w:val="nil"/>
                </w:tcBorders>
                <w:vAlign w:val="center"/>
              </w:tcPr>
            </w:tcPrChange>
          </w:tcPr>
          <w:p w14:paraId="4703EBC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Number / Percent</w:t>
            </w:r>
          </w:p>
        </w:tc>
        <w:tc>
          <w:tcPr>
            <w:tcW w:w="1098" w:type="dxa"/>
            <w:tcBorders>
              <w:tl2br w:val="nil"/>
              <w:tr2bl w:val="nil"/>
            </w:tcBorders>
            <w:vAlign w:val="center"/>
            <w:tcPrChange w:id="2287" w:author="User" w:date="2025-12-09T13:55:00Z">
              <w:tcPr>
                <w:tcW w:w="1613" w:type="dxa"/>
                <w:gridSpan w:val="2"/>
                <w:tcBorders>
                  <w:tl2br w:val="nil"/>
                  <w:tr2bl w:val="nil"/>
                </w:tcBorders>
                <w:vAlign w:val="center"/>
              </w:tcPr>
            </w:tcPrChange>
          </w:tcPr>
          <w:p w14:paraId="7C79DF2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Mandatory or Optional as per requirement</w:t>
            </w:r>
          </w:p>
        </w:tc>
        <w:tc>
          <w:tcPr>
            <w:tcW w:w="731" w:type="dxa"/>
            <w:tcBorders>
              <w:tl2br w:val="nil"/>
              <w:tr2bl w:val="nil"/>
            </w:tcBorders>
            <w:vAlign w:val="center"/>
            <w:tcPrChange w:id="2288" w:author="User" w:date="2025-12-09T13:55:00Z">
              <w:tcPr>
                <w:tcW w:w="0" w:type="auto"/>
                <w:gridSpan w:val="2"/>
                <w:tcBorders>
                  <w:tl2br w:val="nil"/>
                  <w:tr2bl w:val="nil"/>
                </w:tcBorders>
                <w:vAlign w:val="center"/>
              </w:tcPr>
            </w:tcPrChange>
          </w:tcPr>
          <w:p w14:paraId="6A73BB0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89" w:author="User" w:date="2025-12-09T13:55:00Z">
              <w:tcPr>
                <w:tcW w:w="3157" w:type="dxa"/>
                <w:gridSpan w:val="2"/>
                <w:tcBorders>
                  <w:tl2br w:val="nil"/>
                  <w:tr2bl w:val="nil"/>
                </w:tcBorders>
                <w:vAlign w:val="center"/>
              </w:tcPr>
            </w:tcPrChange>
          </w:tcPr>
          <w:p w14:paraId="74DAFB25"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Tax % for the product.</w:t>
            </w:r>
          </w:p>
        </w:tc>
      </w:tr>
      <w:tr w:rsidR="008A0411" w:rsidRPr="000C54C6" w14:paraId="3265E381" w14:textId="77777777" w:rsidTr="00FC76A5">
        <w:trPr>
          <w:gridAfter w:val="1"/>
          <w:wAfter w:w="54" w:type="dxa"/>
          <w:trPrChange w:id="2290" w:author="User" w:date="2025-12-09T13:55:00Z">
            <w:trPr>
              <w:gridAfter w:val="1"/>
            </w:trPr>
          </w:trPrChange>
        </w:trPr>
        <w:tc>
          <w:tcPr>
            <w:tcW w:w="0" w:type="auto"/>
            <w:tcBorders>
              <w:tl2br w:val="nil"/>
              <w:tr2bl w:val="nil"/>
            </w:tcBorders>
            <w:vAlign w:val="center"/>
            <w:tcPrChange w:id="2291" w:author="User" w:date="2025-12-09T13:55:00Z">
              <w:tcPr>
                <w:tcW w:w="0" w:type="auto"/>
                <w:tcBorders>
                  <w:tl2br w:val="nil"/>
                  <w:tr2bl w:val="nil"/>
                </w:tcBorders>
                <w:vAlign w:val="center"/>
              </w:tcPr>
            </w:tcPrChange>
          </w:tcPr>
          <w:p w14:paraId="5DEDE9DD"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Size</w:t>
            </w:r>
          </w:p>
        </w:tc>
        <w:tc>
          <w:tcPr>
            <w:tcW w:w="1281" w:type="dxa"/>
            <w:gridSpan w:val="2"/>
            <w:tcBorders>
              <w:tl2br w:val="nil"/>
              <w:tr2bl w:val="nil"/>
            </w:tcBorders>
            <w:vAlign w:val="center"/>
            <w:tcPrChange w:id="2292" w:author="User" w:date="2025-12-09T13:55:00Z">
              <w:tcPr>
                <w:tcW w:w="1361" w:type="dxa"/>
                <w:gridSpan w:val="2"/>
                <w:tcBorders>
                  <w:tl2br w:val="nil"/>
                  <w:tr2bl w:val="nil"/>
                </w:tcBorders>
                <w:vAlign w:val="center"/>
              </w:tcPr>
            </w:tcPrChange>
          </w:tcPr>
          <w:p w14:paraId="0B319C74"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Text / Number</w:t>
            </w:r>
          </w:p>
        </w:tc>
        <w:tc>
          <w:tcPr>
            <w:tcW w:w="1098" w:type="dxa"/>
            <w:tcBorders>
              <w:tl2br w:val="nil"/>
              <w:tr2bl w:val="nil"/>
            </w:tcBorders>
            <w:vAlign w:val="center"/>
            <w:tcPrChange w:id="2293" w:author="User" w:date="2025-12-09T13:55:00Z">
              <w:tcPr>
                <w:tcW w:w="1613" w:type="dxa"/>
                <w:gridSpan w:val="2"/>
                <w:tcBorders>
                  <w:tl2br w:val="nil"/>
                  <w:tr2bl w:val="nil"/>
                </w:tcBorders>
                <w:vAlign w:val="center"/>
              </w:tcPr>
            </w:tcPrChange>
          </w:tcPr>
          <w:p w14:paraId="094BC77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Optional</w:t>
            </w:r>
          </w:p>
        </w:tc>
        <w:tc>
          <w:tcPr>
            <w:tcW w:w="731" w:type="dxa"/>
            <w:tcBorders>
              <w:tl2br w:val="nil"/>
              <w:tr2bl w:val="nil"/>
            </w:tcBorders>
            <w:vAlign w:val="center"/>
            <w:tcPrChange w:id="2294" w:author="User" w:date="2025-12-09T13:55:00Z">
              <w:tcPr>
                <w:tcW w:w="0" w:type="auto"/>
                <w:gridSpan w:val="2"/>
                <w:tcBorders>
                  <w:tl2br w:val="nil"/>
                  <w:tr2bl w:val="nil"/>
                </w:tcBorders>
                <w:vAlign w:val="center"/>
              </w:tcPr>
            </w:tcPrChange>
          </w:tcPr>
          <w:p w14:paraId="3B2FD1F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295" w:author="User" w:date="2025-12-09T13:55:00Z">
              <w:tcPr>
                <w:tcW w:w="3157" w:type="dxa"/>
                <w:gridSpan w:val="2"/>
                <w:tcBorders>
                  <w:tl2br w:val="nil"/>
                  <w:tr2bl w:val="nil"/>
                </w:tcBorders>
                <w:vAlign w:val="center"/>
              </w:tcPr>
            </w:tcPrChange>
          </w:tcPr>
          <w:p w14:paraId="34977B6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Size specification as per SAP.</w:t>
            </w:r>
          </w:p>
        </w:tc>
      </w:tr>
      <w:tr w:rsidR="008A0411" w:rsidRPr="000C54C6" w14:paraId="5653FBFB" w14:textId="77777777" w:rsidTr="00FC76A5">
        <w:trPr>
          <w:gridAfter w:val="1"/>
          <w:wAfter w:w="54" w:type="dxa"/>
          <w:trPrChange w:id="2296" w:author="User" w:date="2025-12-09T13:55:00Z">
            <w:trPr>
              <w:gridAfter w:val="1"/>
            </w:trPr>
          </w:trPrChange>
        </w:trPr>
        <w:tc>
          <w:tcPr>
            <w:tcW w:w="0" w:type="auto"/>
            <w:tcBorders>
              <w:tl2br w:val="nil"/>
              <w:tr2bl w:val="nil"/>
            </w:tcBorders>
            <w:vAlign w:val="center"/>
            <w:tcPrChange w:id="2297" w:author="User" w:date="2025-12-09T13:55:00Z">
              <w:tcPr>
                <w:tcW w:w="0" w:type="auto"/>
                <w:tcBorders>
                  <w:tl2br w:val="nil"/>
                  <w:tr2bl w:val="nil"/>
                </w:tcBorders>
                <w:vAlign w:val="center"/>
              </w:tcPr>
            </w:tcPrChange>
          </w:tcPr>
          <w:p w14:paraId="09D5917A"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Sqft/Piece</w:t>
            </w:r>
          </w:p>
        </w:tc>
        <w:tc>
          <w:tcPr>
            <w:tcW w:w="1281" w:type="dxa"/>
            <w:gridSpan w:val="2"/>
            <w:tcBorders>
              <w:tl2br w:val="nil"/>
              <w:tr2bl w:val="nil"/>
            </w:tcBorders>
            <w:vAlign w:val="center"/>
            <w:tcPrChange w:id="2298" w:author="User" w:date="2025-12-09T13:55:00Z">
              <w:tcPr>
                <w:tcW w:w="1361" w:type="dxa"/>
                <w:gridSpan w:val="2"/>
                <w:tcBorders>
                  <w:tl2br w:val="nil"/>
                  <w:tr2bl w:val="nil"/>
                </w:tcBorders>
                <w:vAlign w:val="center"/>
              </w:tcPr>
            </w:tcPrChange>
          </w:tcPr>
          <w:p w14:paraId="613A9EF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 xml:space="preserve">Number </w:t>
            </w:r>
          </w:p>
        </w:tc>
        <w:tc>
          <w:tcPr>
            <w:tcW w:w="1098" w:type="dxa"/>
            <w:tcBorders>
              <w:tl2br w:val="nil"/>
              <w:tr2bl w:val="nil"/>
            </w:tcBorders>
            <w:vAlign w:val="center"/>
            <w:tcPrChange w:id="2299" w:author="User" w:date="2025-12-09T13:55:00Z">
              <w:tcPr>
                <w:tcW w:w="1613" w:type="dxa"/>
                <w:gridSpan w:val="2"/>
                <w:tcBorders>
                  <w:tl2br w:val="nil"/>
                  <w:tr2bl w:val="nil"/>
                </w:tcBorders>
                <w:vAlign w:val="center"/>
              </w:tcPr>
            </w:tcPrChange>
          </w:tcPr>
          <w:p w14:paraId="20F1DCBA"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Optional</w:t>
            </w:r>
          </w:p>
        </w:tc>
        <w:tc>
          <w:tcPr>
            <w:tcW w:w="731" w:type="dxa"/>
            <w:tcBorders>
              <w:tl2br w:val="nil"/>
              <w:tr2bl w:val="nil"/>
            </w:tcBorders>
            <w:vAlign w:val="center"/>
            <w:tcPrChange w:id="2300" w:author="User" w:date="2025-12-09T13:55:00Z">
              <w:tcPr>
                <w:tcW w:w="0" w:type="auto"/>
                <w:gridSpan w:val="2"/>
                <w:tcBorders>
                  <w:tl2br w:val="nil"/>
                  <w:tr2bl w:val="nil"/>
                </w:tcBorders>
                <w:vAlign w:val="center"/>
              </w:tcPr>
            </w:tcPrChange>
          </w:tcPr>
          <w:p w14:paraId="79AD815E"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301" w:author="User" w:date="2025-12-09T13:55:00Z">
              <w:tcPr>
                <w:tcW w:w="3157" w:type="dxa"/>
                <w:gridSpan w:val="2"/>
                <w:tcBorders>
                  <w:tl2br w:val="nil"/>
                  <w:tr2bl w:val="nil"/>
                </w:tcBorders>
                <w:vAlign w:val="center"/>
              </w:tcPr>
            </w:tcPrChange>
          </w:tcPr>
          <w:p w14:paraId="1048DD06"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Square feet covered per piece.</w:t>
            </w:r>
          </w:p>
        </w:tc>
      </w:tr>
      <w:tr w:rsidR="008A0411" w:rsidRPr="000C54C6" w14:paraId="6826AF0F" w14:textId="77777777" w:rsidTr="00FC76A5">
        <w:trPr>
          <w:gridAfter w:val="1"/>
          <w:wAfter w:w="54" w:type="dxa"/>
          <w:trPrChange w:id="2302" w:author="User" w:date="2025-12-09T13:55:00Z">
            <w:trPr>
              <w:gridAfter w:val="1"/>
            </w:trPr>
          </w:trPrChange>
        </w:trPr>
        <w:tc>
          <w:tcPr>
            <w:tcW w:w="0" w:type="auto"/>
            <w:tcBorders>
              <w:tl2br w:val="nil"/>
              <w:tr2bl w:val="nil"/>
            </w:tcBorders>
            <w:vAlign w:val="center"/>
            <w:tcPrChange w:id="2303" w:author="User" w:date="2025-12-09T13:55:00Z">
              <w:tcPr>
                <w:tcW w:w="0" w:type="auto"/>
                <w:tcBorders>
                  <w:tl2br w:val="nil"/>
                  <w:tr2bl w:val="nil"/>
                </w:tcBorders>
                <w:vAlign w:val="center"/>
              </w:tcPr>
            </w:tcPrChange>
          </w:tcPr>
          <w:p w14:paraId="6EF6ACFD" w14:textId="77777777" w:rsidR="008A0411" w:rsidRPr="000C54C6" w:rsidRDefault="0026591D">
            <w:pPr>
              <w:widowControl/>
              <w:rPr>
                <w:rFonts w:ascii="Times New Roman" w:hAnsi="Times New Roman" w:cs="Times New Roman"/>
              </w:rPr>
            </w:pPr>
            <w:r w:rsidRPr="000C54C6">
              <w:rPr>
                <w:rStyle w:val="Strong"/>
                <w:rFonts w:ascii="Times New Roman" w:hAnsi="Times New Roman" w:cs="Times New Roman"/>
                <w:b w:val="0"/>
              </w:rPr>
              <w:t>In Stock</w:t>
            </w:r>
          </w:p>
        </w:tc>
        <w:tc>
          <w:tcPr>
            <w:tcW w:w="1281" w:type="dxa"/>
            <w:gridSpan w:val="2"/>
            <w:tcBorders>
              <w:tl2br w:val="nil"/>
              <w:tr2bl w:val="nil"/>
            </w:tcBorders>
            <w:vAlign w:val="center"/>
            <w:tcPrChange w:id="2304" w:author="User" w:date="2025-12-09T13:55:00Z">
              <w:tcPr>
                <w:tcW w:w="1361" w:type="dxa"/>
                <w:gridSpan w:val="2"/>
                <w:tcBorders>
                  <w:tl2br w:val="nil"/>
                  <w:tr2bl w:val="nil"/>
                </w:tcBorders>
                <w:vAlign w:val="center"/>
              </w:tcPr>
            </w:tcPrChange>
          </w:tcPr>
          <w:p w14:paraId="085759D4" w14:textId="77777777" w:rsidR="008A0411" w:rsidRPr="000C54C6" w:rsidRDefault="0026591D">
            <w:pPr>
              <w:widowControl/>
              <w:rPr>
                <w:rFonts w:ascii="Times New Roman" w:hAnsi="Times New Roman" w:cs="Times New Roman"/>
              </w:rPr>
            </w:pPr>
            <w:r w:rsidRPr="000C54C6">
              <w:rPr>
                <w:rFonts w:ascii="Times New Roman" w:hAnsi="Times New Roman" w:cs="Times New Roman"/>
              </w:rPr>
              <w:t>Number</w:t>
            </w:r>
          </w:p>
        </w:tc>
        <w:tc>
          <w:tcPr>
            <w:tcW w:w="1098" w:type="dxa"/>
            <w:tcBorders>
              <w:tl2br w:val="nil"/>
              <w:tr2bl w:val="nil"/>
            </w:tcBorders>
            <w:vAlign w:val="center"/>
            <w:tcPrChange w:id="2305" w:author="User" w:date="2025-12-09T13:55:00Z">
              <w:tcPr>
                <w:tcW w:w="1613" w:type="dxa"/>
                <w:gridSpan w:val="2"/>
                <w:tcBorders>
                  <w:tl2br w:val="nil"/>
                  <w:tr2bl w:val="nil"/>
                </w:tcBorders>
                <w:vAlign w:val="center"/>
              </w:tcPr>
            </w:tcPrChange>
          </w:tcPr>
          <w:p w14:paraId="1A1DCD7E" w14:textId="77777777" w:rsidR="008A0411" w:rsidRPr="000C54C6" w:rsidRDefault="0026591D">
            <w:pPr>
              <w:widowControl/>
              <w:rPr>
                <w:rFonts w:ascii="Times New Roman" w:hAnsi="Times New Roman" w:cs="Times New Roman"/>
              </w:rPr>
            </w:pPr>
            <w:r w:rsidRPr="000C54C6">
              <w:rPr>
                <w:rFonts w:ascii="Times New Roman" w:hAnsi="Times New Roman" w:cs="Times New Roman"/>
              </w:rPr>
              <w:t>Optional</w:t>
            </w:r>
          </w:p>
        </w:tc>
        <w:tc>
          <w:tcPr>
            <w:tcW w:w="731" w:type="dxa"/>
            <w:tcBorders>
              <w:tl2br w:val="nil"/>
              <w:tr2bl w:val="nil"/>
            </w:tcBorders>
            <w:vAlign w:val="center"/>
            <w:tcPrChange w:id="2306" w:author="User" w:date="2025-12-09T13:55:00Z">
              <w:tcPr>
                <w:tcW w:w="0" w:type="auto"/>
                <w:gridSpan w:val="2"/>
                <w:tcBorders>
                  <w:tl2br w:val="nil"/>
                  <w:tr2bl w:val="nil"/>
                </w:tcBorders>
                <w:vAlign w:val="center"/>
              </w:tcPr>
            </w:tcPrChange>
          </w:tcPr>
          <w:p w14:paraId="04612C73" w14:textId="77777777" w:rsidR="008A0411" w:rsidRPr="000C54C6" w:rsidRDefault="0026591D">
            <w:pPr>
              <w:widowControl/>
              <w:rPr>
                <w:rFonts w:ascii="Times New Roman" w:hAnsi="Times New Roman" w:cs="Times New Roman"/>
              </w:rPr>
            </w:pPr>
            <w:r w:rsidRPr="000C54C6">
              <w:rPr>
                <w:rFonts w:ascii="Times New Roman" w:hAnsi="Times New Roman" w:cs="Times New Roman"/>
              </w:rPr>
              <w:t>—</w:t>
            </w:r>
          </w:p>
        </w:tc>
        <w:tc>
          <w:tcPr>
            <w:tcW w:w="2722" w:type="dxa"/>
            <w:tcBorders>
              <w:tl2br w:val="nil"/>
              <w:tr2bl w:val="nil"/>
            </w:tcBorders>
            <w:vAlign w:val="center"/>
            <w:tcPrChange w:id="2307" w:author="User" w:date="2025-12-09T13:55:00Z">
              <w:tcPr>
                <w:tcW w:w="3157" w:type="dxa"/>
                <w:gridSpan w:val="2"/>
                <w:tcBorders>
                  <w:tl2br w:val="nil"/>
                  <w:tr2bl w:val="nil"/>
                </w:tcBorders>
                <w:vAlign w:val="center"/>
              </w:tcPr>
            </w:tcPrChange>
          </w:tcPr>
          <w:p w14:paraId="1EF2EACE" w14:textId="77777777" w:rsidR="008A0411" w:rsidRPr="000C54C6" w:rsidRDefault="0026591D">
            <w:pPr>
              <w:widowControl/>
              <w:rPr>
                <w:rFonts w:ascii="Times New Roman" w:hAnsi="Times New Roman" w:cs="Times New Roman"/>
              </w:rPr>
            </w:pPr>
            <w:r w:rsidRPr="000C54C6">
              <w:rPr>
                <w:rFonts w:ascii="Times New Roman" w:hAnsi="Times New Roman" w:cs="Times New Roman"/>
              </w:rPr>
              <w:t>Available stock fetched from SAP in real time.</w:t>
            </w:r>
            <w:ins w:id="2308" w:author="User" w:date="2025-12-09T13:55:00Z">
              <w:r w:rsidR="006B77D3" w:rsidRPr="000C54C6">
                <w:rPr>
                  <w:rFonts w:ascii="Times New Roman" w:eastAsia="SimSun" w:hAnsi="Times New Roman" w:cs="Times New Roman"/>
                  <w:color w:val="FF0000"/>
                  <w:lang w:eastAsia="zh-CN" w:bidi="ar"/>
                </w:rPr>
                <w:br/>
              </w:r>
              <w:r w:rsidR="006B77D3" w:rsidRPr="000C54C6">
                <w:rPr>
                  <w:rFonts w:ascii="Times New Roman" w:hAnsi="Times New Roman" w:cs="Times New Roman"/>
                  <w:color w:val="FF0000"/>
                  <w:lang w:eastAsia="zh-CN" w:bidi="ar"/>
                </w:rPr>
                <w:br/>
              </w:r>
              <w:r w:rsidR="006B77D3" w:rsidRPr="000C54C6">
                <w:rPr>
                  <w:rFonts w:ascii="Times New Roman" w:hAnsi="Times New Roman" w:cs="Times New Roman"/>
                  <w:color w:val="000000" w:themeColor="text1"/>
                  <w:lang w:eastAsia="zh-CN" w:bidi="ar"/>
                  <w:rPrChange w:id="2309" w:author="User" w:date="2026-02-02T18:38:00Z">
                    <w:rPr>
                      <w:rFonts w:ascii="Times New Roman" w:hAnsi="Times New Roman" w:cs="Times New Roman"/>
                      <w:color w:val="FF0000"/>
                      <w:lang w:eastAsia="zh-CN" w:bidi="ar"/>
                    </w:rPr>
                  </w:rPrChange>
                </w:rPr>
                <w:t xml:space="preserve">Batch </w:t>
              </w:r>
            </w:ins>
            <w:ins w:id="2310" w:author="User" w:date="2026-01-07T14:16:00Z">
              <w:r w:rsidR="00FA0283" w:rsidRPr="000C54C6">
                <w:rPr>
                  <w:rFonts w:ascii="Times New Roman" w:hAnsi="Times New Roman" w:cs="Times New Roman"/>
                  <w:color w:val="000000" w:themeColor="text1"/>
                  <w:lang w:eastAsia="zh-CN" w:bidi="ar"/>
                  <w:rPrChange w:id="2311" w:author="User" w:date="2026-02-02T18:38:00Z">
                    <w:rPr>
                      <w:rFonts w:ascii="Times New Roman" w:hAnsi="Times New Roman" w:cs="Times New Roman"/>
                      <w:color w:val="FF0000"/>
                      <w:lang w:eastAsia="zh-CN" w:bidi="ar"/>
                    </w:rPr>
                  </w:rPrChange>
                </w:rPr>
                <w:t xml:space="preserve">Number </w:t>
              </w:r>
            </w:ins>
            <w:ins w:id="2312" w:author="User" w:date="2025-12-09T13:55:00Z">
              <w:r w:rsidR="006B77D3" w:rsidRPr="000C54C6">
                <w:rPr>
                  <w:rFonts w:ascii="Times New Roman" w:hAnsi="Times New Roman" w:cs="Times New Roman"/>
                  <w:color w:val="000000" w:themeColor="text1"/>
                  <w:lang w:eastAsia="zh-CN" w:bidi="ar"/>
                  <w:rPrChange w:id="2313" w:author="User" w:date="2026-02-02T18:38:00Z">
                    <w:rPr>
                      <w:rFonts w:ascii="Times New Roman" w:hAnsi="Times New Roman" w:cs="Times New Roman"/>
                      <w:color w:val="FF0000"/>
                      <w:lang w:eastAsia="zh-CN" w:bidi="ar"/>
                    </w:rPr>
                  </w:rPrChange>
                </w:rPr>
                <w:t>is needed for tiles</w:t>
              </w:r>
            </w:ins>
          </w:p>
        </w:tc>
      </w:tr>
      <w:tr w:rsidR="008A0411" w:rsidRPr="000C54C6" w14:paraId="21987B34" w14:textId="77777777" w:rsidTr="00FC76A5">
        <w:trPr>
          <w:gridAfter w:val="1"/>
          <w:wAfter w:w="54" w:type="dxa"/>
          <w:trPrChange w:id="2314" w:author="User" w:date="2025-12-09T13:55:00Z">
            <w:trPr>
              <w:gridAfter w:val="1"/>
            </w:trPr>
          </w:trPrChange>
        </w:trPr>
        <w:tc>
          <w:tcPr>
            <w:tcW w:w="0" w:type="auto"/>
            <w:tcBorders>
              <w:tl2br w:val="nil"/>
              <w:tr2bl w:val="nil"/>
            </w:tcBorders>
            <w:vAlign w:val="center"/>
            <w:tcPrChange w:id="2315" w:author="User" w:date="2025-12-09T13:55:00Z">
              <w:tcPr>
                <w:tcW w:w="0" w:type="auto"/>
                <w:tcBorders>
                  <w:tl2br w:val="nil"/>
                  <w:tr2bl w:val="nil"/>
                </w:tcBorders>
                <w:vAlign w:val="center"/>
              </w:tcPr>
            </w:tcPrChange>
          </w:tcPr>
          <w:p w14:paraId="2F16C491"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Qty per Box</w:t>
            </w:r>
          </w:p>
        </w:tc>
        <w:tc>
          <w:tcPr>
            <w:tcW w:w="1281" w:type="dxa"/>
            <w:gridSpan w:val="2"/>
            <w:tcBorders>
              <w:tl2br w:val="nil"/>
              <w:tr2bl w:val="nil"/>
            </w:tcBorders>
            <w:vAlign w:val="center"/>
            <w:tcPrChange w:id="2316" w:author="User" w:date="2025-12-09T13:55:00Z">
              <w:tcPr>
                <w:tcW w:w="1361" w:type="dxa"/>
                <w:gridSpan w:val="2"/>
                <w:tcBorders>
                  <w:tl2br w:val="nil"/>
                  <w:tr2bl w:val="nil"/>
                </w:tcBorders>
                <w:vAlign w:val="center"/>
              </w:tcPr>
            </w:tcPrChange>
          </w:tcPr>
          <w:p w14:paraId="177FBAA8"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Number</w:t>
            </w:r>
          </w:p>
        </w:tc>
        <w:tc>
          <w:tcPr>
            <w:tcW w:w="1098" w:type="dxa"/>
            <w:tcBorders>
              <w:tl2br w:val="nil"/>
              <w:tr2bl w:val="nil"/>
            </w:tcBorders>
            <w:vAlign w:val="center"/>
            <w:tcPrChange w:id="2317" w:author="User" w:date="2025-12-09T13:55:00Z">
              <w:tcPr>
                <w:tcW w:w="1613" w:type="dxa"/>
                <w:gridSpan w:val="2"/>
                <w:tcBorders>
                  <w:tl2br w:val="nil"/>
                  <w:tr2bl w:val="nil"/>
                </w:tcBorders>
                <w:vAlign w:val="center"/>
              </w:tcPr>
            </w:tcPrChange>
          </w:tcPr>
          <w:p w14:paraId="1A28798E"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Optional</w:t>
            </w:r>
          </w:p>
        </w:tc>
        <w:tc>
          <w:tcPr>
            <w:tcW w:w="731" w:type="dxa"/>
            <w:tcBorders>
              <w:tl2br w:val="nil"/>
              <w:tr2bl w:val="nil"/>
            </w:tcBorders>
            <w:vAlign w:val="center"/>
            <w:tcPrChange w:id="2318" w:author="User" w:date="2025-12-09T13:55:00Z">
              <w:tcPr>
                <w:tcW w:w="0" w:type="auto"/>
                <w:gridSpan w:val="2"/>
                <w:tcBorders>
                  <w:tl2br w:val="nil"/>
                  <w:tr2bl w:val="nil"/>
                </w:tcBorders>
                <w:vAlign w:val="center"/>
              </w:tcPr>
            </w:tcPrChange>
          </w:tcPr>
          <w:p w14:paraId="1DCBEAB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319" w:author="User" w:date="2025-12-09T13:55:00Z">
              <w:tcPr>
                <w:tcW w:w="3157" w:type="dxa"/>
                <w:gridSpan w:val="2"/>
                <w:tcBorders>
                  <w:tl2br w:val="nil"/>
                  <w:tr2bl w:val="nil"/>
                </w:tcBorders>
                <w:vAlign w:val="center"/>
              </w:tcPr>
            </w:tcPrChange>
          </w:tcPr>
          <w:p w14:paraId="32F950A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Quantity of pieces in one box (from SAP).</w:t>
            </w:r>
          </w:p>
        </w:tc>
      </w:tr>
      <w:tr w:rsidR="008A0411" w:rsidRPr="000C54C6" w14:paraId="61A682D7" w14:textId="77777777" w:rsidTr="00FC76A5">
        <w:trPr>
          <w:gridAfter w:val="1"/>
          <w:wAfter w:w="54" w:type="dxa"/>
          <w:trPrChange w:id="2320" w:author="User" w:date="2025-12-09T13:55:00Z">
            <w:trPr>
              <w:gridAfter w:val="1"/>
            </w:trPr>
          </w:trPrChange>
        </w:trPr>
        <w:tc>
          <w:tcPr>
            <w:tcW w:w="0" w:type="auto"/>
            <w:tcBorders>
              <w:tl2br w:val="nil"/>
              <w:tr2bl w:val="nil"/>
            </w:tcBorders>
            <w:vAlign w:val="center"/>
            <w:tcPrChange w:id="2321" w:author="User" w:date="2025-12-09T13:55:00Z">
              <w:tcPr>
                <w:tcW w:w="0" w:type="auto"/>
                <w:tcBorders>
                  <w:tl2br w:val="nil"/>
                  <w:tr2bl w:val="nil"/>
                </w:tcBorders>
                <w:vAlign w:val="center"/>
              </w:tcPr>
            </w:tcPrChange>
          </w:tcPr>
          <w:p w14:paraId="71BB2D83"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Type of Finish</w:t>
            </w:r>
          </w:p>
        </w:tc>
        <w:tc>
          <w:tcPr>
            <w:tcW w:w="1281" w:type="dxa"/>
            <w:gridSpan w:val="2"/>
            <w:tcBorders>
              <w:tl2br w:val="nil"/>
              <w:tr2bl w:val="nil"/>
            </w:tcBorders>
            <w:vAlign w:val="center"/>
            <w:tcPrChange w:id="2322" w:author="User" w:date="2025-12-09T13:55:00Z">
              <w:tcPr>
                <w:tcW w:w="1361" w:type="dxa"/>
                <w:gridSpan w:val="2"/>
                <w:tcBorders>
                  <w:tl2br w:val="nil"/>
                  <w:tr2bl w:val="nil"/>
                </w:tcBorders>
                <w:vAlign w:val="center"/>
              </w:tcPr>
            </w:tcPrChange>
          </w:tcPr>
          <w:p w14:paraId="34CE009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Picklist</w:t>
            </w:r>
          </w:p>
        </w:tc>
        <w:tc>
          <w:tcPr>
            <w:tcW w:w="1098" w:type="dxa"/>
            <w:tcBorders>
              <w:tl2br w:val="nil"/>
              <w:tr2bl w:val="nil"/>
            </w:tcBorders>
            <w:vAlign w:val="center"/>
            <w:tcPrChange w:id="2323" w:author="User" w:date="2025-12-09T13:55:00Z">
              <w:tcPr>
                <w:tcW w:w="1613" w:type="dxa"/>
                <w:gridSpan w:val="2"/>
                <w:tcBorders>
                  <w:tl2br w:val="nil"/>
                  <w:tr2bl w:val="nil"/>
                </w:tcBorders>
                <w:vAlign w:val="center"/>
              </w:tcPr>
            </w:tcPrChange>
          </w:tcPr>
          <w:p w14:paraId="5DF86575"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Optional</w:t>
            </w:r>
          </w:p>
        </w:tc>
        <w:tc>
          <w:tcPr>
            <w:tcW w:w="731" w:type="dxa"/>
            <w:tcBorders>
              <w:tl2br w:val="nil"/>
              <w:tr2bl w:val="nil"/>
            </w:tcBorders>
            <w:vAlign w:val="center"/>
            <w:tcPrChange w:id="2324" w:author="User" w:date="2025-12-09T13:55:00Z">
              <w:tcPr>
                <w:tcW w:w="0" w:type="auto"/>
                <w:gridSpan w:val="2"/>
                <w:tcBorders>
                  <w:tl2br w:val="nil"/>
                  <w:tr2bl w:val="nil"/>
                </w:tcBorders>
                <w:vAlign w:val="center"/>
              </w:tcPr>
            </w:tcPrChange>
          </w:tcPr>
          <w:p w14:paraId="1D592ED8"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Matt, Glossy</w:t>
            </w:r>
          </w:p>
        </w:tc>
        <w:tc>
          <w:tcPr>
            <w:tcW w:w="2722" w:type="dxa"/>
            <w:tcBorders>
              <w:tl2br w:val="nil"/>
              <w:tr2bl w:val="nil"/>
            </w:tcBorders>
            <w:vAlign w:val="center"/>
            <w:tcPrChange w:id="2325" w:author="User" w:date="2025-12-09T13:55:00Z">
              <w:tcPr>
                <w:tcW w:w="3157" w:type="dxa"/>
                <w:gridSpan w:val="2"/>
                <w:tcBorders>
                  <w:tl2br w:val="nil"/>
                  <w:tr2bl w:val="nil"/>
                </w:tcBorders>
                <w:vAlign w:val="center"/>
              </w:tcPr>
            </w:tcPrChange>
          </w:tcPr>
          <w:p w14:paraId="0166D92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Finish type of the product.</w:t>
            </w:r>
          </w:p>
        </w:tc>
      </w:tr>
      <w:tr w:rsidR="006B77D3" w:rsidRPr="000C54C6" w14:paraId="50485607" w14:textId="77777777" w:rsidTr="00FC76A5">
        <w:trPr>
          <w:ins w:id="2326" w:author="User" w:date="2025-12-09T13:55:00Z"/>
        </w:trPr>
        <w:tc>
          <w:tcPr>
            <w:tcW w:w="2473" w:type="dxa"/>
            <w:tcBorders>
              <w:tl2br w:val="nil"/>
              <w:tr2bl w:val="nil"/>
            </w:tcBorders>
            <w:vAlign w:val="center"/>
          </w:tcPr>
          <w:p w14:paraId="4BF656BC" w14:textId="77777777" w:rsidR="006B77D3" w:rsidRPr="000C54C6" w:rsidRDefault="006B77D3">
            <w:pPr>
              <w:widowControl/>
              <w:rPr>
                <w:ins w:id="2327" w:author="User" w:date="2025-12-09T13:55:00Z"/>
                <w:rStyle w:val="Strong"/>
                <w:rFonts w:ascii="Times New Roman" w:eastAsia="SimSun" w:hAnsi="Times New Roman" w:cs="Times New Roman"/>
                <w:b w:val="0"/>
                <w:bCs w:val="0"/>
                <w:color w:val="000000" w:themeColor="text1"/>
                <w:lang w:eastAsia="zh-CN" w:bidi="ar"/>
                <w:rPrChange w:id="2328" w:author="User" w:date="2026-02-02T18:38:00Z">
                  <w:rPr>
                    <w:ins w:id="2329" w:author="User" w:date="2025-12-09T13:55:00Z"/>
                    <w:rStyle w:val="Strong"/>
                    <w:rFonts w:ascii="Times New Roman" w:eastAsia="SimSun" w:hAnsi="Times New Roman" w:cs="Times New Roman"/>
                    <w:b w:val="0"/>
                    <w:bCs w:val="0"/>
                    <w:color w:val="EE0000"/>
                    <w:lang w:eastAsia="zh-CN" w:bidi="ar"/>
                  </w:rPr>
                </w:rPrChange>
              </w:rPr>
            </w:pPr>
            <w:ins w:id="2330" w:author="User" w:date="2025-12-09T13:55:00Z">
              <w:r w:rsidRPr="000C54C6">
                <w:rPr>
                  <w:rStyle w:val="Strong"/>
                  <w:rFonts w:ascii="Times New Roman" w:eastAsia="SimSun" w:hAnsi="Times New Roman" w:cs="Times New Roman"/>
                  <w:b w:val="0"/>
                  <w:bCs w:val="0"/>
                  <w:color w:val="000000" w:themeColor="text1"/>
                  <w:lang w:eastAsia="zh-CN" w:bidi="ar"/>
                  <w:rPrChange w:id="2331" w:author="User" w:date="2026-02-02T18:38:00Z">
                    <w:rPr>
                      <w:rStyle w:val="Strong"/>
                      <w:rFonts w:ascii="Times New Roman" w:eastAsia="SimSun" w:hAnsi="Times New Roman" w:cs="Times New Roman"/>
                      <w:b w:val="0"/>
                      <w:bCs w:val="0"/>
                      <w:color w:val="EE0000"/>
                      <w:lang w:eastAsia="zh-CN" w:bidi="ar"/>
                    </w:rPr>
                  </w:rPrChange>
                </w:rPr>
                <w:t>W</w:t>
              </w:r>
              <w:r w:rsidRPr="000C54C6">
                <w:rPr>
                  <w:rStyle w:val="Strong"/>
                  <w:rFonts w:ascii="Times New Roman" w:hAnsi="Times New Roman" w:cs="Times New Roman"/>
                  <w:color w:val="000000" w:themeColor="text1"/>
                  <w:lang w:eastAsia="zh-CN" w:bidi="ar"/>
                  <w:rPrChange w:id="2332" w:author="User" w:date="2026-02-02T18:38:00Z">
                    <w:rPr>
                      <w:rStyle w:val="Strong"/>
                      <w:color w:val="EE0000"/>
                      <w:lang w:eastAsia="zh-CN" w:bidi="ar"/>
                    </w:rPr>
                  </w:rPrChange>
                </w:rPr>
                <w:t>arranty</w:t>
              </w:r>
            </w:ins>
            <w:ins w:id="2333" w:author="User" w:date="2026-01-07T14:38:00Z">
              <w:r w:rsidR="001530EB" w:rsidRPr="000C54C6">
                <w:rPr>
                  <w:rStyle w:val="Strong"/>
                  <w:rFonts w:ascii="Times New Roman" w:hAnsi="Times New Roman" w:cs="Times New Roman"/>
                  <w:color w:val="000000" w:themeColor="text1"/>
                  <w:lang w:eastAsia="zh-CN" w:bidi="ar"/>
                  <w:rPrChange w:id="2334" w:author="User" w:date="2026-02-02T18:38:00Z">
                    <w:rPr>
                      <w:rStyle w:val="Strong"/>
                      <w:color w:val="EE0000"/>
                      <w:lang w:eastAsia="zh-CN" w:bidi="ar"/>
                    </w:rPr>
                  </w:rPrChange>
                </w:rPr>
                <w:t xml:space="preserve"> Period</w:t>
              </w:r>
            </w:ins>
            <w:ins w:id="2335" w:author="User" w:date="2025-12-09T13:55:00Z">
              <w:r w:rsidR="004E5337" w:rsidRPr="000C54C6">
                <w:rPr>
                  <w:rStyle w:val="Strong"/>
                  <w:rFonts w:ascii="Times New Roman" w:hAnsi="Times New Roman" w:cs="Times New Roman"/>
                  <w:color w:val="000000" w:themeColor="text1"/>
                  <w:lang w:eastAsia="zh-CN" w:bidi="ar"/>
                  <w:rPrChange w:id="2336" w:author="User" w:date="2026-02-02T18:38:00Z">
                    <w:rPr>
                      <w:rStyle w:val="Strong"/>
                      <w:color w:val="EE0000"/>
                      <w:lang w:eastAsia="zh-CN" w:bidi="ar"/>
                    </w:rPr>
                  </w:rPrChange>
                </w:rPr>
                <w:br/>
              </w:r>
            </w:ins>
          </w:p>
        </w:tc>
        <w:tc>
          <w:tcPr>
            <w:tcW w:w="1208" w:type="dxa"/>
            <w:tcBorders>
              <w:tl2br w:val="nil"/>
              <w:tr2bl w:val="nil"/>
            </w:tcBorders>
            <w:vAlign w:val="center"/>
          </w:tcPr>
          <w:p w14:paraId="446A4D6D" w14:textId="77777777" w:rsidR="006B77D3" w:rsidRPr="000C54C6" w:rsidRDefault="006B77D3">
            <w:pPr>
              <w:widowControl/>
              <w:rPr>
                <w:ins w:id="2337" w:author="User" w:date="2025-12-09T13:55:00Z"/>
                <w:rFonts w:ascii="Times New Roman" w:eastAsia="SimSun" w:hAnsi="Times New Roman" w:cs="Times New Roman"/>
                <w:color w:val="000000" w:themeColor="text1"/>
                <w:lang w:eastAsia="zh-CN" w:bidi="ar"/>
                <w:rPrChange w:id="2338" w:author="User" w:date="2026-02-02T18:38:00Z">
                  <w:rPr>
                    <w:ins w:id="2339" w:author="User" w:date="2025-12-09T13:55:00Z"/>
                    <w:rFonts w:ascii="Times New Roman" w:eastAsia="SimSun" w:hAnsi="Times New Roman" w:cs="Times New Roman"/>
                    <w:color w:val="EE0000"/>
                    <w:lang w:eastAsia="zh-CN" w:bidi="ar"/>
                  </w:rPr>
                </w:rPrChange>
              </w:rPr>
            </w:pPr>
          </w:p>
        </w:tc>
        <w:tc>
          <w:tcPr>
            <w:tcW w:w="1171" w:type="dxa"/>
            <w:gridSpan w:val="2"/>
            <w:tcBorders>
              <w:tl2br w:val="nil"/>
              <w:tr2bl w:val="nil"/>
            </w:tcBorders>
            <w:vAlign w:val="center"/>
          </w:tcPr>
          <w:p w14:paraId="3D29345A" w14:textId="77777777" w:rsidR="006B77D3" w:rsidRPr="000C54C6" w:rsidRDefault="006B77D3">
            <w:pPr>
              <w:widowControl/>
              <w:rPr>
                <w:ins w:id="2340" w:author="User" w:date="2025-12-09T13:55:00Z"/>
                <w:rFonts w:ascii="Times New Roman" w:eastAsia="SimSun" w:hAnsi="Times New Roman" w:cs="Times New Roman"/>
                <w:color w:val="000000" w:themeColor="text1"/>
                <w:lang w:eastAsia="zh-CN" w:bidi="ar"/>
                <w:rPrChange w:id="2341" w:author="User" w:date="2026-02-02T18:38:00Z">
                  <w:rPr>
                    <w:ins w:id="2342" w:author="User" w:date="2025-12-09T13:55:00Z"/>
                    <w:rFonts w:ascii="Times New Roman" w:eastAsia="SimSun" w:hAnsi="Times New Roman" w:cs="Times New Roman"/>
                    <w:color w:val="EE0000"/>
                    <w:lang w:eastAsia="zh-CN" w:bidi="ar"/>
                  </w:rPr>
                </w:rPrChange>
              </w:rPr>
            </w:pPr>
          </w:p>
        </w:tc>
        <w:tc>
          <w:tcPr>
            <w:tcW w:w="731" w:type="dxa"/>
            <w:tcBorders>
              <w:tl2br w:val="nil"/>
              <w:tr2bl w:val="nil"/>
            </w:tcBorders>
            <w:vAlign w:val="center"/>
          </w:tcPr>
          <w:p w14:paraId="70CA2DCB" w14:textId="77777777" w:rsidR="006B77D3" w:rsidRPr="000C54C6" w:rsidRDefault="006B77D3">
            <w:pPr>
              <w:widowControl/>
              <w:rPr>
                <w:ins w:id="2343" w:author="User" w:date="2025-12-09T13:55:00Z"/>
                <w:rFonts w:ascii="Times New Roman" w:eastAsia="SimSun" w:hAnsi="Times New Roman" w:cs="Times New Roman"/>
                <w:color w:val="000000" w:themeColor="text1"/>
                <w:lang w:eastAsia="zh-CN" w:bidi="ar"/>
                <w:rPrChange w:id="2344" w:author="User" w:date="2026-02-02T18:38:00Z">
                  <w:rPr>
                    <w:ins w:id="2345" w:author="User" w:date="2025-12-09T13:55:00Z"/>
                    <w:rFonts w:ascii="Times New Roman" w:eastAsia="SimSun" w:hAnsi="Times New Roman" w:cs="Times New Roman"/>
                    <w:color w:val="EE0000"/>
                    <w:lang w:eastAsia="zh-CN" w:bidi="ar"/>
                  </w:rPr>
                </w:rPrChange>
              </w:rPr>
            </w:pPr>
          </w:p>
        </w:tc>
        <w:tc>
          <w:tcPr>
            <w:tcW w:w="2776" w:type="dxa"/>
            <w:gridSpan w:val="2"/>
            <w:tcBorders>
              <w:tl2br w:val="nil"/>
              <w:tr2bl w:val="nil"/>
            </w:tcBorders>
            <w:vAlign w:val="center"/>
          </w:tcPr>
          <w:p w14:paraId="174BC16E" w14:textId="77777777" w:rsidR="006B77D3" w:rsidRPr="000C54C6" w:rsidRDefault="00172A2E" w:rsidP="006A47D8">
            <w:pPr>
              <w:widowControl/>
              <w:rPr>
                <w:ins w:id="2346" w:author="User" w:date="2025-12-09T13:55:00Z"/>
                <w:rFonts w:ascii="Times New Roman" w:eastAsia="SimSun" w:hAnsi="Times New Roman" w:cs="Times New Roman"/>
                <w:color w:val="000000" w:themeColor="text1"/>
                <w:lang w:eastAsia="zh-CN" w:bidi="ar"/>
                <w:rPrChange w:id="2347" w:author="User" w:date="2026-02-02T18:38:00Z">
                  <w:rPr>
                    <w:ins w:id="2348" w:author="User" w:date="2025-12-09T13:55:00Z"/>
                    <w:rFonts w:ascii="Times New Roman" w:eastAsia="SimSun" w:hAnsi="Times New Roman" w:cs="Times New Roman"/>
                    <w:color w:val="EE0000"/>
                    <w:lang w:eastAsia="zh-CN" w:bidi="ar"/>
                  </w:rPr>
                </w:rPrChange>
              </w:rPr>
            </w:pPr>
            <w:ins w:id="2349" w:author="User" w:date="2025-12-09T13:55:00Z">
              <w:r w:rsidRPr="000C54C6">
                <w:rPr>
                  <w:rFonts w:ascii="Times New Roman" w:eastAsia="SimSun" w:hAnsi="Times New Roman" w:cs="Times New Roman"/>
                  <w:color w:val="000000" w:themeColor="text1"/>
                  <w:lang w:eastAsia="zh-CN" w:bidi="ar"/>
                  <w:rPrChange w:id="2350" w:author="User" w:date="2026-02-02T18:38:00Z">
                    <w:rPr>
                      <w:rFonts w:ascii="Times New Roman" w:eastAsia="SimSun" w:hAnsi="Times New Roman" w:cs="Times New Roman"/>
                      <w:color w:val="70AD47" w:themeColor="accent6"/>
                      <w:lang w:eastAsia="zh-CN" w:bidi="ar"/>
                    </w:rPr>
                  </w:rPrChange>
                </w:rPr>
                <w:t xml:space="preserve">If the warranty </w:t>
              </w:r>
            </w:ins>
            <w:ins w:id="2351" w:author="User" w:date="2026-01-07T14:38:00Z">
              <w:r w:rsidR="001530EB" w:rsidRPr="000C54C6">
                <w:rPr>
                  <w:rFonts w:ascii="Times New Roman" w:eastAsia="SimSun" w:hAnsi="Times New Roman" w:cs="Times New Roman"/>
                  <w:color w:val="000000" w:themeColor="text1"/>
                  <w:lang w:eastAsia="zh-CN" w:bidi="ar"/>
                  <w:rPrChange w:id="2352" w:author="User" w:date="2026-02-02T18:38:00Z">
                    <w:rPr>
                      <w:rFonts w:ascii="Times New Roman" w:eastAsia="SimSun" w:hAnsi="Times New Roman" w:cs="Times New Roman"/>
                      <w:color w:val="70AD47" w:themeColor="accent6"/>
                      <w:lang w:eastAsia="zh-CN" w:bidi="ar"/>
                    </w:rPr>
                  </w:rPrChange>
                </w:rPr>
                <w:t>period</w:t>
              </w:r>
            </w:ins>
            <w:ins w:id="2353" w:author="User" w:date="2025-12-09T13:55:00Z">
              <w:r w:rsidRPr="000C54C6">
                <w:rPr>
                  <w:rFonts w:ascii="Times New Roman" w:eastAsia="SimSun" w:hAnsi="Times New Roman" w:cs="Times New Roman"/>
                  <w:color w:val="000000" w:themeColor="text1"/>
                  <w:lang w:eastAsia="zh-CN" w:bidi="ar"/>
                  <w:rPrChange w:id="2354" w:author="User" w:date="2026-02-02T18:38:00Z">
                    <w:rPr>
                      <w:rFonts w:ascii="Times New Roman" w:eastAsia="SimSun" w:hAnsi="Times New Roman" w:cs="Times New Roman"/>
                      <w:color w:val="70AD47" w:themeColor="accent6"/>
                      <w:lang w:eastAsia="zh-CN" w:bidi="ar"/>
                    </w:rPr>
                  </w:rPrChange>
                </w:rPr>
                <w:t xml:space="preserve"> is passed from SAP to SFDC, it can be stored on </w:t>
              </w:r>
              <w:commentRangeStart w:id="2355"/>
              <w:r w:rsidRPr="000C54C6">
                <w:rPr>
                  <w:rFonts w:ascii="Times New Roman" w:eastAsia="SimSun" w:hAnsi="Times New Roman" w:cs="Times New Roman"/>
                  <w:color w:val="000000" w:themeColor="text1"/>
                  <w:lang w:eastAsia="zh-CN" w:bidi="ar"/>
                  <w:rPrChange w:id="2356" w:author="User" w:date="2026-02-02T18:38:00Z">
                    <w:rPr>
                      <w:rFonts w:ascii="Times New Roman" w:eastAsia="SimSun" w:hAnsi="Times New Roman" w:cs="Times New Roman"/>
                      <w:color w:val="70AD47" w:themeColor="accent6"/>
                      <w:lang w:eastAsia="zh-CN" w:bidi="ar"/>
                    </w:rPr>
                  </w:rPrChange>
                </w:rPr>
                <w:t>SFDC</w:t>
              </w:r>
              <w:commentRangeEnd w:id="2355"/>
              <w:r w:rsidRPr="000C54C6">
                <w:rPr>
                  <w:rStyle w:val="CommentReference"/>
                  <w:rFonts w:ascii="Times New Roman" w:eastAsia="SimSun" w:hAnsi="Times New Roman" w:cs="Times New Roman"/>
                  <w:color w:val="000000" w:themeColor="text1"/>
                  <w:sz w:val="22"/>
                  <w:szCs w:val="22"/>
                  <w:lang w:eastAsia="zh-CN" w:bidi="ar"/>
                  <w:rPrChange w:id="2357" w:author="User" w:date="2026-02-02T18:38:00Z">
                    <w:rPr>
                      <w:rStyle w:val="CommentReference"/>
                      <w:rFonts w:ascii="Times New Roman" w:eastAsia="SimSun" w:hAnsi="Times New Roman" w:cs="Times New Roman"/>
                      <w:color w:val="70AD47" w:themeColor="accent6"/>
                      <w:sz w:val="22"/>
                      <w:szCs w:val="22"/>
                      <w:lang w:eastAsia="zh-CN" w:bidi="ar"/>
                    </w:rPr>
                  </w:rPrChange>
                </w:rPr>
                <w:commentReference w:id="2355"/>
              </w:r>
            </w:ins>
            <w:ins w:id="2358" w:author="User" w:date="2026-01-07T14:37:00Z">
              <w:r w:rsidR="001530EB" w:rsidRPr="000C54C6">
                <w:rPr>
                  <w:rFonts w:ascii="Times New Roman" w:eastAsia="SimSun" w:hAnsi="Times New Roman" w:cs="Times New Roman"/>
                  <w:color w:val="000000" w:themeColor="text1"/>
                  <w:lang w:eastAsia="zh-CN" w:bidi="ar"/>
                  <w:rPrChange w:id="2359" w:author="User" w:date="2026-02-02T18:38:00Z">
                    <w:rPr>
                      <w:rFonts w:ascii="Times New Roman" w:eastAsia="SimSun" w:hAnsi="Times New Roman" w:cs="Times New Roman"/>
                      <w:color w:val="70AD47" w:themeColor="accent6"/>
                      <w:lang w:eastAsia="zh-CN" w:bidi="ar"/>
                    </w:rPr>
                  </w:rPrChange>
                </w:rPr>
                <w:t xml:space="preserve"> against the product</w:t>
              </w:r>
            </w:ins>
            <w:del w:id="2360" w:author="User" w:date="2026-01-07T14:37:00Z">
              <w:r w:rsidR="000549F5" w:rsidRPr="000C54C6" w:rsidDel="001530EB">
                <w:rPr>
                  <w:rFonts w:ascii="Times New Roman" w:eastAsia="SimSun" w:hAnsi="Times New Roman" w:cs="Times New Roman"/>
                  <w:color w:val="000000" w:themeColor="text1"/>
                  <w:lang w:eastAsia="zh-CN" w:bidi="ar"/>
                  <w:rPrChange w:id="2361" w:author="User" w:date="2026-02-02T18:38:00Z">
                    <w:rPr>
                      <w:rFonts w:ascii="Times New Roman" w:eastAsia="SimSun" w:hAnsi="Times New Roman" w:cs="Times New Roman"/>
                      <w:color w:val="70AD47" w:themeColor="accent6"/>
                      <w:lang w:eastAsia="zh-CN" w:bidi="ar"/>
                    </w:rPr>
                  </w:rPrChange>
                </w:rPr>
                <w:delText xml:space="preserve"> </w:delText>
              </w:r>
            </w:del>
            <w:r w:rsidR="008D3943" w:rsidRPr="000C54C6">
              <w:rPr>
                <w:rFonts w:ascii="Times New Roman" w:eastAsia="SimSun" w:hAnsi="Times New Roman" w:cs="Times New Roman"/>
                <w:color w:val="000000" w:themeColor="text1"/>
                <w:lang w:eastAsia="zh-CN" w:bidi="ar"/>
                <w:rPrChange w:id="2362" w:author="User" w:date="2026-02-02T18:38:00Z">
                  <w:rPr>
                    <w:rFonts w:ascii="Times New Roman" w:eastAsia="SimSun" w:hAnsi="Times New Roman" w:cs="Times New Roman"/>
                    <w:color w:val="70AD47" w:themeColor="accent6"/>
                    <w:lang w:eastAsia="zh-CN" w:bidi="ar"/>
                  </w:rPr>
                </w:rPrChange>
              </w:rPr>
              <w:br/>
            </w:r>
            <w:r w:rsidR="008D3943" w:rsidRPr="000C54C6">
              <w:rPr>
                <w:rFonts w:ascii="Times New Roman" w:eastAsia="SimSun" w:hAnsi="Times New Roman" w:cs="Times New Roman"/>
                <w:color w:val="000000" w:themeColor="text1"/>
                <w:lang w:eastAsia="zh-CN" w:bidi="ar"/>
                <w:rPrChange w:id="2363" w:author="User" w:date="2026-02-02T18:38:00Z">
                  <w:rPr>
                    <w:rFonts w:ascii="Times New Roman" w:eastAsia="SimSun" w:hAnsi="Times New Roman" w:cs="Times New Roman"/>
                    <w:color w:val="70AD47" w:themeColor="accent6"/>
                    <w:lang w:eastAsia="zh-CN" w:bidi="ar"/>
                  </w:rPr>
                </w:rPrChange>
              </w:rPr>
              <w:lastRenderedPageBreak/>
              <w:br/>
            </w:r>
            <w:del w:id="2364" w:author="User" w:date="2026-01-07T14:38:00Z">
              <w:r w:rsidR="008D3943" w:rsidRPr="000C54C6" w:rsidDel="001530EB">
                <w:rPr>
                  <w:rFonts w:ascii="Times New Roman" w:eastAsia="SimSun" w:hAnsi="Times New Roman" w:cs="Times New Roman"/>
                  <w:color w:val="000000" w:themeColor="text1"/>
                  <w:lang w:eastAsia="zh-CN" w:bidi="ar"/>
                  <w:rPrChange w:id="2365" w:author="User" w:date="2026-02-02T18:38:00Z">
                    <w:rPr>
                      <w:rFonts w:ascii="Times New Roman" w:eastAsia="SimSun" w:hAnsi="Times New Roman" w:cs="Times New Roman"/>
                      <w:color w:val="7030A0"/>
                      <w:lang w:eastAsia="zh-CN" w:bidi="ar"/>
                    </w:rPr>
                  </w:rPrChange>
                </w:rPr>
                <w:delText>If a products warranty is expired it should be reflected in the opportunity as Warranty Expired</w:delText>
              </w:r>
              <w:r w:rsidR="000549F5" w:rsidRPr="000C54C6" w:rsidDel="001530EB">
                <w:rPr>
                  <w:rFonts w:ascii="Times New Roman" w:eastAsia="SimSun" w:hAnsi="Times New Roman" w:cs="Times New Roman"/>
                  <w:color w:val="000000" w:themeColor="text1"/>
                  <w:lang w:eastAsia="zh-CN" w:bidi="ar"/>
                  <w:rPrChange w:id="2366" w:author="User" w:date="2026-02-02T18:38:00Z">
                    <w:rPr>
                      <w:rFonts w:ascii="Times New Roman" w:eastAsia="SimSun" w:hAnsi="Times New Roman" w:cs="Times New Roman"/>
                      <w:color w:val="7030A0"/>
                      <w:lang w:eastAsia="zh-CN" w:bidi="ar"/>
                    </w:rPr>
                  </w:rPrChange>
                </w:rPr>
                <w:delText xml:space="preserve"> </w:delText>
              </w:r>
              <w:r w:rsidR="008D3943" w:rsidRPr="000C54C6" w:rsidDel="001530EB">
                <w:rPr>
                  <w:rFonts w:ascii="Times New Roman" w:eastAsia="SimSun" w:hAnsi="Times New Roman" w:cs="Times New Roman"/>
                  <w:color w:val="000000" w:themeColor="text1"/>
                  <w:lang w:eastAsia="zh-CN" w:bidi="ar"/>
                  <w:rPrChange w:id="2367" w:author="User" w:date="2026-02-02T18:38:00Z">
                    <w:rPr>
                      <w:rFonts w:ascii="Times New Roman" w:eastAsia="SimSun" w:hAnsi="Times New Roman" w:cs="Times New Roman"/>
                      <w:color w:val="7030A0"/>
                      <w:lang w:eastAsia="zh-CN" w:bidi="ar"/>
                    </w:rPr>
                  </w:rPrChange>
                </w:rPr>
                <w:delText xml:space="preserve"> </w:delText>
              </w:r>
            </w:del>
          </w:p>
        </w:tc>
      </w:tr>
      <w:tr w:rsidR="001530EB" w:rsidRPr="000C54C6" w14:paraId="7FFE8F62" w14:textId="77777777" w:rsidTr="00FC76A5">
        <w:trPr>
          <w:ins w:id="2368" w:author="User" w:date="2026-01-07T14:38:00Z"/>
        </w:trPr>
        <w:tc>
          <w:tcPr>
            <w:tcW w:w="2473" w:type="dxa"/>
            <w:tcBorders>
              <w:tl2br w:val="nil"/>
              <w:tr2bl w:val="nil"/>
            </w:tcBorders>
            <w:vAlign w:val="center"/>
          </w:tcPr>
          <w:p w14:paraId="021925CF" w14:textId="77777777" w:rsidR="001530EB" w:rsidRPr="000C54C6" w:rsidRDefault="001530EB">
            <w:pPr>
              <w:widowControl/>
              <w:rPr>
                <w:ins w:id="2369" w:author="User" w:date="2026-01-07T14:38:00Z"/>
                <w:rStyle w:val="Strong"/>
                <w:rFonts w:ascii="Times New Roman" w:eastAsia="SimSun" w:hAnsi="Times New Roman" w:cs="Times New Roman"/>
                <w:b w:val="0"/>
                <w:bCs w:val="0"/>
                <w:color w:val="000000" w:themeColor="text1"/>
                <w:lang w:eastAsia="zh-CN" w:bidi="ar"/>
                <w:rPrChange w:id="2370" w:author="User" w:date="2026-02-02T18:38:00Z">
                  <w:rPr>
                    <w:ins w:id="2371" w:author="User" w:date="2026-01-07T14:38:00Z"/>
                    <w:rStyle w:val="Strong"/>
                    <w:rFonts w:ascii="Times New Roman" w:eastAsia="SimSun" w:hAnsi="Times New Roman" w:cs="Times New Roman"/>
                    <w:b w:val="0"/>
                    <w:bCs w:val="0"/>
                    <w:color w:val="EE0000"/>
                    <w:lang w:eastAsia="zh-CN" w:bidi="ar"/>
                  </w:rPr>
                </w:rPrChange>
              </w:rPr>
            </w:pPr>
            <w:ins w:id="2372" w:author="User" w:date="2026-01-07T14:38:00Z">
              <w:r w:rsidRPr="000C54C6">
                <w:rPr>
                  <w:rStyle w:val="Strong"/>
                  <w:rFonts w:ascii="Times New Roman" w:eastAsia="SimSun" w:hAnsi="Times New Roman" w:cs="Times New Roman"/>
                  <w:b w:val="0"/>
                  <w:bCs w:val="0"/>
                  <w:color w:val="000000" w:themeColor="text1"/>
                  <w:lang w:eastAsia="zh-CN" w:bidi="ar"/>
                  <w:rPrChange w:id="2373" w:author="User" w:date="2026-02-02T18:38:00Z">
                    <w:rPr>
                      <w:rStyle w:val="Strong"/>
                      <w:rFonts w:ascii="Times New Roman" w:eastAsia="SimSun" w:hAnsi="Times New Roman" w:cs="Times New Roman"/>
                      <w:b w:val="0"/>
                      <w:bCs w:val="0"/>
                      <w:color w:val="EE0000"/>
                      <w:lang w:eastAsia="zh-CN" w:bidi="ar"/>
                    </w:rPr>
                  </w:rPrChange>
                </w:rPr>
                <w:lastRenderedPageBreak/>
                <w:t xml:space="preserve">Expiry Date: </w:t>
              </w:r>
            </w:ins>
            <w:ins w:id="2374" w:author="User" w:date="2026-01-07T14:40:00Z">
              <w:r w:rsidRPr="000C54C6">
                <w:rPr>
                  <w:rStyle w:val="Strong"/>
                  <w:rFonts w:ascii="Times New Roman" w:eastAsia="SimSun" w:hAnsi="Times New Roman" w:cs="Times New Roman"/>
                  <w:b w:val="0"/>
                  <w:bCs w:val="0"/>
                  <w:color w:val="000000" w:themeColor="text1"/>
                  <w:lang w:eastAsia="zh-CN" w:bidi="ar"/>
                  <w:rPrChange w:id="2375" w:author="User" w:date="2026-02-02T18:38:00Z">
                    <w:rPr>
                      <w:rStyle w:val="Strong"/>
                      <w:rFonts w:ascii="Times New Roman" w:eastAsia="SimSun" w:hAnsi="Times New Roman" w:cs="Times New Roman"/>
                      <w:b w:val="0"/>
                      <w:bCs w:val="0"/>
                      <w:color w:val="EE0000"/>
                      <w:lang w:eastAsia="zh-CN" w:bidi="ar"/>
                    </w:rPr>
                  </w:rPrChange>
                </w:rPr>
                <w:t>Invoice</w:t>
              </w:r>
            </w:ins>
            <w:ins w:id="2376" w:author="User" w:date="2026-01-07T14:38:00Z">
              <w:r w:rsidRPr="000C54C6">
                <w:rPr>
                  <w:rStyle w:val="Strong"/>
                  <w:rFonts w:ascii="Times New Roman" w:eastAsia="SimSun" w:hAnsi="Times New Roman" w:cs="Times New Roman"/>
                  <w:b w:val="0"/>
                  <w:bCs w:val="0"/>
                  <w:color w:val="000000" w:themeColor="text1"/>
                  <w:lang w:eastAsia="zh-CN" w:bidi="ar"/>
                  <w:rPrChange w:id="2377" w:author="User" w:date="2026-02-02T18:38:00Z">
                    <w:rPr>
                      <w:rStyle w:val="Strong"/>
                      <w:rFonts w:ascii="Times New Roman" w:eastAsia="SimSun" w:hAnsi="Times New Roman" w:cs="Times New Roman"/>
                      <w:b w:val="0"/>
                      <w:bCs w:val="0"/>
                      <w:color w:val="EE0000"/>
                      <w:lang w:eastAsia="zh-CN" w:bidi="ar"/>
                    </w:rPr>
                  </w:rPrChange>
                </w:rPr>
                <w:t xml:space="preserve"> fi</w:t>
              </w:r>
            </w:ins>
            <w:ins w:id="2378" w:author="User" w:date="2026-01-07T14:39:00Z">
              <w:r w:rsidRPr="000C54C6">
                <w:rPr>
                  <w:rStyle w:val="Strong"/>
                  <w:rFonts w:ascii="Times New Roman" w:eastAsia="SimSun" w:hAnsi="Times New Roman" w:cs="Times New Roman"/>
                  <w:b w:val="0"/>
                  <w:bCs w:val="0"/>
                  <w:color w:val="000000" w:themeColor="text1"/>
                  <w:lang w:eastAsia="zh-CN" w:bidi="ar"/>
                  <w:rPrChange w:id="2379" w:author="User" w:date="2026-02-02T18:38:00Z">
                    <w:rPr>
                      <w:rStyle w:val="Strong"/>
                      <w:rFonts w:ascii="Times New Roman" w:eastAsia="SimSun" w:hAnsi="Times New Roman" w:cs="Times New Roman"/>
                      <w:b w:val="0"/>
                      <w:bCs w:val="0"/>
                      <w:color w:val="EE0000"/>
                      <w:lang w:eastAsia="zh-CN" w:bidi="ar"/>
                    </w:rPr>
                  </w:rPrChange>
                </w:rPr>
                <w:t>eld</w:t>
              </w:r>
            </w:ins>
          </w:p>
        </w:tc>
        <w:tc>
          <w:tcPr>
            <w:tcW w:w="1208" w:type="dxa"/>
            <w:tcBorders>
              <w:tl2br w:val="nil"/>
              <w:tr2bl w:val="nil"/>
            </w:tcBorders>
            <w:vAlign w:val="center"/>
          </w:tcPr>
          <w:p w14:paraId="19CC32D2" w14:textId="77777777" w:rsidR="001530EB" w:rsidRPr="000C54C6" w:rsidRDefault="001530EB">
            <w:pPr>
              <w:widowControl/>
              <w:rPr>
                <w:ins w:id="2380" w:author="User" w:date="2026-01-07T14:38:00Z"/>
                <w:rFonts w:ascii="Times New Roman" w:eastAsia="SimSun" w:hAnsi="Times New Roman" w:cs="Times New Roman"/>
                <w:color w:val="000000" w:themeColor="text1"/>
                <w:lang w:eastAsia="zh-CN" w:bidi="ar"/>
                <w:rPrChange w:id="2381" w:author="User" w:date="2026-02-02T18:38:00Z">
                  <w:rPr>
                    <w:ins w:id="2382" w:author="User" w:date="2026-01-07T14:38:00Z"/>
                    <w:rFonts w:ascii="Times New Roman" w:eastAsia="SimSun" w:hAnsi="Times New Roman" w:cs="Times New Roman"/>
                    <w:color w:val="EE0000"/>
                    <w:lang w:eastAsia="zh-CN" w:bidi="ar"/>
                  </w:rPr>
                </w:rPrChange>
              </w:rPr>
            </w:pPr>
          </w:p>
        </w:tc>
        <w:tc>
          <w:tcPr>
            <w:tcW w:w="1171" w:type="dxa"/>
            <w:gridSpan w:val="2"/>
            <w:tcBorders>
              <w:tl2br w:val="nil"/>
              <w:tr2bl w:val="nil"/>
            </w:tcBorders>
            <w:vAlign w:val="center"/>
          </w:tcPr>
          <w:p w14:paraId="49C653BE" w14:textId="77777777" w:rsidR="001530EB" w:rsidRPr="000C54C6" w:rsidRDefault="001530EB">
            <w:pPr>
              <w:widowControl/>
              <w:rPr>
                <w:ins w:id="2383" w:author="User" w:date="2026-01-07T14:38:00Z"/>
                <w:rFonts w:ascii="Times New Roman" w:eastAsia="SimSun" w:hAnsi="Times New Roman" w:cs="Times New Roman"/>
                <w:color w:val="000000" w:themeColor="text1"/>
                <w:lang w:eastAsia="zh-CN" w:bidi="ar"/>
                <w:rPrChange w:id="2384" w:author="User" w:date="2026-02-02T18:38:00Z">
                  <w:rPr>
                    <w:ins w:id="2385" w:author="User" w:date="2026-01-07T14:38:00Z"/>
                    <w:rFonts w:ascii="Times New Roman" w:eastAsia="SimSun" w:hAnsi="Times New Roman" w:cs="Times New Roman"/>
                    <w:color w:val="EE0000"/>
                    <w:lang w:eastAsia="zh-CN" w:bidi="ar"/>
                  </w:rPr>
                </w:rPrChange>
              </w:rPr>
            </w:pPr>
          </w:p>
        </w:tc>
        <w:tc>
          <w:tcPr>
            <w:tcW w:w="731" w:type="dxa"/>
            <w:tcBorders>
              <w:tl2br w:val="nil"/>
              <w:tr2bl w:val="nil"/>
            </w:tcBorders>
            <w:vAlign w:val="center"/>
          </w:tcPr>
          <w:p w14:paraId="58878C5E" w14:textId="77777777" w:rsidR="001530EB" w:rsidRPr="000C54C6" w:rsidRDefault="001530EB">
            <w:pPr>
              <w:widowControl/>
              <w:rPr>
                <w:ins w:id="2386" w:author="User" w:date="2026-01-07T14:38:00Z"/>
                <w:rFonts w:ascii="Times New Roman" w:eastAsia="SimSun" w:hAnsi="Times New Roman" w:cs="Times New Roman"/>
                <w:color w:val="000000" w:themeColor="text1"/>
                <w:lang w:eastAsia="zh-CN" w:bidi="ar"/>
                <w:rPrChange w:id="2387" w:author="User" w:date="2026-02-02T18:38:00Z">
                  <w:rPr>
                    <w:ins w:id="2388" w:author="User" w:date="2026-01-07T14:38:00Z"/>
                    <w:rFonts w:ascii="Times New Roman" w:eastAsia="SimSun" w:hAnsi="Times New Roman" w:cs="Times New Roman"/>
                    <w:color w:val="EE0000"/>
                    <w:lang w:eastAsia="zh-CN" w:bidi="ar"/>
                  </w:rPr>
                </w:rPrChange>
              </w:rPr>
            </w:pPr>
          </w:p>
        </w:tc>
        <w:tc>
          <w:tcPr>
            <w:tcW w:w="2776" w:type="dxa"/>
            <w:gridSpan w:val="2"/>
            <w:tcBorders>
              <w:tl2br w:val="nil"/>
              <w:tr2bl w:val="nil"/>
            </w:tcBorders>
            <w:vAlign w:val="center"/>
          </w:tcPr>
          <w:p w14:paraId="6320E503" w14:textId="77777777" w:rsidR="001530EB" w:rsidRPr="000C54C6" w:rsidRDefault="001530EB">
            <w:pPr>
              <w:widowControl/>
              <w:rPr>
                <w:ins w:id="2389" w:author="User" w:date="2026-01-07T14:38:00Z"/>
                <w:rFonts w:ascii="Times New Roman" w:eastAsia="SimSun" w:hAnsi="Times New Roman" w:cs="Times New Roman"/>
                <w:color w:val="000000" w:themeColor="text1"/>
                <w:lang w:eastAsia="zh-CN" w:bidi="ar"/>
                <w:rPrChange w:id="2390" w:author="User" w:date="2026-02-02T18:38:00Z">
                  <w:rPr>
                    <w:ins w:id="2391" w:author="User" w:date="2026-01-07T14:38:00Z"/>
                    <w:rFonts w:ascii="Times New Roman" w:eastAsia="SimSun" w:hAnsi="Times New Roman" w:cs="Times New Roman"/>
                    <w:color w:val="70AD47" w:themeColor="accent6"/>
                    <w:lang w:eastAsia="zh-CN" w:bidi="ar"/>
                  </w:rPr>
                </w:rPrChange>
              </w:rPr>
            </w:pPr>
            <w:ins w:id="2392" w:author="User" w:date="2026-01-07T14:39:00Z">
              <w:r w:rsidRPr="000C54C6">
                <w:rPr>
                  <w:rFonts w:ascii="Times New Roman" w:eastAsia="SimSun" w:hAnsi="Times New Roman" w:cs="Times New Roman"/>
                  <w:color w:val="000000" w:themeColor="text1"/>
                  <w:lang w:eastAsia="zh-CN" w:bidi="ar"/>
                  <w:rPrChange w:id="2393" w:author="User" w:date="2026-02-02T18:38:00Z">
                    <w:rPr>
                      <w:rFonts w:ascii="Times New Roman" w:eastAsia="SimSun" w:hAnsi="Times New Roman" w:cs="Times New Roman"/>
                      <w:color w:val="7030A0"/>
                      <w:lang w:eastAsia="zh-CN" w:bidi="ar"/>
                    </w:rPr>
                  </w:rPrChange>
                </w:rPr>
                <w:t xml:space="preserve">If a products warranty is expired it should be reflected in the </w:t>
              </w:r>
            </w:ins>
            <w:ins w:id="2394" w:author="User" w:date="2026-01-07T14:40:00Z">
              <w:r w:rsidRPr="000C54C6">
                <w:rPr>
                  <w:rFonts w:ascii="Times New Roman" w:eastAsia="SimSun" w:hAnsi="Times New Roman" w:cs="Times New Roman"/>
                  <w:color w:val="000000" w:themeColor="text1"/>
                  <w:lang w:eastAsia="zh-CN" w:bidi="ar"/>
                  <w:rPrChange w:id="2395" w:author="User" w:date="2026-02-02T18:38:00Z">
                    <w:rPr>
                      <w:rFonts w:ascii="Times New Roman" w:eastAsia="SimSun" w:hAnsi="Times New Roman" w:cs="Times New Roman"/>
                      <w:color w:val="7030A0"/>
                      <w:lang w:eastAsia="zh-CN" w:bidi="ar"/>
                    </w:rPr>
                  </w:rPrChange>
                </w:rPr>
                <w:t>Invoice</w:t>
              </w:r>
            </w:ins>
            <w:ins w:id="2396" w:author="User" w:date="2026-01-07T14:39:00Z">
              <w:r w:rsidR="007B237B" w:rsidRPr="000C54C6">
                <w:rPr>
                  <w:rFonts w:ascii="Times New Roman" w:eastAsia="SimSun" w:hAnsi="Times New Roman" w:cs="Times New Roman"/>
                  <w:color w:val="000000" w:themeColor="text1"/>
                  <w:lang w:eastAsia="zh-CN" w:bidi="ar"/>
                </w:rPr>
                <w:t xml:space="preserve"> as Warranty Expired</w:t>
              </w:r>
              <w:r w:rsidRPr="000C54C6">
                <w:rPr>
                  <w:rFonts w:ascii="Times New Roman" w:eastAsia="SimSun" w:hAnsi="Times New Roman" w:cs="Times New Roman"/>
                  <w:color w:val="000000" w:themeColor="text1"/>
                  <w:lang w:eastAsia="zh-CN" w:bidi="ar"/>
                  <w:rPrChange w:id="2397" w:author="User" w:date="2026-02-02T18:38:00Z">
                    <w:rPr>
                      <w:rFonts w:ascii="Times New Roman" w:eastAsia="SimSun" w:hAnsi="Times New Roman" w:cs="Times New Roman"/>
                      <w:color w:val="7030A0"/>
                      <w:lang w:eastAsia="zh-CN" w:bidi="ar"/>
                    </w:rPr>
                  </w:rPrChange>
                </w:rPr>
                <w:t>. Report will be provided for the expired product</w:t>
              </w:r>
            </w:ins>
            <w:ins w:id="2398" w:author="User" w:date="2026-01-07T14:40:00Z">
              <w:r w:rsidRPr="000C54C6">
                <w:rPr>
                  <w:rFonts w:ascii="Times New Roman" w:eastAsia="SimSun" w:hAnsi="Times New Roman" w:cs="Times New Roman"/>
                  <w:color w:val="000000" w:themeColor="text1"/>
                  <w:lang w:eastAsia="zh-CN" w:bidi="ar"/>
                  <w:rPrChange w:id="2399" w:author="User" w:date="2026-02-02T18:38:00Z">
                    <w:rPr>
                      <w:rFonts w:ascii="Times New Roman" w:eastAsia="SimSun" w:hAnsi="Times New Roman" w:cs="Times New Roman"/>
                      <w:color w:val="7030A0"/>
                      <w:lang w:eastAsia="zh-CN" w:bidi="ar"/>
                    </w:rPr>
                  </w:rPrChange>
                </w:rPr>
                <w:t>. Purchase date + Warranty period</w:t>
              </w:r>
            </w:ins>
            <w:ins w:id="2400" w:author="User" w:date="2026-01-28T13:28:00Z">
              <w:r w:rsidR="007B237B" w:rsidRPr="000C54C6">
                <w:rPr>
                  <w:rFonts w:ascii="Times New Roman" w:eastAsia="SimSun" w:hAnsi="Times New Roman" w:cs="Times New Roman"/>
                  <w:color w:val="000000" w:themeColor="text1"/>
                  <w:lang w:eastAsia="zh-CN" w:bidi="ar"/>
                </w:rPr>
                <w:t xml:space="preserve"> </w:t>
              </w:r>
            </w:ins>
          </w:p>
        </w:tc>
      </w:tr>
      <w:tr w:rsidR="008A0411" w:rsidRPr="000C54C6" w14:paraId="13286FD9" w14:textId="77777777" w:rsidTr="00FC76A5">
        <w:trPr>
          <w:gridAfter w:val="1"/>
          <w:wAfter w:w="54" w:type="dxa"/>
          <w:trPrChange w:id="2401" w:author="User" w:date="2025-12-09T13:55:00Z">
            <w:trPr>
              <w:gridAfter w:val="1"/>
            </w:trPr>
          </w:trPrChange>
        </w:trPr>
        <w:tc>
          <w:tcPr>
            <w:tcW w:w="0" w:type="auto"/>
            <w:tcBorders>
              <w:tl2br w:val="nil"/>
              <w:tr2bl w:val="nil"/>
            </w:tcBorders>
            <w:vAlign w:val="center"/>
            <w:tcPrChange w:id="2402" w:author="User" w:date="2025-12-09T13:55:00Z">
              <w:tcPr>
                <w:tcW w:w="0" w:type="auto"/>
                <w:tcBorders>
                  <w:tl2br w:val="nil"/>
                  <w:tr2bl w:val="nil"/>
                </w:tcBorders>
                <w:vAlign w:val="center"/>
              </w:tcPr>
            </w:tcPrChange>
          </w:tcPr>
          <w:p w14:paraId="63CFA6FF"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b w:val="0"/>
                <w:bCs w:val="0"/>
                <w:lang w:eastAsia="zh-CN" w:bidi="ar"/>
              </w:rPr>
              <w:t>Created By / Last Modified By</w:t>
            </w:r>
          </w:p>
        </w:tc>
        <w:tc>
          <w:tcPr>
            <w:tcW w:w="1281" w:type="dxa"/>
            <w:gridSpan w:val="2"/>
            <w:tcBorders>
              <w:tl2br w:val="nil"/>
              <w:tr2bl w:val="nil"/>
            </w:tcBorders>
            <w:vAlign w:val="center"/>
            <w:tcPrChange w:id="2403" w:author="User" w:date="2025-12-09T13:55:00Z">
              <w:tcPr>
                <w:tcW w:w="1361" w:type="dxa"/>
                <w:gridSpan w:val="2"/>
                <w:tcBorders>
                  <w:tl2br w:val="nil"/>
                  <w:tr2bl w:val="nil"/>
                </w:tcBorders>
                <w:vAlign w:val="center"/>
              </w:tcPr>
            </w:tcPrChange>
          </w:tcPr>
          <w:p w14:paraId="3046835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System Fields</w:t>
            </w:r>
          </w:p>
        </w:tc>
        <w:tc>
          <w:tcPr>
            <w:tcW w:w="1098" w:type="dxa"/>
            <w:tcBorders>
              <w:tl2br w:val="nil"/>
              <w:tr2bl w:val="nil"/>
            </w:tcBorders>
            <w:vAlign w:val="center"/>
            <w:tcPrChange w:id="2404" w:author="User" w:date="2025-12-09T13:55:00Z">
              <w:tcPr>
                <w:tcW w:w="1613" w:type="dxa"/>
                <w:gridSpan w:val="2"/>
                <w:tcBorders>
                  <w:tl2br w:val="nil"/>
                  <w:tr2bl w:val="nil"/>
                </w:tcBorders>
                <w:vAlign w:val="center"/>
              </w:tcPr>
            </w:tcPrChange>
          </w:tcPr>
          <w:p w14:paraId="1C29805E"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731" w:type="dxa"/>
            <w:tcBorders>
              <w:tl2br w:val="nil"/>
              <w:tr2bl w:val="nil"/>
            </w:tcBorders>
            <w:vAlign w:val="center"/>
            <w:tcPrChange w:id="2405" w:author="User" w:date="2025-12-09T13:55:00Z">
              <w:tcPr>
                <w:tcW w:w="0" w:type="auto"/>
                <w:gridSpan w:val="2"/>
                <w:tcBorders>
                  <w:tl2br w:val="nil"/>
                  <w:tr2bl w:val="nil"/>
                </w:tcBorders>
                <w:vAlign w:val="center"/>
              </w:tcPr>
            </w:tcPrChange>
          </w:tcPr>
          <w:p w14:paraId="7F2E4EDE"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2722" w:type="dxa"/>
            <w:tcBorders>
              <w:tl2br w:val="nil"/>
              <w:tr2bl w:val="nil"/>
            </w:tcBorders>
            <w:vAlign w:val="center"/>
            <w:tcPrChange w:id="2406" w:author="User" w:date="2025-12-09T13:55:00Z">
              <w:tcPr>
                <w:tcW w:w="3157" w:type="dxa"/>
                <w:gridSpan w:val="2"/>
                <w:tcBorders>
                  <w:tl2br w:val="nil"/>
                  <w:tr2bl w:val="nil"/>
                </w:tcBorders>
                <w:vAlign w:val="center"/>
              </w:tcPr>
            </w:tcPrChange>
          </w:tcPr>
          <w:p w14:paraId="2E9487B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Standard Salesforce audit fields.</w:t>
            </w:r>
          </w:p>
        </w:tc>
      </w:tr>
    </w:tbl>
    <w:p w14:paraId="115799EC" w14:textId="77777777" w:rsidR="008A0411" w:rsidRPr="000C54C6" w:rsidRDefault="0026591D">
      <w:pPr>
        <w:pStyle w:val="Heading2"/>
        <w:numPr>
          <w:ilvl w:val="0"/>
          <w:numId w:val="2"/>
        </w:numPr>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Price Books</w:t>
      </w:r>
      <w:del w:id="2407" w:author="User" w:date="2026-01-07T13:20:00Z">
        <w:r w:rsidR="008D3943" w:rsidRPr="000C54C6" w:rsidDel="005B5F65">
          <w:rPr>
            <w:rStyle w:val="Strong"/>
            <w:rFonts w:ascii="Times New Roman" w:hAnsi="Times New Roman" w:cs="Times New Roman" w:hint="default"/>
            <w:b/>
            <w:bCs/>
            <w:sz w:val="22"/>
            <w:szCs w:val="22"/>
          </w:rPr>
          <w:br/>
        </w:r>
        <w:r w:rsidR="008D3943" w:rsidRPr="000C54C6" w:rsidDel="005B5F65">
          <w:rPr>
            <w:rStyle w:val="Strong"/>
            <w:rFonts w:ascii="Times New Roman" w:hAnsi="Times New Roman" w:cs="Times New Roman" w:hint="default"/>
            <w:b/>
            <w:bCs/>
            <w:sz w:val="22"/>
            <w:szCs w:val="22"/>
          </w:rPr>
          <w:br/>
        </w:r>
      </w:del>
    </w:p>
    <w:p w14:paraId="68B8AE26" w14:textId="77777777" w:rsidR="008A0411" w:rsidRPr="00DF6E8A" w:rsidRDefault="0026591D" w:rsidP="00DF6E8A">
      <w:pPr>
        <w:pStyle w:val="NormalWeb"/>
        <w:numPr>
          <w:ilvl w:val="0"/>
          <w:numId w:val="104"/>
        </w:numPr>
        <w:rPr>
          <w:rStyle w:val="Strong"/>
          <w:rPrChange w:id="2408" w:author="User" w:date="2026-02-06T13:36:00Z">
            <w:rPr>
              <w:sz w:val="22"/>
              <w:szCs w:val="22"/>
            </w:rPr>
          </w:rPrChange>
        </w:rPr>
        <w:pPrChange w:id="2409" w:author="User" w:date="2026-02-06T13:36:00Z">
          <w:pPr>
            <w:pStyle w:val="NormalWeb"/>
            <w:numPr>
              <w:numId w:val="3"/>
            </w:numPr>
            <w:tabs>
              <w:tab w:val="left" w:pos="420"/>
            </w:tabs>
            <w:ind w:left="420" w:hanging="420"/>
            <w:jc w:val="both"/>
          </w:pPr>
        </w:pPrChange>
      </w:pPr>
      <w:r w:rsidRPr="00DF6E8A">
        <w:rPr>
          <w:rStyle w:val="Strong"/>
          <w:rPrChange w:id="2410" w:author="User" w:date="2026-02-06T13:36:00Z">
            <w:rPr>
              <w:sz w:val="22"/>
              <w:szCs w:val="22"/>
            </w:rPr>
          </w:rPrChange>
        </w:rPr>
        <w:t>Retail, Wholesale / Distributor / Channel Partner, Project, Custom/Overseas.</w:t>
      </w:r>
    </w:p>
    <w:p w14:paraId="0FFDE995" w14:textId="77777777" w:rsidR="008A0411" w:rsidRPr="000C54C6" w:rsidRDefault="0026591D">
      <w:pPr>
        <w:pStyle w:val="Heading2"/>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2. Pricing Structure</w:t>
      </w:r>
    </w:p>
    <w:p w14:paraId="1AF6C3AF" w14:textId="703C520E" w:rsidR="004C5284" w:rsidRPr="00DF6E8A" w:rsidRDefault="004C5284" w:rsidP="00DF6E8A">
      <w:pPr>
        <w:pStyle w:val="NormalWeb"/>
        <w:numPr>
          <w:ilvl w:val="0"/>
          <w:numId w:val="103"/>
        </w:numPr>
        <w:jc w:val="both"/>
        <w:rPr>
          <w:ins w:id="2411" w:author="User" w:date="2026-01-14T11:02:00Z"/>
          <w:sz w:val="22"/>
          <w:szCs w:val="22"/>
          <w:rPrChange w:id="2412" w:author="User" w:date="2026-02-06T13:36:00Z">
            <w:rPr>
              <w:ins w:id="2413" w:author="User" w:date="2026-01-14T11:02:00Z"/>
              <w:color w:val="000000" w:themeColor="text1"/>
              <w:sz w:val="22"/>
              <w:szCs w:val="22"/>
            </w:rPr>
          </w:rPrChange>
        </w:rPr>
        <w:pPrChange w:id="2414" w:author="User" w:date="2026-02-06T13:36:00Z">
          <w:pPr>
            <w:pStyle w:val="NormalWeb"/>
            <w:numPr>
              <w:numId w:val="3"/>
            </w:numPr>
            <w:tabs>
              <w:tab w:val="left" w:pos="420"/>
            </w:tabs>
            <w:ind w:left="420" w:hanging="420"/>
            <w:jc w:val="both"/>
          </w:pPr>
        </w:pPrChange>
      </w:pPr>
      <w:ins w:id="2415" w:author="User" w:date="2026-01-14T11:02:00Z">
        <w:r w:rsidRPr="00DF6E8A">
          <w:rPr>
            <w:sz w:val="22"/>
            <w:szCs w:val="22"/>
            <w:rPrChange w:id="2416" w:author="User" w:date="2026-02-06T13:36:00Z">
              <w:rPr>
                <w:color w:val="000000" w:themeColor="text1"/>
                <w:sz w:val="22"/>
                <w:szCs w:val="22"/>
              </w:rPr>
            </w:rPrChange>
          </w:rPr>
          <w:t>As per current implementation each price book has only on</w:t>
        </w:r>
      </w:ins>
      <w:ins w:id="2417" w:author="User" w:date="2026-02-06T13:34:00Z">
        <w:r w:rsidR="00DF6E8A" w:rsidRPr="00DF6E8A">
          <w:rPr>
            <w:sz w:val="22"/>
            <w:szCs w:val="22"/>
            <w:rPrChange w:id="2418" w:author="User" w:date="2026-02-06T13:36:00Z">
              <w:rPr>
                <w:color w:val="000000" w:themeColor="text1"/>
                <w:sz w:val="22"/>
                <w:szCs w:val="22"/>
              </w:rPr>
            </w:rPrChange>
          </w:rPr>
          <w:t>e</w:t>
        </w:r>
      </w:ins>
      <w:ins w:id="2419" w:author="User" w:date="2026-01-14T11:02:00Z">
        <w:r w:rsidRPr="00DF6E8A">
          <w:rPr>
            <w:sz w:val="22"/>
            <w:szCs w:val="22"/>
            <w:rPrChange w:id="2420" w:author="User" w:date="2026-02-06T13:36:00Z">
              <w:rPr>
                <w:color w:val="000000" w:themeColor="text1"/>
                <w:sz w:val="22"/>
                <w:szCs w:val="22"/>
              </w:rPr>
            </w:rPrChange>
          </w:rPr>
          <w:t xml:space="preserve"> price it can be either MRP or MSP/ NRP</w:t>
        </w:r>
      </w:ins>
    </w:p>
    <w:p w14:paraId="07BDE027" w14:textId="4F1ACE86" w:rsidR="00EC0CE6" w:rsidRPr="00651507" w:rsidRDefault="0026591D" w:rsidP="00DF6E8A">
      <w:pPr>
        <w:pStyle w:val="NormalWeb"/>
        <w:numPr>
          <w:ilvl w:val="0"/>
          <w:numId w:val="103"/>
        </w:numPr>
        <w:jc w:val="both"/>
        <w:rPr>
          <w:sz w:val="22"/>
          <w:szCs w:val="22"/>
        </w:rPr>
        <w:pPrChange w:id="2421" w:author="User" w:date="2026-02-06T13:36:00Z">
          <w:pPr>
            <w:pStyle w:val="NormalWeb"/>
            <w:numPr>
              <w:numId w:val="3"/>
            </w:numPr>
            <w:tabs>
              <w:tab w:val="left" w:pos="420"/>
            </w:tabs>
            <w:ind w:left="420" w:hanging="420"/>
            <w:jc w:val="both"/>
          </w:pPr>
        </w:pPrChange>
      </w:pPr>
      <w:del w:id="2422" w:author="User" w:date="2026-01-14T11:03:00Z">
        <w:r w:rsidRPr="00651507" w:rsidDel="004C5284">
          <w:rPr>
            <w:sz w:val="22"/>
            <w:szCs w:val="22"/>
          </w:rPr>
          <w:delText xml:space="preserve">prices in each price book MRP and MSP/NRP rest other fields have to be restricted from other </w:delText>
        </w:r>
        <w:commentRangeStart w:id="2423"/>
        <w:r w:rsidRPr="00651507" w:rsidDel="004C5284">
          <w:rPr>
            <w:sz w:val="22"/>
            <w:szCs w:val="22"/>
          </w:rPr>
          <w:delText>users</w:delText>
        </w:r>
        <w:commentRangeEnd w:id="2423"/>
        <w:r w:rsidR="00EC0CE6" w:rsidRPr="00DF6E8A" w:rsidDel="004C5284">
          <w:rPr>
            <w:sz w:val="22"/>
            <w:szCs w:val="22"/>
            <w:rPrChange w:id="2424" w:author="User" w:date="2026-02-06T13:36:00Z">
              <w:rPr>
                <w:rStyle w:val="CommentReference"/>
                <w:rFonts w:ascii="Calibri" w:eastAsia="Calibri" w:hAnsi="Calibri" w:cs="Calibri"/>
                <w:lang w:eastAsia="en-US"/>
              </w:rPr>
            </w:rPrChange>
          </w:rPr>
          <w:commentReference w:id="2423"/>
        </w:r>
      </w:del>
      <w:ins w:id="2425" w:author="User" w:date="2026-01-07T14:51:00Z">
        <w:r w:rsidR="00EC0CE6" w:rsidRPr="00DF6E8A">
          <w:rPr>
            <w:sz w:val="22"/>
            <w:szCs w:val="22"/>
            <w:rPrChange w:id="2426" w:author="User" w:date="2026-02-06T13:36:00Z">
              <w:rPr>
                <w:color w:val="FF0000"/>
                <w:sz w:val="22"/>
                <w:szCs w:val="22"/>
              </w:rPr>
            </w:rPrChange>
          </w:rPr>
          <w:t xml:space="preserve">Based on the price book selection MRP or </w:t>
        </w:r>
      </w:ins>
      <w:ins w:id="2427" w:author="User" w:date="2026-02-02T17:42:00Z">
        <w:r w:rsidR="007C3C6C" w:rsidRPr="00DF6E8A">
          <w:rPr>
            <w:sz w:val="22"/>
            <w:szCs w:val="22"/>
            <w:rPrChange w:id="2428" w:author="User" w:date="2026-02-06T13:36:00Z">
              <w:rPr>
                <w:color w:val="000000" w:themeColor="text1"/>
                <w:sz w:val="22"/>
                <w:szCs w:val="22"/>
              </w:rPr>
            </w:rPrChange>
          </w:rPr>
          <w:t>Price (Based on the price book selection)</w:t>
        </w:r>
      </w:ins>
      <w:ins w:id="2429" w:author="User" w:date="2026-01-07T14:51:00Z">
        <w:r w:rsidR="00EC0CE6" w:rsidRPr="00DF6E8A">
          <w:rPr>
            <w:sz w:val="22"/>
            <w:szCs w:val="22"/>
            <w:rPrChange w:id="2430" w:author="User" w:date="2026-02-06T13:36:00Z">
              <w:rPr>
                <w:color w:val="FF0000"/>
                <w:sz w:val="22"/>
                <w:szCs w:val="22"/>
              </w:rPr>
            </w:rPrChange>
          </w:rPr>
          <w:t xml:space="preserve"> will </w:t>
        </w:r>
      </w:ins>
      <w:ins w:id="2431" w:author="User" w:date="2026-01-07T14:52:00Z">
        <w:r w:rsidR="00EC0CE6" w:rsidRPr="00DF6E8A">
          <w:rPr>
            <w:sz w:val="22"/>
            <w:szCs w:val="22"/>
            <w:rPrChange w:id="2432" w:author="User" w:date="2026-02-06T13:36:00Z">
              <w:rPr>
                <w:color w:val="FF0000"/>
                <w:sz w:val="22"/>
                <w:szCs w:val="22"/>
              </w:rPr>
            </w:rPrChange>
          </w:rPr>
          <w:t>be populated</w:t>
        </w:r>
      </w:ins>
      <w:ins w:id="2433" w:author="User" w:date="2026-01-07T14:50:00Z">
        <w:r w:rsidR="00EC0CE6" w:rsidRPr="00DF6E8A">
          <w:rPr>
            <w:sz w:val="22"/>
            <w:szCs w:val="22"/>
            <w:rPrChange w:id="2434" w:author="User" w:date="2026-02-06T13:36:00Z">
              <w:rPr>
                <w:color w:val="FF0000"/>
                <w:sz w:val="22"/>
                <w:szCs w:val="22"/>
              </w:rPr>
            </w:rPrChange>
          </w:rPr>
          <w:t xml:space="preserve"> </w:t>
        </w:r>
      </w:ins>
      <w:ins w:id="2435" w:author="User" w:date="2026-01-14T11:06:00Z">
        <w:r w:rsidR="004C5284" w:rsidRPr="00DF6E8A">
          <w:rPr>
            <w:sz w:val="22"/>
            <w:szCs w:val="22"/>
            <w:rPrChange w:id="2436" w:author="User" w:date="2026-02-06T13:36:00Z">
              <w:rPr>
                <w:color w:val="000000" w:themeColor="text1"/>
                <w:sz w:val="22"/>
                <w:szCs w:val="22"/>
              </w:rPr>
            </w:rPrChange>
          </w:rPr>
          <w:t>as per the current implementation</w:t>
        </w:r>
      </w:ins>
      <w:ins w:id="2437" w:author="User" w:date="2026-01-19T17:11:00Z">
        <w:r w:rsidR="008A3313" w:rsidRPr="00DF6E8A">
          <w:rPr>
            <w:sz w:val="22"/>
            <w:szCs w:val="22"/>
            <w:rPrChange w:id="2438" w:author="User" w:date="2026-02-06T13:36:00Z">
              <w:rPr>
                <w:color w:val="000000" w:themeColor="text1"/>
                <w:sz w:val="22"/>
                <w:szCs w:val="22"/>
              </w:rPr>
            </w:rPrChange>
          </w:rPr>
          <w:t xml:space="preserve"> </w:t>
        </w:r>
      </w:ins>
      <w:ins w:id="2439" w:author="User" w:date="2026-01-19T17:10:00Z">
        <w:r w:rsidR="008A3313" w:rsidRPr="00DF6E8A">
          <w:rPr>
            <w:sz w:val="22"/>
            <w:szCs w:val="22"/>
            <w:rPrChange w:id="2440" w:author="User" w:date="2026-02-06T13:36:00Z">
              <w:rPr>
                <w:color w:val="000000" w:themeColor="text1"/>
                <w:sz w:val="22"/>
                <w:szCs w:val="22"/>
              </w:rPr>
            </w:rPrChange>
          </w:rPr>
          <w:t xml:space="preserve"> </w:t>
        </w:r>
      </w:ins>
    </w:p>
    <w:p w14:paraId="1A4CE7E6" w14:textId="77777777" w:rsidR="008A0411" w:rsidRPr="000C54C6" w:rsidRDefault="0026591D">
      <w:pPr>
        <w:pStyle w:val="Heading2"/>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3. Quote Requirements</w:t>
      </w:r>
    </w:p>
    <w:p w14:paraId="13693115" w14:textId="5B337CC2" w:rsidR="008A0411" w:rsidRPr="000C54C6" w:rsidRDefault="0026591D" w:rsidP="00DF6E8A">
      <w:pPr>
        <w:pStyle w:val="NormalWeb"/>
        <w:numPr>
          <w:ilvl w:val="0"/>
          <w:numId w:val="103"/>
        </w:numPr>
        <w:jc w:val="both"/>
        <w:rPr>
          <w:sz w:val="22"/>
          <w:szCs w:val="22"/>
        </w:rPr>
        <w:pPrChange w:id="2441" w:author="User" w:date="2026-02-06T13:36:00Z">
          <w:pPr>
            <w:pStyle w:val="NormalWeb"/>
            <w:numPr>
              <w:numId w:val="3"/>
            </w:numPr>
            <w:tabs>
              <w:tab w:val="left" w:pos="420"/>
            </w:tabs>
            <w:ind w:left="420" w:hanging="420"/>
            <w:jc w:val="both"/>
          </w:pPr>
        </w:pPrChange>
      </w:pPr>
      <w:r w:rsidRPr="000C54C6">
        <w:rPr>
          <w:sz w:val="22"/>
          <w:szCs w:val="22"/>
        </w:rPr>
        <w:t xml:space="preserve">In quote </w:t>
      </w:r>
      <w:ins w:id="2442" w:author="User" w:date="2026-02-02T17:41:00Z">
        <w:r w:rsidR="00733180" w:rsidRPr="000C54C6">
          <w:rPr>
            <w:sz w:val="22"/>
            <w:szCs w:val="22"/>
          </w:rPr>
          <w:t xml:space="preserve">both </w:t>
        </w:r>
      </w:ins>
      <w:del w:id="2443" w:author="User" w:date="2026-02-02T17:41:00Z">
        <w:r w:rsidRPr="000C54C6" w:rsidDel="00733180">
          <w:rPr>
            <w:sz w:val="22"/>
            <w:szCs w:val="22"/>
          </w:rPr>
          <w:delText xml:space="preserve">MSP </w:delText>
        </w:r>
      </w:del>
      <w:ins w:id="2444" w:author="User" w:date="2026-02-02T17:41:00Z">
        <w:r w:rsidR="00733180" w:rsidRPr="000C54C6">
          <w:rPr>
            <w:sz w:val="22"/>
            <w:szCs w:val="22"/>
          </w:rPr>
          <w:t xml:space="preserve">MRP </w:t>
        </w:r>
      </w:ins>
      <w:del w:id="2445" w:author="User" w:date="2026-01-19T17:13:00Z">
        <w:r w:rsidRPr="000C54C6" w:rsidDel="005D099A">
          <w:rPr>
            <w:sz w:val="22"/>
            <w:szCs w:val="22"/>
          </w:rPr>
          <w:delText xml:space="preserve">and </w:delText>
        </w:r>
      </w:del>
      <w:ins w:id="2446" w:author="User" w:date="2026-02-02T17:41:00Z">
        <w:r w:rsidR="00733180" w:rsidRPr="000C54C6">
          <w:rPr>
            <w:sz w:val="22"/>
            <w:szCs w:val="22"/>
          </w:rPr>
          <w:t>and</w:t>
        </w:r>
      </w:ins>
      <w:ins w:id="2447" w:author="User" w:date="2026-01-19T17:13:00Z">
        <w:r w:rsidR="005D099A" w:rsidRPr="000C54C6">
          <w:rPr>
            <w:sz w:val="22"/>
            <w:szCs w:val="22"/>
          </w:rPr>
          <w:t xml:space="preserve"> </w:t>
        </w:r>
      </w:ins>
      <w:del w:id="2448" w:author="User" w:date="2026-02-02T17:42:00Z">
        <w:r w:rsidRPr="000C54C6" w:rsidDel="007C3C6C">
          <w:rPr>
            <w:sz w:val="22"/>
            <w:szCs w:val="22"/>
          </w:rPr>
          <w:delText>M</w:delText>
        </w:r>
      </w:del>
      <w:del w:id="2449" w:author="User" w:date="2026-02-02T17:41:00Z">
        <w:r w:rsidRPr="000C54C6" w:rsidDel="00733180">
          <w:rPr>
            <w:sz w:val="22"/>
            <w:szCs w:val="22"/>
          </w:rPr>
          <w:delText>RP</w:delText>
        </w:r>
      </w:del>
      <w:ins w:id="2450" w:author="User" w:date="2026-02-02T17:42:00Z">
        <w:r w:rsidR="007C3C6C" w:rsidRPr="000C54C6">
          <w:rPr>
            <w:sz w:val="22"/>
            <w:szCs w:val="22"/>
          </w:rPr>
          <w:t>Price (Based on the price book selection)</w:t>
        </w:r>
      </w:ins>
      <w:r w:rsidRPr="000C54C6">
        <w:rPr>
          <w:sz w:val="22"/>
          <w:szCs w:val="22"/>
        </w:rPr>
        <w:t xml:space="preserve"> value</w:t>
      </w:r>
      <w:ins w:id="2451" w:author="User" w:date="2026-02-02T17:41:00Z">
        <w:r w:rsidR="00733180" w:rsidRPr="000C54C6">
          <w:rPr>
            <w:sz w:val="22"/>
            <w:szCs w:val="22"/>
          </w:rPr>
          <w:t>s</w:t>
        </w:r>
      </w:ins>
      <w:r w:rsidRPr="000C54C6">
        <w:rPr>
          <w:sz w:val="22"/>
          <w:szCs w:val="22"/>
        </w:rPr>
        <w:t xml:space="preserve"> </w:t>
      </w:r>
      <w:del w:id="2452" w:author="User" w:date="2026-01-19T17:13:00Z">
        <w:r w:rsidRPr="000C54C6" w:rsidDel="005D099A">
          <w:rPr>
            <w:sz w:val="22"/>
            <w:szCs w:val="22"/>
          </w:rPr>
          <w:delText xml:space="preserve">to </w:delText>
        </w:r>
      </w:del>
      <w:ins w:id="2453" w:author="User" w:date="2026-01-19T17:13:00Z">
        <w:r w:rsidR="005D099A" w:rsidRPr="000C54C6">
          <w:rPr>
            <w:sz w:val="22"/>
            <w:szCs w:val="22"/>
          </w:rPr>
          <w:t xml:space="preserve">will </w:t>
        </w:r>
      </w:ins>
      <w:r w:rsidRPr="000C54C6">
        <w:rPr>
          <w:sz w:val="22"/>
          <w:szCs w:val="22"/>
        </w:rPr>
        <w:t xml:space="preserve">be </w:t>
      </w:r>
      <w:commentRangeStart w:id="2454"/>
      <w:r w:rsidRPr="000C54C6">
        <w:rPr>
          <w:sz w:val="22"/>
          <w:szCs w:val="22"/>
        </w:rPr>
        <w:t>reflected</w:t>
      </w:r>
      <w:commentRangeEnd w:id="2454"/>
      <w:r w:rsidR="005B5F65" w:rsidRPr="00DF6E8A">
        <w:rPr>
          <w:sz w:val="22"/>
          <w:szCs w:val="22"/>
          <w:rPrChange w:id="2455" w:author="User" w:date="2026-02-06T13:36:00Z">
            <w:rPr>
              <w:rStyle w:val="CommentReference"/>
              <w:rFonts w:ascii="Calibri" w:eastAsia="Calibri" w:hAnsi="Calibri" w:cs="Calibri"/>
              <w:lang w:eastAsia="en-US"/>
            </w:rPr>
          </w:rPrChange>
        </w:rPr>
        <w:commentReference w:id="2454"/>
      </w:r>
      <w:ins w:id="2456" w:author="User" w:date="2026-01-07T14:42:00Z">
        <w:r w:rsidR="001530EB" w:rsidRPr="000C54C6">
          <w:rPr>
            <w:sz w:val="22"/>
            <w:szCs w:val="22"/>
          </w:rPr>
          <w:t xml:space="preserve"> </w:t>
        </w:r>
      </w:ins>
    </w:p>
    <w:p w14:paraId="458CB3E4" w14:textId="77777777" w:rsidR="008A0411" w:rsidRPr="000C54C6" w:rsidRDefault="0026591D">
      <w:pPr>
        <w:pStyle w:val="Heading2"/>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4. Sale Order Requirements</w:t>
      </w:r>
    </w:p>
    <w:p w14:paraId="41DE13AF" w14:textId="77777777" w:rsidR="008A0411" w:rsidRPr="000C54C6" w:rsidRDefault="0026591D" w:rsidP="00DF6E8A">
      <w:pPr>
        <w:pStyle w:val="NormalWeb"/>
        <w:numPr>
          <w:ilvl w:val="0"/>
          <w:numId w:val="103"/>
        </w:numPr>
        <w:jc w:val="both"/>
        <w:rPr>
          <w:sz w:val="22"/>
          <w:szCs w:val="22"/>
        </w:rPr>
        <w:pPrChange w:id="2457" w:author="User" w:date="2026-02-06T13:36:00Z">
          <w:pPr>
            <w:pStyle w:val="NormalWeb"/>
            <w:numPr>
              <w:numId w:val="3"/>
            </w:numPr>
            <w:tabs>
              <w:tab w:val="left" w:pos="420"/>
            </w:tabs>
            <w:ind w:left="420" w:hanging="420"/>
            <w:jc w:val="both"/>
          </w:pPr>
        </w:pPrChange>
      </w:pPr>
      <w:r w:rsidRPr="000C54C6">
        <w:rPr>
          <w:sz w:val="22"/>
          <w:szCs w:val="22"/>
        </w:rPr>
        <w:t>On Sale order</w:t>
      </w:r>
      <w:ins w:id="2458" w:author="User" w:date="2026-01-07T14:54:00Z">
        <w:r w:rsidR="00EC0CE6" w:rsidRPr="000C54C6">
          <w:rPr>
            <w:sz w:val="22"/>
            <w:szCs w:val="22"/>
          </w:rPr>
          <w:t xml:space="preserve"> </w:t>
        </w:r>
      </w:ins>
      <w:ins w:id="2459" w:author="User" w:date="2026-01-19T17:14:00Z">
        <w:r w:rsidR="005D099A" w:rsidRPr="000C54C6">
          <w:rPr>
            <w:sz w:val="22"/>
            <w:szCs w:val="22"/>
          </w:rPr>
          <w:t xml:space="preserve">calculation will be based on price book </w:t>
        </w:r>
      </w:ins>
      <w:ins w:id="2460" w:author="User" w:date="2026-01-19T17:15:00Z">
        <w:r w:rsidR="005D099A" w:rsidRPr="000C54C6">
          <w:rPr>
            <w:sz w:val="22"/>
            <w:szCs w:val="22"/>
          </w:rPr>
          <w:t>selected</w:t>
        </w:r>
      </w:ins>
      <w:ins w:id="2461" w:author="User" w:date="2026-01-19T17:14:00Z">
        <w:r w:rsidR="005D099A" w:rsidRPr="000C54C6">
          <w:rPr>
            <w:sz w:val="22"/>
            <w:szCs w:val="22"/>
          </w:rPr>
          <w:t xml:space="preserve"> on quote </w:t>
        </w:r>
      </w:ins>
      <w:del w:id="2462" w:author="User" w:date="2026-01-07T14:54:00Z">
        <w:r w:rsidRPr="000C54C6" w:rsidDel="00EC0CE6">
          <w:rPr>
            <w:sz w:val="22"/>
            <w:szCs w:val="22"/>
          </w:rPr>
          <w:delText xml:space="preserve"> we can show only </w:delText>
        </w:r>
      </w:del>
      <w:del w:id="2463" w:author="User" w:date="2026-01-19T17:14:00Z">
        <w:r w:rsidRPr="000C54C6" w:rsidDel="005D099A">
          <w:rPr>
            <w:sz w:val="22"/>
            <w:szCs w:val="22"/>
          </w:rPr>
          <w:delText>MSP and TAX calculation</w:delText>
        </w:r>
      </w:del>
    </w:p>
    <w:p w14:paraId="7FA602F4" w14:textId="77777777" w:rsidR="008A0411" w:rsidRPr="000C54C6" w:rsidRDefault="0026591D">
      <w:pPr>
        <w:pStyle w:val="Heading2"/>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5. Price Book Visibility</w:t>
      </w:r>
    </w:p>
    <w:p w14:paraId="1ECC3770" w14:textId="77777777" w:rsidR="008A0411" w:rsidRPr="000C54C6" w:rsidRDefault="0026591D" w:rsidP="00DF6E8A">
      <w:pPr>
        <w:pStyle w:val="NormalWeb"/>
        <w:numPr>
          <w:ilvl w:val="0"/>
          <w:numId w:val="103"/>
        </w:numPr>
        <w:jc w:val="both"/>
        <w:rPr>
          <w:sz w:val="22"/>
          <w:szCs w:val="22"/>
        </w:rPr>
        <w:pPrChange w:id="2464" w:author="User" w:date="2026-02-06T13:37:00Z">
          <w:pPr>
            <w:pStyle w:val="NormalWeb"/>
            <w:numPr>
              <w:numId w:val="3"/>
            </w:numPr>
            <w:tabs>
              <w:tab w:val="left" w:pos="420"/>
            </w:tabs>
            <w:ind w:left="420" w:hanging="420"/>
            <w:jc w:val="both"/>
          </w:pPr>
        </w:pPrChange>
      </w:pPr>
      <w:r w:rsidRPr="000C54C6">
        <w:rPr>
          <w:sz w:val="22"/>
          <w:szCs w:val="22"/>
        </w:rPr>
        <w:t>Price book Visibility should be role based</w:t>
      </w:r>
      <w:ins w:id="2465" w:author="User" w:date="2025-12-09T13:55:00Z">
        <w:r w:rsidRPr="000C54C6">
          <w:rPr>
            <w:sz w:val="22"/>
            <w:szCs w:val="22"/>
          </w:rPr>
          <w:t xml:space="preserve"> </w:t>
        </w:r>
      </w:ins>
    </w:p>
    <w:p w14:paraId="1B7793A3" w14:textId="77777777" w:rsidR="008A0411" w:rsidRPr="000C54C6" w:rsidRDefault="0026591D" w:rsidP="00DF6E8A">
      <w:pPr>
        <w:pStyle w:val="NormalWeb"/>
        <w:numPr>
          <w:ilvl w:val="0"/>
          <w:numId w:val="103"/>
        </w:numPr>
        <w:jc w:val="both"/>
        <w:rPr>
          <w:sz w:val="22"/>
          <w:szCs w:val="22"/>
        </w:rPr>
        <w:pPrChange w:id="2466" w:author="User" w:date="2026-02-06T13:37:00Z">
          <w:pPr>
            <w:pStyle w:val="NormalWeb"/>
            <w:numPr>
              <w:numId w:val="3"/>
            </w:numPr>
            <w:tabs>
              <w:tab w:val="left" w:pos="420"/>
            </w:tabs>
            <w:ind w:left="420" w:hanging="420"/>
            <w:jc w:val="both"/>
          </w:pPr>
        </w:pPrChange>
      </w:pPr>
      <w:r w:rsidRPr="000C54C6">
        <w:rPr>
          <w:sz w:val="22"/>
          <w:szCs w:val="22"/>
        </w:rPr>
        <w:t>Special Group needs to be created and admin need to manual</w:t>
      </w:r>
      <w:ins w:id="2467" w:author="User" w:date="2026-01-07T13:26:00Z">
        <w:r w:rsidR="005B5F65" w:rsidRPr="000C54C6">
          <w:rPr>
            <w:sz w:val="22"/>
            <w:szCs w:val="22"/>
          </w:rPr>
          <w:t>ly</w:t>
        </w:r>
      </w:ins>
      <w:r w:rsidRPr="000C54C6">
        <w:rPr>
          <w:sz w:val="22"/>
          <w:szCs w:val="22"/>
        </w:rPr>
        <w:t xml:space="preserve"> share the price book to that particular group</w:t>
      </w:r>
    </w:p>
    <w:p w14:paraId="5567A6C9" w14:textId="77777777" w:rsidR="008A0411" w:rsidRPr="000C54C6" w:rsidRDefault="0026591D" w:rsidP="00DF6E8A">
      <w:pPr>
        <w:pStyle w:val="NormalWeb"/>
        <w:numPr>
          <w:ilvl w:val="0"/>
          <w:numId w:val="103"/>
        </w:numPr>
        <w:jc w:val="both"/>
        <w:rPr>
          <w:sz w:val="22"/>
          <w:szCs w:val="22"/>
        </w:rPr>
        <w:pPrChange w:id="2468" w:author="User" w:date="2026-02-06T13:37:00Z">
          <w:pPr>
            <w:pStyle w:val="NormalWeb"/>
            <w:numPr>
              <w:numId w:val="3"/>
            </w:numPr>
            <w:tabs>
              <w:tab w:val="left" w:pos="420"/>
            </w:tabs>
            <w:ind w:left="420" w:hanging="420"/>
            <w:jc w:val="both"/>
          </w:pPr>
        </w:pPrChange>
      </w:pPr>
      <w:r w:rsidRPr="000C54C6">
        <w:rPr>
          <w:sz w:val="22"/>
          <w:szCs w:val="22"/>
        </w:rPr>
        <w:t>All the price books except special price book will be visible to all users.</w:t>
      </w:r>
    </w:p>
    <w:p w14:paraId="04764D4E" w14:textId="77777777" w:rsidR="008A0411" w:rsidRPr="000C54C6" w:rsidRDefault="0026591D" w:rsidP="00DF6E8A">
      <w:pPr>
        <w:pStyle w:val="NormalWeb"/>
        <w:numPr>
          <w:ilvl w:val="0"/>
          <w:numId w:val="103"/>
        </w:numPr>
        <w:jc w:val="both"/>
        <w:rPr>
          <w:sz w:val="22"/>
          <w:szCs w:val="22"/>
        </w:rPr>
        <w:pPrChange w:id="2469" w:author="User" w:date="2026-02-06T13:37:00Z">
          <w:pPr>
            <w:pStyle w:val="NormalWeb"/>
            <w:numPr>
              <w:numId w:val="3"/>
            </w:numPr>
            <w:tabs>
              <w:tab w:val="left" w:pos="420"/>
            </w:tabs>
            <w:ind w:left="420" w:hanging="420"/>
            <w:jc w:val="both"/>
          </w:pPr>
        </w:pPrChange>
      </w:pPr>
      <w:r w:rsidRPr="000C54C6">
        <w:rPr>
          <w:sz w:val="22"/>
          <w:szCs w:val="22"/>
        </w:rPr>
        <w:t>Only few special price books will be visible to group of people based on sharing</w:t>
      </w:r>
    </w:p>
    <w:p w14:paraId="49806C79" w14:textId="77777777" w:rsidR="008A0411" w:rsidRPr="000C54C6" w:rsidRDefault="0026591D">
      <w:pPr>
        <w:pStyle w:val="Heading2"/>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6. Provision for Multiple Price books</w:t>
      </w:r>
    </w:p>
    <w:p w14:paraId="5ECE2E34" w14:textId="77777777" w:rsidR="008A0411" w:rsidRPr="000C54C6" w:rsidRDefault="0026591D">
      <w:pPr>
        <w:pStyle w:val="NormalWeb"/>
        <w:ind w:firstLineChars="200" w:firstLine="440"/>
        <w:jc w:val="both"/>
        <w:rPr>
          <w:sz w:val="22"/>
          <w:szCs w:val="22"/>
        </w:rPr>
      </w:pPr>
      <w:r w:rsidRPr="000C54C6">
        <w:rPr>
          <w:sz w:val="22"/>
          <w:szCs w:val="22"/>
        </w:rPr>
        <w:t>1. Standard price book (MRP)</w:t>
      </w:r>
    </w:p>
    <w:p w14:paraId="26CF6F56" w14:textId="77777777" w:rsidR="008A0411" w:rsidRPr="000C54C6" w:rsidRDefault="0026591D">
      <w:pPr>
        <w:pStyle w:val="NormalWeb"/>
        <w:ind w:firstLineChars="200" w:firstLine="440"/>
        <w:jc w:val="both"/>
        <w:rPr>
          <w:sz w:val="22"/>
          <w:szCs w:val="22"/>
        </w:rPr>
      </w:pPr>
      <w:r w:rsidRPr="000C54C6">
        <w:rPr>
          <w:sz w:val="22"/>
          <w:szCs w:val="22"/>
        </w:rPr>
        <w:t>2. Custom Price book for retailers, wholesalers, Projects and Exporting etc</w:t>
      </w:r>
    </w:p>
    <w:p w14:paraId="7EEF060A" w14:textId="77777777" w:rsidR="008A0411" w:rsidRPr="000C54C6" w:rsidRDefault="0026591D">
      <w:pPr>
        <w:pStyle w:val="Heading2"/>
        <w:jc w:val="both"/>
        <w:rPr>
          <w:rFonts w:ascii="Times New Roman" w:hAnsi="Times New Roman" w:cs="Times New Roman" w:hint="default"/>
          <w:sz w:val="22"/>
          <w:szCs w:val="22"/>
        </w:rPr>
      </w:pPr>
      <w:r w:rsidRPr="000C54C6">
        <w:rPr>
          <w:rStyle w:val="Strong"/>
          <w:rFonts w:ascii="Times New Roman" w:hAnsi="Times New Roman" w:cs="Times New Roman" w:hint="default"/>
          <w:b/>
          <w:bCs/>
          <w:sz w:val="22"/>
          <w:szCs w:val="22"/>
        </w:rPr>
        <w:t>7. Price Editing</w:t>
      </w:r>
    </w:p>
    <w:p w14:paraId="32C798A2" w14:textId="77777777" w:rsidR="008A0411" w:rsidRPr="000C54C6" w:rsidRDefault="0026591D" w:rsidP="00DF6E8A">
      <w:pPr>
        <w:pStyle w:val="NormalWeb"/>
        <w:numPr>
          <w:ilvl w:val="0"/>
          <w:numId w:val="103"/>
        </w:numPr>
        <w:jc w:val="both"/>
        <w:rPr>
          <w:sz w:val="22"/>
          <w:szCs w:val="22"/>
          <w:rPrChange w:id="2470" w:author="User" w:date="2026-02-02T18:38:00Z">
            <w:rPr>
              <w:b/>
              <w:bCs/>
              <w:color w:val="70AD47" w:themeColor="accent6"/>
            </w:rPr>
          </w:rPrChange>
        </w:rPr>
        <w:pPrChange w:id="2471" w:author="User" w:date="2026-02-06T13:37:00Z">
          <w:pPr>
            <w:pStyle w:val="NormalWeb"/>
            <w:numPr>
              <w:numId w:val="4"/>
            </w:numPr>
            <w:tabs>
              <w:tab w:val="left" w:pos="420"/>
            </w:tabs>
            <w:ind w:left="420" w:hanging="420"/>
            <w:jc w:val="both"/>
          </w:pPr>
        </w:pPrChange>
      </w:pPr>
      <w:r w:rsidRPr="000C54C6">
        <w:rPr>
          <w:sz w:val="22"/>
          <w:szCs w:val="22"/>
        </w:rPr>
        <w:t>Price Edit will not be provided on SFDC</w:t>
      </w:r>
    </w:p>
    <w:p w14:paraId="2E374104" w14:textId="77777777" w:rsidR="008A0411" w:rsidRPr="000C54C6" w:rsidRDefault="0026591D">
      <w:pPr>
        <w:pStyle w:val="ListParagraph"/>
        <w:numPr>
          <w:ilvl w:val="0"/>
          <w:numId w:val="1"/>
        </w:numPr>
        <w:tabs>
          <w:tab w:val="left" w:pos="653"/>
        </w:tabs>
        <w:spacing w:before="4"/>
        <w:ind w:left="579"/>
        <w:jc w:val="both"/>
        <w:rPr>
          <w:rFonts w:ascii="Times New Roman" w:hAnsi="Times New Roman" w:cs="Times New Roman"/>
          <w:rPrChange w:id="2472" w:author="User" w:date="2026-02-02T18:38:00Z">
            <w:rPr/>
          </w:rPrChange>
        </w:rPr>
      </w:pPr>
      <w:r w:rsidRPr="000C54C6">
        <w:rPr>
          <w:rFonts w:ascii="Times New Roman" w:eastAsia="SimSun" w:hAnsi="Times New Roman" w:cs="Times New Roman"/>
          <w:b/>
          <w:bCs/>
          <w:color w:val="44546A" w:themeColor="text2"/>
          <w:sz w:val="24"/>
          <w:szCs w:val="24"/>
        </w:rPr>
        <w:lastRenderedPageBreak/>
        <w:t>Functional flow</w:t>
      </w:r>
      <w:ins w:id="2473" w:author="User" w:date="2026-01-19T17:21:00Z">
        <w:r w:rsidR="0058632F" w:rsidRPr="000C54C6">
          <w:rPr>
            <w:rFonts w:ascii="Times New Roman" w:eastAsia="SimSun" w:hAnsi="Times New Roman" w:cs="Times New Roman"/>
            <w:b/>
            <w:bCs/>
            <w:color w:val="44546A" w:themeColor="text2"/>
            <w:sz w:val="24"/>
            <w:szCs w:val="24"/>
          </w:rPr>
          <w:t xml:space="preserve">      </w:t>
        </w:r>
      </w:ins>
      <w:ins w:id="2474" w:author="User" w:date="2026-01-19T17:16:00Z">
        <w:r w:rsidR="005D099A" w:rsidRPr="000C54C6">
          <w:rPr>
            <w:rFonts w:ascii="Times New Roman" w:eastAsia="SimSun" w:hAnsi="Times New Roman" w:cs="Times New Roman"/>
            <w:b/>
            <w:bCs/>
            <w:color w:val="44546A" w:themeColor="text2"/>
            <w:sz w:val="24"/>
            <w:szCs w:val="24"/>
          </w:rPr>
          <w:t xml:space="preserve"> </w:t>
        </w:r>
      </w:ins>
    </w:p>
    <w:p w14:paraId="18C5F8D8" w14:textId="77777777" w:rsidR="008A0411" w:rsidRPr="000C54C6" w:rsidRDefault="0026591D">
      <w:pPr>
        <w:pStyle w:val="NormalWeb"/>
        <w:numPr>
          <w:ilvl w:val="0"/>
          <w:numId w:val="5"/>
        </w:numPr>
        <w:jc w:val="both"/>
        <w:rPr>
          <w:sz w:val="22"/>
          <w:szCs w:val="22"/>
        </w:rPr>
      </w:pPr>
      <w:r w:rsidRPr="000C54C6">
        <w:rPr>
          <w:rStyle w:val="Strong"/>
          <w:b w:val="0"/>
          <w:bCs w:val="0"/>
          <w:sz w:val="22"/>
          <w:szCs w:val="22"/>
        </w:rPr>
        <w:t>Standard Product and Price Book</w:t>
      </w:r>
      <w:r w:rsidRPr="000C54C6">
        <w:rPr>
          <w:sz w:val="22"/>
          <w:szCs w:val="22"/>
        </w:rPr>
        <w:t xml:space="preserve"> will be </w:t>
      </w:r>
      <w:r w:rsidRPr="000C54C6">
        <w:rPr>
          <w:rStyle w:val="Strong"/>
          <w:b w:val="0"/>
          <w:bCs w:val="0"/>
          <w:sz w:val="22"/>
          <w:szCs w:val="22"/>
        </w:rPr>
        <w:t>integrated with SAP</w:t>
      </w:r>
      <w:r w:rsidRPr="000C54C6">
        <w:rPr>
          <w:sz w:val="22"/>
          <w:szCs w:val="22"/>
        </w:rPr>
        <w:t xml:space="preserve"> to fetch all product and pricing data.</w:t>
      </w:r>
    </w:p>
    <w:p w14:paraId="7DE82765" w14:textId="77777777" w:rsidR="008A0411" w:rsidRPr="000C54C6" w:rsidRDefault="0026591D">
      <w:pPr>
        <w:pStyle w:val="NormalWeb"/>
        <w:numPr>
          <w:ilvl w:val="0"/>
          <w:numId w:val="5"/>
        </w:numPr>
        <w:jc w:val="both"/>
        <w:rPr>
          <w:sz w:val="22"/>
          <w:szCs w:val="22"/>
        </w:rPr>
      </w:pPr>
      <w:r w:rsidRPr="000C54C6">
        <w:rPr>
          <w:sz w:val="22"/>
          <w:szCs w:val="22"/>
        </w:rPr>
        <w:t xml:space="preserve">Product and Price Book data will be </w:t>
      </w:r>
      <w:r w:rsidRPr="000C54C6">
        <w:rPr>
          <w:rStyle w:val="Strong"/>
          <w:b w:val="0"/>
          <w:bCs w:val="0"/>
          <w:sz w:val="22"/>
          <w:szCs w:val="22"/>
        </w:rPr>
        <w:t>automatically synchronized</w:t>
      </w:r>
      <w:r w:rsidRPr="000C54C6">
        <w:rPr>
          <w:sz w:val="22"/>
          <w:szCs w:val="22"/>
        </w:rPr>
        <w:t xml:space="preserve"> from SAP to Salesforce through API integration.</w:t>
      </w:r>
    </w:p>
    <w:p w14:paraId="4E3C3EFC" w14:textId="77777777" w:rsidR="008A0411" w:rsidRPr="000C54C6" w:rsidRDefault="0026591D">
      <w:pPr>
        <w:pStyle w:val="NormalWeb"/>
        <w:numPr>
          <w:ilvl w:val="0"/>
          <w:numId w:val="5"/>
        </w:numPr>
        <w:jc w:val="both"/>
        <w:rPr>
          <w:sz w:val="22"/>
          <w:szCs w:val="22"/>
        </w:rPr>
      </w:pPr>
      <w:r w:rsidRPr="000C54C6">
        <w:rPr>
          <w:sz w:val="22"/>
          <w:szCs w:val="22"/>
        </w:rPr>
        <w:t xml:space="preserve">If any </w:t>
      </w:r>
      <w:r w:rsidRPr="000C54C6">
        <w:rPr>
          <w:rStyle w:val="Strong"/>
          <w:b w:val="0"/>
          <w:bCs w:val="0"/>
          <w:sz w:val="22"/>
          <w:szCs w:val="22"/>
        </w:rPr>
        <w:t>issues occur in the existing API</w:t>
      </w:r>
      <w:r w:rsidRPr="000C54C6">
        <w:rPr>
          <w:sz w:val="22"/>
          <w:szCs w:val="22"/>
        </w:rPr>
        <w:t xml:space="preserve">, the </w:t>
      </w:r>
      <w:r w:rsidRPr="000C54C6">
        <w:rPr>
          <w:rStyle w:val="Strong"/>
          <w:b w:val="0"/>
          <w:bCs w:val="0"/>
          <w:sz w:val="22"/>
          <w:szCs w:val="22"/>
        </w:rPr>
        <w:t>SAP team will update the API format</w:t>
      </w:r>
      <w:r w:rsidRPr="000C54C6">
        <w:rPr>
          <w:sz w:val="22"/>
          <w:szCs w:val="22"/>
        </w:rPr>
        <w:t xml:space="preserve"> as required.</w:t>
      </w:r>
    </w:p>
    <w:p w14:paraId="78491599" w14:textId="77777777" w:rsidR="008A0411" w:rsidRPr="000C54C6" w:rsidRDefault="0026591D">
      <w:pPr>
        <w:pStyle w:val="NormalWeb"/>
        <w:numPr>
          <w:ilvl w:val="0"/>
          <w:numId w:val="5"/>
        </w:numPr>
        <w:jc w:val="both"/>
        <w:rPr>
          <w:sz w:val="22"/>
          <w:szCs w:val="22"/>
        </w:rPr>
      </w:pPr>
      <w:r w:rsidRPr="000C54C6">
        <w:rPr>
          <w:rStyle w:val="Strong"/>
          <w:b w:val="0"/>
          <w:bCs w:val="0"/>
          <w:sz w:val="22"/>
          <w:szCs w:val="22"/>
        </w:rPr>
        <w:t>No option</w:t>
      </w:r>
      <w:r w:rsidRPr="000C54C6">
        <w:rPr>
          <w:sz w:val="22"/>
          <w:szCs w:val="22"/>
        </w:rPr>
        <w:t xml:space="preserve"> will be available to </w:t>
      </w:r>
      <w:r w:rsidRPr="000C54C6">
        <w:rPr>
          <w:rStyle w:val="Strong"/>
          <w:b w:val="0"/>
          <w:bCs w:val="0"/>
          <w:sz w:val="22"/>
          <w:szCs w:val="22"/>
        </w:rPr>
        <w:t>create or edit Products or Price Books manually</w:t>
      </w:r>
      <w:r w:rsidRPr="000C54C6">
        <w:rPr>
          <w:sz w:val="22"/>
          <w:szCs w:val="22"/>
        </w:rPr>
        <w:t xml:space="preserve"> within Salesforce.</w:t>
      </w:r>
    </w:p>
    <w:p w14:paraId="26CE766F" w14:textId="77777777" w:rsidR="008A0411" w:rsidRPr="000C54C6" w:rsidRDefault="0026591D">
      <w:pPr>
        <w:pStyle w:val="NormalWeb"/>
        <w:numPr>
          <w:ilvl w:val="0"/>
          <w:numId w:val="5"/>
        </w:numPr>
        <w:jc w:val="both"/>
        <w:rPr>
          <w:sz w:val="22"/>
          <w:szCs w:val="22"/>
        </w:rPr>
      </w:pPr>
      <w:r w:rsidRPr="000C54C6">
        <w:rPr>
          <w:sz w:val="22"/>
          <w:szCs w:val="22"/>
        </w:rPr>
        <w:t xml:space="preserve">The object will be </w:t>
      </w:r>
      <w:r w:rsidRPr="000C54C6">
        <w:rPr>
          <w:rStyle w:val="Strong"/>
          <w:b w:val="0"/>
          <w:bCs w:val="0"/>
          <w:sz w:val="22"/>
          <w:szCs w:val="22"/>
        </w:rPr>
        <w:t>migrated from Custom to Standard Salesforce Product and Price Book objects</w:t>
      </w:r>
      <w:r w:rsidRPr="000C54C6">
        <w:rPr>
          <w:sz w:val="22"/>
          <w:szCs w:val="22"/>
        </w:rPr>
        <w:t>.</w:t>
      </w:r>
    </w:p>
    <w:p w14:paraId="59A250DF" w14:textId="77777777" w:rsidR="008A0411" w:rsidRPr="000C54C6" w:rsidRDefault="0026591D">
      <w:pPr>
        <w:pStyle w:val="NormalWeb"/>
        <w:numPr>
          <w:ilvl w:val="0"/>
          <w:numId w:val="5"/>
        </w:numPr>
        <w:jc w:val="both"/>
        <w:rPr>
          <w:sz w:val="22"/>
          <w:szCs w:val="22"/>
        </w:rPr>
      </w:pPr>
      <w:r w:rsidRPr="000C54C6">
        <w:rPr>
          <w:rStyle w:val="Strong"/>
          <w:b w:val="0"/>
          <w:bCs w:val="0"/>
          <w:sz w:val="22"/>
          <w:szCs w:val="22"/>
        </w:rPr>
        <w:t>Required fields</w:t>
      </w:r>
      <w:r w:rsidRPr="000C54C6">
        <w:rPr>
          <w:sz w:val="22"/>
          <w:szCs w:val="22"/>
        </w:rPr>
        <w:t xml:space="preserve"> will be added based on feasibility to align with SAP data.</w:t>
      </w:r>
    </w:p>
    <w:p w14:paraId="43055EF7" w14:textId="77777777" w:rsidR="008A0411" w:rsidRPr="000C54C6" w:rsidRDefault="0026591D">
      <w:pPr>
        <w:pStyle w:val="NormalWeb"/>
        <w:numPr>
          <w:ilvl w:val="0"/>
          <w:numId w:val="5"/>
        </w:numPr>
        <w:jc w:val="both"/>
        <w:rPr>
          <w:sz w:val="22"/>
          <w:szCs w:val="22"/>
        </w:rPr>
      </w:pPr>
      <w:r w:rsidRPr="000C54C6">
        <w:rPr>
          <w:rStyle w:val="Strong"/>
          <w:b w:val="0"/>
          <w:bCs w:val="0"/>
          <w:sz w:val="22"/>
          <w:szCs w:val="22"/>
        </w:rPr>
        <w:t>No custom components (UI)</w:t>
      </w:r>
      <w:r w:rsidRPr="000C54C6">
        <w:rPr>
          <w:sz w:val="22"/>
          <w:szCs w:val="22"/>
        </w:rPr>
        <w:t xml:space="preserve"> are considered in this module. </w:t>
      </w:r>
    </w:p>
    <w:p w14:paraId="40190F69" w14:textId="77777777" w:rsidR="008A0411" w:rsidRPr="000C54C6" w:rsidRDefault="008A0411">
      <w:pPr>
        <w:widowControl/>
        <w:jc w:val="both"/>
        <w:rPr>
          <w:rFonts w:ascii="Times New Roman" w:hAnsi="Times New Roman" w:cs="Times New Roman"/>
          <w:color w:val="EE0000"/>
        </w:rPr>
      </w:pPr>
    </w:p>
    <w:p w14:paraId="1C70F548" w14:textId="77777777" w:rsidR="008A0411" w:rsidRPr="000C54C6" w:rsidRDefault="0026591D">
      <w:pPr>
        <w:pStyle w:val="Heading3"/>
        <w:widowControl/>
        <w:numPr>
          <w:ilvl w:val="0"/>
          <w:numId w:val="1"/>
        </w:numPr>
        <w:ind w:left="579"/>
        <w:jc w:val="both"/>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Integration</w:t>
      </w:r>
    </w:p>
    <w:p w14:paraId="347E7F3C" w14:textId="77777777" w:rsidR="008A0411" w:rsidRPr="000C54C6" w:rsidRDefault="0026591D" w:rsidP="00DF6E8A">
      <w:pPr>
        <w:pStyle w:val="NormalWeb"/>
        <w:tabs>
          <w:tab w:val="left" w:pos="420"/>
        </w:tabs>
        <w:jc w:val="both"/>
        <w:rPr>
          <w:sz w:val="22"/>
          <w:szCs w:val="22"/>
        </w:rPr>
        <w:pPrChange w:id="2475" w:author="User" w:date="2026-02-06T13:37:00Z">
          <w:pPr>
            <w:pStyle w:val="NormalWeb"/>
            <w:numPr>
              <w:numId w:val="6"/>
            </w:numPr>
            <w:tabs>
              <w:tab w:val="left" w:pos="420"/>
            </w:tabs>
            <w:ind w:left="420" w:hanging="420"/>
            <w:jc w:val="both"/>
          </w:pPr>
        </w:pPrChange>
      </w:pPr>
      <w:r w:rsidRPr="000C54C6">
        <w:rPr>
          <w:rStyle w:val="Strong"/>
          <w:sz w:val="22"/>
          <w:szCs w:val="22"/>
        </w:rPr>
        <w:t>SAP Integration:</w:t>
      </w:r>
    </w:p>
    <w:p w14:paraId="73E3DD7C" w14:textId="77777777" w:rsidR="008A0411" w:rsidRPr="000C54C6" w:rsidRDefault="0026591D">
      <w:pPr>
        <w:pStyle w:val="NormalWeb"/>
        <w:numPr>
          <w:ilvl w:val="0"/>
          <w:numId w:val="7"/>
        </w:numPr>
        <w:jc w:val="both"/>
        <w:rPr>
          <w:sz w:val="22"/>
          <w:szCs w:val="22"/>
        </w:rPr>
      </w:pPr>
      <w:r w:rsidRPr="000C54C6">
        <w:rPr>
          <w:sz w:val="22"/>
          <w:szCs w:val="22"/>
        </w:rPr>
        <w:t xml:space="preserve">SAP will act as the </w:t>
      </w:r>
      <w:r w:rsidRPr="000C54C6">
        <w:rPr>
          <w:rStyle w:val="Strong"/>
          <w:b w:val="0"/>
          <w:bCs w:val="0"/>
          <w:sz w:val="22"/>
          <w:szCs w:val="22"/>
        </w:rPr>
        <w:t>source system</w:t>
      </w:r>
      <w:r w:rsidRPr="000C54C6">
        <w:rPr>
          <w:sz w:val="22"/>
          <w:szCs w:val="22"/>
        </w:rPr>
        <w:t xml:space="preserve"> for all Product and Price Book data.</w:t>
      </w:r>
    </w:p>
    <w:p w14:paraId="07B4E333" w14:textId="77777777" w:rsidR="008A0411" w:rsidRPr="000C54C6" w:rsidRDefault="0026591D">
      <w:pPr>
        <w:pStyle w:val="NormalWeb"/>
        <w:numPr>
          <w:ilvl w:val="0"/>
          <w:numId w:val="7"/>
        </w:numPr>
        <w:jc w:val="both"/>
        <w:rPr>
          <w:sz w:val="22"/>
          <w:szCs w:val="22"/>
        </w:rPr>
      </w:pPr>
      <w:r w:rsidRPr="000C54C6">
        <w:rPr>
          <w:sz w:val="22"/>
          <w:szCs w:val="22"/>
        </w:rPr>
        <w:t xml:space="preserve">Salesforce will fetch and update products, batch numbers, quantities, and pricing in real time using SAP-provided API. </w:t>
      </w:r>
    </w:p>
    <w:p w14:paraId="417CC676" w14:textId="77777777" w:rsidR="008A0411" w:rsidRPr="000C54C6" w:rsidRDefault="0026591D">
      <w:pPr>
        <w:pStyle w:val="NormalWeb"/>
        <w:numPr>
          <w:ilvl w:val="0"/>
          <w:numId w:val="7"/>
        </w:numPr>
        <w:jc w:val="both"/>
        <w:rPr>
          <w:ins w:id="2476" w:author="User" w:date="2026-01-07T14:21:00Z"/>
          <w:sz w:val="22"/>
          <w:szCs w:val="22"/>
        </w:rPr>
      </w:pPr>
      <w:r w:rsidRPr="000C54C6">
        <w:rPr>
          <w:sz w:val="22"/>
          <w:szCs w:val="22"/>
        </w:rPr>
        <w:t>In case of any integration failure or data mismatch, SAP team will modify or update the API structure.</w:t>
      </w:r>
    </w:p>
    <w:p w14:paraId="6AD679C7" w14:textId="77777777" w:rsidR="007536E3" w:rsidRPr="000C54C6" w:rsidDel="00EC1D85" w:rsidRDefault="007536E3">
      <w:pPr>
        <w:pStyle w:val="NormalWeb"/>
        <w:numPr>
          <w:ilvl w:val="0"/>
          <w:numId w:val="7"/>
        </w:numPr>
        <w:jc w:val="both"/>
        <w:rPr>
          <w:del w:id="2477" w:author="User" w:date="2026-01-19T17:31:00Z"/>
          <w:sz w:val="22"/>
          <w:szCs w:val="22"/>
        </w:rPr>
      </w:pPr>
    </w:p>
    <w:p w14:paraId="410AAA20" w14:textId="77777777" w:rsidR="008A0411" w:rsidRPr="000C54C6" w:rsidRDefault="008A0411">
      <w:pPr>
        <w:widowControl/>
        <w:jc w:val="both"/>
        <w:rPr>
          <w:rFonts w:ascii="Times New Roman" w:hAnsi="Times New Roman" w:cs="Times New Roman"/>
        </w:rPr>
      </w:pPr>
    </w:p>
    <w:p w14:paraId="512D5794" w14:textId="77777777" w:rsidR="008A0411" w:rsidRPr="000C54C6" w:rsidRDefault="0026591D">
      <w:pPr>
        <w:pStyle w:val="Heading3"/>
        <w:widowControl/>
        <w:numPr>
          <w:ilvl w:val="0"/>
          <w:numId w:val="7"/>
        </w:numPr>
        <w:jc w:val="both"/>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Access Control</w:t>
      </w:r>
    </w:p>
    <w:p w14:paraId="5385AD52" w14:textId="77777777" w:rsidR="008A0411" w:rsidRPr="000C54C6" w:rsidRDefault="0026591D">
      <w:pPr>
        <w:pStyle w:val="NormalWeb"/>
        <w:numPr>
          <w:ilvl w:val="0"/>
          <w:numId w:val="8"/>
        </w:numPr>
        <w:jc w:val="both"/>
        <w:rPr>
          <w:sz w:val="22"/>
          <w:szCs w:val="22"/>
        </w:rPr>
      </w:pPr>
      <w:r w:rsidRPr="000C54C6">
        <w:rPr>
          <w:rStyle w:val="Strong"/>
          <w:sz w:val="22"/>
          <w:szCs w:val="22"/>
        </w:rPr>
        <w:t>Sales Executives / Users:</w:t>
      </w:r>
      <w:r w:rsidRPr="000C54C6">
        <w:rPr>
          <w:sz w:val="22"/>
          <w:szCs w:val="22"/>
        </w:rPr>
        <w:t xml:space="preserve"> View-only access to Products and Price Books for selection while creating Opportunities or Quotes.</w:t>
      </w:r>
    </w:p>
    <w:p w14:paraId="4A56F37D" w14:textId="77777777" w:rsidR="008A0411" w:rsidRPr="000C54C6" w:rsidRDefault="0026591D">
      <w:pPr>
        <w:pStyle w:val="NormalWeb"/>
        <w:numPr>
          <w:ilvl w:val="0"/>
          <w:numId w:val="8"/>
        </w:numPr>
        <w:jc w:val="both"/>
        <w:rPr>
          <w:sz w:val="22"/>
          <w:szCs w:val="22"/>
        </w:rPr>
      </w:pPr>
      <w:r w:rsidRPr="000C54C6">
        <w:rPr>
          <w:rStyle w:val="Strong"/>
          <w:sz w:val="22"/>
          <w:szCs w:val="22"/>
        </w:rPr>
        <w:t>Admin:</w:t>
      </w:r>
      <w:r w:rsidRPr="000C54C6">
        <w:rPr>
          <w:sz w:val="22"/>
          <w:szCs w:val="22"/>
        </w:rPr>
        <w:t xml:space="preserve"> Full access for monitoring integration logs and field configurations.</w:t>
      </w:r>
    </w:p>
    <w:p w14:paraId="04C7CDF1" w14:textId="77777777" w:rsidR="008A0411" w:rsidRPr="000C54C6" w:rsidRDefault="0026591D">
      <w:pPr>
        <w:pStyle w:val="NormalWeb"/>
        <w:numPr>
          <w:ilvl w:val="0"/>
          <w:numId w:val="8"/>
        </w:numPr>
        <w:jc w:val="both"/>
        <w:rPr>
          <w:sz w:val="22"/>
          <w:szCs w:val="22"/>
        </w:rPr>
      </w:pPr>
      <w:r w:rsidRPr="000C54C6">
        <w:rPr>
          <w:rStyle w:val="Strong"/>
          <w:sz w:val="22"/>
          <w:szCs w:val="22"/>
        </w:rPr>
        <w:t>No user</w:t>
      </w:r>
      <w:r w:rsidRPr="000C54C6">
        <w:rPr>
          <w:sz w:val="22"/>
          <w:szCs w:val="22"/>
        </w:rPr>
        <w:t xml:space="preserve"> will have permission to manually create, edit, or delete any Product or Price Book records.</w:t>
      </w:r>
    </w:p>
    <w:p w14:paraId="00344DA1" w14:textId="77777777" w:rsidR="008A0411" w:rsidRPr="000C54C6" w:rsidRDefault="0026591D">
      <w:pPr>
        <w:pStyle w:val="Heading3"/>
        <w:widowControl/>
        <w:numPr>
          <w:ilvl w:val="0"/>
          <w:numId w:val="7"/>
        </w:numPr>
        <w:jc w:val="both"/>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Acceptance Criteria</w:t>
      </w:r>
    </w:p>
    <w:p w14:paraId="7192BA01" w14:textId="77777777" w:rsidR="008A0411" w:rsidRPr="000C54C6" w:rsidRDefault="0026591D">
      <w:pPr>
        <w:pStyle w:val="NormalWeb"/>
        <w:numPr>
          <w:ilvl w:val="0"/>
          <w:numId w:val="9"/>
        </w:numPr>
        <w:jc w:val="both"/>
        <w:rPr>
          <w:sz w:val="22"/>
          <w:szCs w:val="22"/>
        </w:rPr>
      </w:pPr>
      <w:r w:rsidRPr="000C54C6">
        <w:rPr>
          <w:sz w:val="22"/>
          <w:szCs w:val="22"/>
        </w:rPr>
        <w:t>Product and Price Book data fetched successfully from SAP.</w:t>
      </w:r>
    </w:p>
    <w:p w14:paraId="24F6B220" w14:textId="77777777" w:rsidR="008A0411" w:rsidRPr="000C54C6" w:rsidRDefault="0026591D">
      <w:pPr>
        <w:pStyle w:val="NormalWeb"/>
        <w:numPr>
          <w:ilvl w:val="0"/>
          <w:numId w:val="9"/>
        </w:numPr>
        <w:jc w:val="both"/>
        <w:rPr>
          <w:sz w:val="22"/>
          <w:szCs w:val="22"/>
        </w:rPr>
      </w:pPr>
      <w:r w:rsidRPr="000C54C6">
        <w:rPr>
          <w:sz w:val="22"/>
          <w:szCs w:val="22"/>
        </w:rPr>
        <w:t>No manual creation or editing of Products or Price Books allowed in Salesforce.</w:t>
      </w:r>
    </w:p>
    <w:p w14:paraId="271C3DEF" w14:textId="77777777" w:rsidR="008A0411" w:rsidRPr="000C54C6" w:rsidRDefault="0026591D">
      <w:pPr>
        <w:pStyle w:val="NormalWeb"/>
        <w:numPr>
          <w:ilvl w:val="0"/>
          <w:numId w:val="9"/>
        </w:numPr>
        <w:jc w:val="both"/>
        <w:rPr>
          <w:sz w:val="22"/>
          <w:szCs w:val="22"/>
        </w:rPr>
      </w:pPr>
      <w:r w:rsidRPr="000C54C6">
        <w:rPr>
          <w:sz w:val="22"/>
          <w:szCs w:val="22"/>
        </w:rPr>
        <w:t>API fetches latest Product details, Batch, Quantity, and Price correctly which is moved to opportunity..</w:t>
      </w:r>
    </w:p>
    <w:p w14:paraId="0180B82B" w14:textId="77777777" w:rsidR="008A0411" w:rsidRPr="000C54C6" w:rsidRDefault="0026591D">
      <w:pPr>
        <w:pStyle w:val="NormalWeb"/>
        <w:numPr>
          <w:ilvl w:val="0"/>
          <w:numId w:val="9"/>
        </w:numPr>
        <w:jc w:val="both"/>
        <w:rPr>
          <w:sz w:val="22"/>
          <w:szCs w:val="22"/>
        </w:rPr>
      </w:pPr>
      <w:r w:rsidRPr="000C54C6">
        <w:rPr>
          <w:sz w:val="22"/>
          <w:szCs w:val="22"/>
        </w:rPr>
        <w:t>Required fields added based on feasibility.</w:t>
      </w:r>
    </w:p>
    <w:p w14:paraId="422601E4" w14:textId="77777777" w:rsidR="00C46B8D" w:rsidRPr="00651507" w:rsidDel="00651507" w:rsidRDefault="0026591D" w:rsidP="00C46B8D">
      <w:pPr>
        <w:pStyle w:val="NormalWeb"/>
        <w:numPr>
          <w:ilvl w:val="0"/>
          <w:numId w:val="9"/>
        </w:numPr>
        <w:jc w:val="both"/>
        <w:rPr>
          <w:del w:id="2478" w:author="User" w:date="2026-02-06T14:02:00Z"/>
          <w:rPrChange w:id="2479" w:author="User" w:date="2026-02-06T14:02:00Z">
            <w:rPr>
              <w:del w:id="2480" w:author="User" w:date="2026-02-06T14:02:00Z"/>
              <w:color w:val="000000" w:themeColor="text1"/>
              <w:sz w:val="22"/>
              <w:szCs w:val="22"/>
            </w:rPr>
          </w:rPrChange>
        </w:rPr>
        <w:pPrChange w:id="2481" w:author="User" w:date="2026-02-06T14:02:00Z">
          <w:pPr>
            <w:pStyle w:val="NormalWeb"/>
            <w:tabs>
              <w:tab w:val="left" w:pos="420"/>
            </w:tabs>
            <w:jc w:val="both"/>
          </w:pPr>
        </w:pPrChange>
      </w:pPr>
      <w:r w:rsidRPr="000C54C6">
        <w:rPr>
          <w:sz w:val="22"/>
          <w:szCs w:val="22"/>
          <w:rPrChange w:id="2482" w:author="User" w:date="2026-02-02T18:38:00Z">
            <w:rPr>
              <w:b/>
              <w:bCs/>
              <w:sz w:val="22"/>
              <w:szCs w:val="22"/>
            </w:rPr>
          </w:rPrChange>
        </w:rPr>
        <w:t>No custom UI components used in this module.</w:t>
      </w:r>
      <w:del w:id="2483" w:author="User" w:date="2025-12-09T13:55:00Z">
        <w:r w:rsidR="00A87EC9" w:rsidRPr="000C54C6">
          <w:rPr>
            <w:rStyle w:val="Strong"/>
            <w:color w:val="222A35" w:themeColor="text2" w:themeShade="80"/>
            <w:sz w:val="28"/>
            <w:szCs w:val="28"/>
          </w:rPr>
          <w:br w:type="page"/>
        </w:r>
      </w:del>
    </w:p>
    <w:p w14:paraId="76BDC89E" w14:textId="77777777" w:rsidR="00651507" w:rsidRPr="000C54C6" w:rsidRDefault="00651507">
      <w:pPr>
        <w:pStyle w:val="NormalWeb"/>
        <w:numPr>
          <w:ilvl w:val="0"/>
          <w:numId w:val="9"/>
        </w:numPr>
        <w:jc w:val="both"/>
        <w:rPr>
          <w:ins w:id="2484" w:author="User" w:date="2026-02-06T14:02:00Z"/>
          <w:rPrChange w:id="2485" w:author="User" w:date="2026-02-02T18:38:00Z">
            <w:rPr>
              <w:ins w:id="2486" w:author="User" w:date="2026-02-06T14:02:00Z"/>
              <w:rStyle w:val="Strong"/>
              <w:rFonts w:ascii="Calibri" w:eastAsia="Calibri" w:hAnsi="Calibri" w:cs="Calibri"/>
              <w:color w:val="222A35" w:themeColor="text2" w:themeShade="80"/>
              <w:sz w:val="28"/>
              <w:szCs w:val="22"/>
              <w:lang w:eastAsia="en-US"/>
            </w:rPr>
          </w:rPrChange>
        </w:rPr>
      </w:pPr>
    </w:p>
    <w:p w14:paraId="51E2F117" w14:textId="77777777" w:rsidR="00651507" w:rsidRDefault="00C46B8D" w:rsidP="00C46B8D">
      <w:pPr>
        <w:pStyle w:val="NormalWeb"/>
        <w:numPr>
          <w:ilvl w:val="0"/>
          <w:numId w:val="9"/>
        </w:numPr>
        <w:jc w:val="both"/>
        <w:rPr>
          <w:ins w:id="2487" w:author="User" w:date="2026-02-06T14:03:00Z"/>
          <w:color w:val="000000" w:themeColor="text1"/>
          <w:sz w:val="22"/>
          <w:szCs w:val="22"/>
        </w:rPr>
        <w:pPrChange w:id="2488" w:author="User" w:date="2026-02-06T14:02:00Z">
          <w:pPr>
            <w:pStyle w:val="NormalWeb"/>
            <w:tabs>
              <w:tab w:val="left" w:pos="420"/>
            </w:tabs>
            <w:jc w:val="both"/>
          </w:pPr>
        </w:pPrChange>
      </w:pPr>
      <w:r w:rsidRPr="00651507">
        <w:rPr>
          <w:color w:val="000000" w:themeColor="text1"/>
          <w:sz w:val="22"/>
          <w:szCs w:val="22"/>
          <w:rPrChange w:id="2489" w:author="User" w:date="2026-02-06T14:02:00Z">
            <w:rPr>
              <w:color w:val="70AD47" w:themeColor="accent6"/>
              <w:sz w:val="22"/>
              <w:szCs w:val="22"/>
            </w:rPr>
          </w:rPrChange>
        </w:rPr>
        <w:t xml:space="preserve">A notification </w:t>
      </w:r>
      <w:ins w:id="2490" w:author="User" w:date="2026-02-06T14:02:00Z">
        <w:r w:rsidR="00651507">
          <w:rPr>
            <w:color w:val="000000" w:themeColor="text1"/>
            <w:sz w:val="22"/>
            <w:szCs w:val="22"/>
          </w:rPr>
          <w:t>will be sent</w:t>
        </w:r>
      </w:ins>
      <w:del w:id="2491" w:author="User" w:date="2026-02-06T14:02:00Z">
        <w:r w:rsidRPr="00651507" w:rsidDel="00651507">
          <w:rPr>
            <w:color w:val="000000" w:themeColor="text1"/>
            <w:sz w:val="22"/>
            <w:szCs w:val="22"/>
            <w:rPrChange w:id="2492" w:author="User" w:date="2026-02-06T14:02:00Z">
              <w:rPr>
                <w:color w:val="70AD47" w:themeColor="accent6"/>
                <w:sz w:val="22"/>
                <w:szCs w:val="22"/>
              </w:rPr>
            </w:rPrChange>
          </w:rPr>
          <w:delText>to be send</w:delText>
        </w:r>
      </w:del>
      <w:r w:rsidRPr="00651507">
        <w:rPr>
          <w:color w:val="000000" w:themeColor="text1"/>
          <w:sz w:val="22"/>
          <w:szCs w:val="22"/>
          <w:rPrChange w:id="2493" w:author="User" w:date="2026-02-06T14:02:00Z">
            <w:rPr>
              <w:color w:val="70AD47" w:themeColor="accent6"/>
              <w:sz w:val="22"/>
              <w:szCs w:val="22"/>
            </w:rPr>
          </w:rPrChange>
        </w:rPr>
        <w:t xml:space="preserve"> to all users in Salesforce if a new product is added in SAP </w:t>
      </w:r>
    </w:p>
    <w:p w14:paraId="4723717A" w14:textId="0A47CF75" w:rsidR="004A3693" w:rsidRPr="00651507" w:rsidRDefault="00AE7223" w:rsidP="00651507">
      <w:pPr>
        <w:pStyle w:val="NormalWeb"/>
        <w:tabs>
          <w:tab w:val="left" w:pos="420"/>
        </w:tabs>
        <w:jc w:val="both"/>
        <w:rPr>
          <w:color w:val="000000" w:themeColor="text1"/>
          <w:sz w:val="22"/>
          <w:szCs w:val="22"/>
          <w:rPrChange w:id="2494" w:author="User" w:date="2026-02-06T14:02:00Z">
            <w:rPr>
              <w:color w:val="70AD47" w:themeColor="accent6"/>
              <w:sz w:val="22"/>
              <w:szCs w:val="22"/>
            </w:rPr>
          </w:rPrChange>
        </w:rPr>
        <w:pPrChange w:id="2495" w:author="User" w:date="2026-02-06T14:03:00Z">
          <w:pPr>
            <w:pStyle w:val="NormalWeb"/>
            <w:tabs>
              <w:tab w:val="left" w:pos="420"/>
            </w:tabs>
            <w:jc w:val="both"/>
          </w:pPr>
        </w:pPrChange>
      </w:pPr>
      <w:del w:id="2496" w:author="User" w:date="2026-02-06T14:03:00Z">
        <w:r w:rsidRPr="00651507" w:rsidDel="00651507">
          <w:rPr>
            <w:color w:val="000000" w:themeColor="text1"/>
            <w:sz w:val="22"/>
            <w:szCs w:val="22"/>
            <w:rPrChange w:id="2497" w:author="User" w:date="2026-02-06T14:02:00Z">
              <w:rPr>
                <w:color w:val="70AD47" w:themeColor="accent6"/>
                <w:sz w:val="22"/>
                <w:szCs w:val="22"/>
              </w:rPr>
            </w:rPrChange>
          </w:rPr>
          <w:br/>
        </w:r>
      </w:del>
      <w:r w:rsidRPr="00651507">
        <w:rPr>
          <w:color w:val="000000" w:themeColor="text1"/>
          <w:sz w:val="22"/>
          <w:szCs w:val="22"/>
          <w:rPrChange w:id="2498" w:author="User" w:date="2026-02-06T14:02:00Z">
            <w:rPr>
              <w:color w:val="70AD47" w:themeColor="accent6"/>
              <w:sz w:val="22"/>
              <w:szCs w:val="22"/>
            </w:rPr>
          </w:rPrChange>
        </w:rPr>
        <w:t>New Launch – Trigger button (Send Notification)</w:t>
      </w:r>
    </w:p>
    <w:p w14:paraId="35C53EF8" w14:textId="77777777" w:rsidR="0026591D" w:rsidRPr="000C54C6" w:rsidRDefault="0026591D" w:rsidP="004A3693">
      <w:pPr>
        <w:pStyle w:val="NormalWeb"/>
        <w:numPr>
          <w:ilvl w:val="0"/>
          <w:numId w:val="50"/>
        </w:numPr>
        <w:tabs>
          <w:tab w:val="left" w:pos="420"/>
        </w:tabs>
        <w:jc w:val="both"/>
        <w:rPr>
          <w:color w:val="000000" w:themeColor="text1"/>
          <w:sz w:val="22"/>
          <w:szCs w:val="22"/>
          <w:rPrChange w:id="2499" w:author="User" w:date="2026-02-02T18:38:00Z">
            <w:rPr>
              <w:color w:val="70AD47" w:themeColor="accent6"/>
              <w:sz w:val="22"/>
              <w:szCs w:val="22"/>
            </w:rPr>
          </w:rPrChange>
        </w:rPr>
      </w:pPr>
      <w:del w:id="2500" w:author="User" w:date="2026-01-23T23:00:00Z">
        <w:r w:rsidRPr="000C54C6" w:rsidDel="00D77967">
          <w:rPr>
            <w:color w:val="000000" w:themeColor="text1"/>
            <w:sz w:val="22"/>
            <w:szCs w:val="22"/>
            <w:rPrChange w:id="2501" w:author="User" w:date="2026-02-02T18:38:00Z">
              <w:rPr>
                <w:color w:val="70AD47" w:themeColor="accent6"/>
                <w:sz w:val="22"/>
                <w:szCs w:val="22"/>
              </w:rPr>
            </w:rPrChange>
          </w:rPr>
          <w:delText xml:space="preserve">Yes, this can be provided. </w:delText>
        </w:r>
      </w:del>
      <w:r w:rsidRPr="000C54C6">
        <w:rPr>
          <w:color w:val="000000" w:themeColor="text1"/>
          <w:sz w:val="22"/>
          <w:szCs w:val="22"/>
          <w:rPrChange w:id="2502" w:author="User" w:date="2026-02-02T18:38:00Z">
            <w:rPr>
              <w:color w:val="70AD47" w:themeColor="accent6"/>
              <w:sz w:val="22"/>
              <w:szCs w:val="22"/>
            </w:rPr>
          </w:rPrChange>
        </w:rPr>
        <w:t xml:space="preserve">Once the new product is pushed from SAP to SFDC, </w:t>
      </w:r>
    </w:p>
    <w:p w14:paraId="6B0D8E47" w14:textId="77777777" w:rsidR="0026591D" w:rsidRPr="000C54C6" w:rsidRDefault="0026591D" w:rsidP="0026591D">
      <w:pPr>
        <w:pStyle w:val="NormalWeb"/>
        <w:numPr>
          <w:ilvl w:val="0"/>
          <w:numId w:val="50"/>
        </w:numPr>
        <w:tabs>
          <w:tab w:val="left" w:pos="420"/>
        </w:tabs>
        <w:jc w:val="both"/>
        <w:rPr>
          <w:color w:val="000000" w:themeColor="text1"/>
          <w:sz w:val="22"/>
          <w:szCs w:val="22"/>
          <w:rPrChange w:id="2503" w:author="User" w:date="2026-02-02T18:38:00Z">
            <w:rPr>
              <w:color w:val="70AD47" w:themeColor="accent6"/>
              <w:sz w:val="22"/>
              <w:szCs w:val="22"/>
            </w:rPr>
          </w:rPrChange>
        </w:rPr>
      </w:pPr>
      <w:r w:rsidRPr="000C54C6">
        <w:rPr>
          <w:color w:val="000000" w:themeColor="text1"/>
          <w:sz w:val="22"/>
          <w:szCs w:val="22"/>
          <w:rPrChange w:id="2504" w:author="User" w:date="2026-02-02T18:38:00Z">
            <w:rPr>
              <w:color w:val="70AD47" w:themeColor="accent6"/>
              <w:sz w:val="22"/>
              <w:szCs w:val="22"/>
            </w:rPr>
          </w:rPrChange>
        </w:rPr>
        <w:t>New product will be created on SFDC</w:t>
      </w:r>
    </w:p>
    <w:p w14:paraId="02182000" w14:textId="77777777" w:rsidR="0026591D" w:rsidRPr="000C54C6" w:rsidRDefault="0026591D" w:rsidP="0026591D">
      <w:pPr>
        <w:pStyle w:val="NormalWeb"/>
        <w:numPr>
          <w:ilvl w:val="0"/>
          <w:numId w:val="50"/>
        </w:numPr>
        <w:tabs>
          <w:tab w:val="left" w:pos="420"/>
        </w:tabs>
        <w:jc w:val="both"/>
        <w:rPr>
          <w:color w:val="000000" w:themeColor="text1"/>
          <w:sz w:val="22"/>
          <w:szCs w:val="22"/>
          <w:rPrChange w:id="2505" w:author="User" w:date="2026-02-02T18:38:00Z">
            <w:rPr>
              <w:color w:val="70AD47" w:themeColor="accent6"/>
              <w:sz w:val="22"/>
              <w:szCs w:val="22"/>
            </w:rPr>
          </w:rPrChange>
        </w:rPr>
      </w:pPr>
      <w:r w:rsidRPr="000C54C6">
        <w:rPr>
          <w:color w:val="000000" w:themeColor="text1"/>
          <w:sz w:val="22"/>
          <w:szCs w:val="22"/>
          <w:rPrChange w:id="2506" w:author="User" w:date="2026-02-02T18:38:00Z">
            <w:rPr>
              <w:color w:val="70AD47" w:themeColor="accent6"/>
              <w:sz w:val="22"/>
              <w:szCs w:val="22"/>
            </w:rPr>
          </w:rPrChange>
        </w:rPr>
        <w:t>Admin user can open the particular product record and click on button “New product Launch”</w:t>
      </w:r>
    </w:p>
    <w:p w14:paraId="72904A2F" w14:textId="77777777" w:rsidR="000549F5" w:rsidRPr="000C54C6" w:rsidDel="00D74489" w:rsidRDefault="0026591D">
      <w:pPr>
        <w:pStyle w:val="NormalWeb"/>
        <w:numPr>
          <w:ilvl w:val="0"/>
          <w:numId w:val="50"/>
        </w:numPr>
        <w:tabs>
          <w:tab w:val="left" w:pos="420"/>
        </w:tabs>
        <w:jc w:val="both"/>
        <w:rPr>
          <w:del w:id="2507" w:author="User" w:date="2026-01-07T13:29:00Z"/>
          <w:color w:val="000000" w:themeColor="text1"/>
          <w:sz w:val="22"/>
          <w:szCs w:val="22"/>
          <w:rPrChange w:id="2508" w:author="User" w:date="2026-02-02T18:38:00Z">
            <w:rPr>
              <w:del w:id="2509" w:author="User" w:date="2026-01-07T13:29:00Z"/>
              <w:color w:val="70AD47" w:themeColor="accent6"/>
              <w:sz w:val="22"/>
              <w:szCs w:val="22"/>
            </w:rPr>
          </w:rPrChange>
        </w:rPr>
      </w:pPr>
      <w:r w:rsidRPr="000C54C6">
        <w:rPr>
          <w:color w:val="000000" w:themeColor="text1"/>
          <w:rPrChange w:id="2510" w:author="User" w:date="2026-02-02T18:38:00Z">
            <w:rPr>
              <w:color w:val="70AD47" w:themeColor="accent6"/>
            </w:rPr>
          </w:rPrChange>
        </w:rPr>
        <w:t>Then salesforce notification will be triggered to the users</w:t>
      </w:r>
      <w:ins w:id="2511" w:author="User" w:date="2026-01-28T13:46:00Z">
        <w:r w:rsidR="00C9344D" w:rsidRPr="000C54C6">
          <w:rPr>
            <w:color w:val="000000" w:themeColor="text1"/>
          </w:rPr>
          <w:t xml:space="preserve"> </w:t>
        </w:r>
      </w:ins>
    </w:p>
    <w:p w14:paraId="247AD108" w14:textId="77777777" w:rsidR="00AC0CFF" w:rsidRPr="000C54C6" w:rsidRDefault="00AC0CFF" w:rsidP="00AC0CFF">
      <w:pPr>
        <w:pStyle w:val="NormalWeb"/>
        <w:numPr>
          <w:ilvl w:val="0"/>
          <w:numId w:val="50"/>
        </w:numPr>
        <w:tabs>
          <w:tab w:val="left" w:pos="420"/>
        </w:tabs>
        <w:jc w:val="both"/>
        <w:rPr>
          <w:ins w:id="2512" w:author="User" w:date="2026-01-12T18:48:00Z"/>
          <w:color w:val="000000" w:themeColor="text1"/>
          <w:sz w:val="22"/>
          <w:szCs w:val="22"/>
        </w:rPr>
      </w:pPr>
    </w:p>
    <w:p w14:paraId="16B1F64D" w14:textId="77777777" w:rsidR="005D7D32" w:rsidRPr="000C54C6" w:rsidRDefault="006B77D3" w:rsidP="00AC0CFF">
      <w:pPr>
        <w:pStyle w:val="NormalWeb"/>
        <w:numPr>
          <w:ilvl w:val="0"/>
          <w:numId w:val="50"/>
        </w:numPr>
        <w:tabs>
          <w:tab w:val="left" w:pos="420"/>
        </w:tabs>
        <w:jc w:val="both"/>
        <w:rPr>
          <w:color w:val="000000" w:themeColor="text1"/>
          <w:sz w:val="22"/>
          <w:szCs w:val="22"/>
          <w:rPrChange w:id="2513" w:author="User" w:date="2026-02-02T18:38:00Z">
            <w:rPr>
              <w:color w:val="EE0000"/>
              <w:sz w:val="22"/>
              <w:szCs w:val="22"/>
            </w:rPr>
          </w:rPrChange>
        </w:rPr>
      </w:pPr>
      <w:ins w:id="2514" w:author="User" w:date="2025-12-09T13:55:00Z">
        <w:r w:rsidRPr="000C54C6">
          <w:rPr>
            <w:color w:val="000000" w:themeColor="text1"/>
            <w:sz w:val="22"/>
            <w:szCs w:val="22"/>
            <w:rPrChange w:id="2515" w:author="User" w:date="2026-02-02T18:38:00Z">
              <w:rPr>
                <w:color w:val="70AD47" w:themeColor="accent6"/>
                <w:sz w:val="22"/>
                <w:szCs w:val="22"/>
              </w:rPr>
            </w:rPrChange>
          </w:rPr>
          <w:lastRenderedPageBreak/>
          <w:t xml:space="preserve">Brand wise, </w:t>
        </w:r>
      </w:ins>
      <w:r w:rsidR="000549F5" w:rsidRPr="000C54C6">
        <w:rPr>
          <w:color w:val="000000" w:themeColor="text1"/>
          <w:sz w:val="22"/>
          <w:szCs w:val="22"/>
          <w:rPrChange w:id="2516" w:author="User" w:date="2026-02-02T18:38:00Z">
            <w:rPr>
              <w:color w:val="70AD47" w:themeColor="accent6"/>
              <w:sz w:val="22"/>
              <w:szCs w:val="22"/>
            </w:rPr>
          </w:rPrChange>
        </w:rPr>
        <w:t>Branch Location</w:t>
      </w:r>
      <w:ins w:id="2517" w:author="User" w:date="2025-12-09T13:55:00Z">
        <w:r w:rsidRPr="000C54C6">
          <w:rPr>
            <w:color w:val="000000" w:themeColor="text1"/>
            <w:sz w:val="22"/>
            <w:szCs w:val="22"/>
            <w:rPrChange w:id="2518" w:author="User" w:date="2026-02-02T18:38:00Z">
              <w:rPr>
                <w:color w:val="70AD47" w:themeColor="accent6"/>
                <w:sz w:val="22"/>
                <w:szCs w:val="22"/>
              </w:rPr>
            </w:rPrChange>
          </w:rPr>
          <w:t xml:space="preserve"> wise, Category Wise report should be able to pul</w:t>
        </w:r>
      </w:ins>
      <w:r w:rsidR="00350086" w:rsidRPr="000C54C6">
        <w:rPr>
          <w:color w:val="000000" w:themeColor="text1"/>
          <w:sz w:val="22"/>
          <w:szCs w:val="22"/>
          <w:rPrChange w:id="2519" w:author="User" w:date="2026-02-02T18:38:00Z">
            <w:rPr>
              <w:color w:val="70AD47" w:themeColor="accent6"/>
              <w:sz w:val="22"/>
              <w:szCs w:val="22"/>
            </w:rPr>
          </w:rPrChange>
        </w:rPr>
        <w:t>l;</w:t>
      </w:r>
      <w:ins w:id="2520" w:author="User" w:date="2025-12-09T13:55:00Z">
        <w:r w:rsidRPr="000C54C6">
          <w:rPr>
            <w:color w:val="000000" w:themeColor="text1"/>
            <w:sz w:val="22"/>
            <w:szCs w:val="22"/>
            <w:rPrChange w:id="2521" w:author="User" w:date="2026-02-02T18:38:00Z">
              <w:rPr>
                <w:color w:val="70AD47" w:themeColor="accent6"/>
                <w:sz w:val="22"/>
                <w:szCs w:val="22"/>
              </w:rPr>
            </w:rPrChange>
          </w:rPr>
          <w:t xml:space="preserve"> also the opportunity stages should be </w:t>
        </w:r>
        <w:commentRangeStart w:id="2522"/>
        <w:commentRangeStart w:id="2523"/>
        <w:commentRangeStart w:id="2524"/>
        <w:r w:rsidRPr="000C54C6">
          <w:rPr>
            <w:color w:val="000000" w:themeColor="text1"/>
            <w:sz w:val="22"/>
            <w:szCs w:val="22"/>
            <w:rPrChange w:id="2525" w:author="User" w:date="2026-02-02T18:38:00Z">
              <w:rPr>
                <w:color w:val="70AD47" w:themeColor="accent6"/>
                <w:sz w:val="22"/>
                <w:szCs w:val="22"/>
              </w:rPr>
            </w:rPrChange>
          </w:rPr>
          <w:t>reflected</w:t>
        </w:r>
        <w:commentRangeEnd w:id="2522"/>
        <w:r w:rsidR="00303545" w:rsidRPr="000C54C6">
          <w:rPr>
            <w:color w:val="000000" w:themeColor="text1"/>
            <w:sz w:val="22"/>
            <w:szCs w:val="22"/>
            <w:rPrChange w:id="2526" w:author="User" w:date="2026-02-02T18:38:00Z">
              <w:rPr>
                <w:color w:val="70AD47" w:themeColor="accent6"/>
                <w:sz w:val="22"/>
                <w:szCs w:val="22"/>
              </w:rPr>
            </w:rPrChange>
          </w:rPr>
          <w:commentReference w:id="2522"/>
        </w:r>
      </w:ins>
      <w:commentRangeEnd w:id="2523"/>
      <w:r w:rsidR="00A569D9" w:rsidRPr="000C54C6">
        <w:rPr>
          <w:color w:val="000000" w:themeColor="text1"/>
          <w:sz w:val="22"/>
          <w:szCs w:val="22"/>
          <w:rPrChange w:id="2527" w:author="User" w:date="2026-02-02T18:38:00Z">
            <w:rPr>
              <w:color w:val="70AD47" w:themeColor="accent6"/>
              <w:sz w:val="22"/>
              <w:szCs w:val="22"/>
            </w:rPr>
          </w:rPrChange>
        </w:rPr>
        <w:commentReference w:id="2523"/>
      </w:r>
      <w:commentRangeEnd w:id="2524"/>
      <w:r w:rsidR="00C33114" w:rsidRPr="000C54C6">
        <w:rPr>
          <w:color w:val="000000" w:themeColor="text1"/>
          <w:sz w:val="22"/>
          <w:szCs w:val="22"/>
          <w:rPrChange w:id="2528" w:author="User" w:date="2026-02-02T18:38:00Z">
            <w:rPr>
              <w:rStyle w:val="CommentReference"/>
              <w:rFonts w:ascii="Calibri" w:eastAsia="Calibri" w:hAnsi="Calibri" w:cs="Calibri"/>
              <w:lang w:eastAsia="en-US"/>
            </w:rPr>
          </w:rPrChange>
        </w:rPr>
        <w:commentReference w:id="2524"/>
      </w:r>
      <w:ins w:id="2529" w:author="User" w:date="2025-12-09T13:55:00Z">
        <w:r w:rsidRPr="000C54C6">
          <w:rPr>
            <w:color w:val="000000" w:themeColor="text1"/>
            <w:sz w:val="22"/>
            <w:szCs w:val="22"/>
            <w:rPrChange w:id="2530" w:author="User" w:date="2026-02-02T18:38:00Z">
              <w:rPr>
                <w:color w:val="70AD47" w:themeColor="accent6"/>
                <w:sz w:val="22"/>
                <w:szCs w:val="22"/>
              </w:rPr>
            </w:rPrChange>
          </w:rPr>
          <w:t>.</w:t>
        </w:r>
      </w:ins>
      <w:ins w:id="2531" w:author="User" w:date="2026-01-28T13:45:00Z">
        <w:r w:rsidR="00C9344D" w:rsidRPr="000C54C6">
          <w:rPr>
            <w:color w:val="000000" w:themeColor="text1"/>
            <w:sz w:val="22"/>
            <w:szCs w:val="22"/>
          </w:rPr>
          <w:t xml:space="preserve">  </w:t>
        </w:r>
      </w:ins>
      <w:ins w:id="2532" w:author="User" w:date="2025-12-09T13:55:00Z">
        <w:r w:rsidRPr="000C54C6">
          <w:rPr>
            <w:color w:val="000000" w:themeColor="text1"/>
            <w:sz w:val="22"/>
            <w:szCs w:val="22"/>
            <w:rPrChange w:id="2533" w:author="User" w:date="2026-02-02T18:38:00Z">
              <w:rPr>
                <w:color w:val="00B050"/>
                <w:sz w:val="22"/>
                <w:szCs w:val="22"/>
              </w:rPr>
            </w:rPrChange>
          </w:rPr>
          <w:t xml:space="preserve"> </w:t>
        </w:r>
        <w:r w:rsidR="00CB3608" w:rsidRPr="000C54C6">
          <w:rPr>
            <w:color w:val="EE0000"/>
            <w:sz w:val="22"/>
            <w:szCs w:val="22"/>
          </w:rPr>
          <w:br/>
        </w:r>
      </w:ins>
    </w:p>
    <w:p w14:paraId="4442AC02" w14:textId="77777777" w:rsidR="008A0411" w:rsidRPr="000C54C6" w:rsidRDefault="0026591D">
      <w:pPr>
        <w:pStyle w:val="ListParagraph"/>
        <w:tabs>
          <w:tab w:val="left" w:pos="653"/>
        </w:tabs>
        <w:spacing w:before="4"/>
        <w:ind w:left="0" w:firstLine="0"/>
        <w:rPr>
          <w:rStyle w:val="Strong"/>
          <w:rFonts w:ascii="Times New Roman" w:eastAsia="SimSun" w:hAnsi="Times New Roman" w:cs="Times New Roman"/>
          <w:color w:val="222A35" w:themeColor="text2" w:themeShade="80"/>
          <w:sz w:val="28"/>
          <w:szCs w:val="28"/>
          <w:rPrChange w:id="2534" w:author="User" w:date="2026-02-02T18:38:00Z">
            <w:rPr>
              <w:rStyle w:val="Strong"/>
              <w:rFonts w:ascii="Times New Roman" w:eastAsia="SimSun" w:hAnsi="Times New Roman" w:cs="Times New Roman"/>
              <w:color w:val="222A35" w:themeColor="text2" w:themeShade="80"/>
              <w:sz w:val="28"/>
              <w:szCs w:val="28"/>
              <w:lang w:eastAsia="zh-CN"/>
            </w:rPr>
          </w:rPrChange>
        </w:rPr>
      </w:pPr>
      <w:r w:rsidRPr="000C54C6">
        <w:rPr>
          <w:rStyle w:val="Strong"/>
          <w:rFonts w:ascii="Times New Roman" w:eastAsia="SimSun" w:hAnsi="Times New Roman" w:cs="Times New Roman"/>
          <w:color w:val="222A35" w:themeColor="text2" w:themeShade="80"/>
          <w:sz w:val="28"/>
          <w:szCs w:val="28"/>
        </w:rPr>
        <w:t>Module 6</w:t>
      </w:r>
    </w:p>
    <w:p w14:paraId="4CCD9FDE" w14:textId="77777777" w:rsidR="008A0411" w:rsidRPr="000C54C6" w:rsidRDefault="008A0411">
      <w:pPr>
        <w:pStyle w:val="ListParagraph"/>
        <w:tabs>
          <w:tab w:val="left" w:pos="653"/>
        </w:tabs>
        <w:spacing w:before="4"/>
        <w:ind w:left="0" w:firstLine="0"/>
        <w:rPr>
          <w:rStyle w:val="Strong"/>
          <w:rFonts w:ascii="Times New Roman" w:eastAsia="SimSun" w:hAnsi="Times New Roman" w:cs="Times New Roman"/>
          <w:color w:val="222A35" w:themeColor="text2" w:themeShade="80"/>
          <w:sz w:val="28"/>
          <w:szCs w:val="28"/>
        </w:rPr>
      </w:pPr>
    </w:p>
    <w:p w14:paraId="077AEB02" w14:textId="77777777" w:rsidR="008A0411" w:rsidRPr="000C54C6" w:rsidRDefault="0026591D">
      <w:pPr>
        <w:pStyle w:val="ListParagraph"/>
        <w:tabs>
          <w:tab w:val="left" w:pos="653"/>
        </w:tabs>
        <w:spacing w:before="4"/>
        <w:ind w:left="0" w:firstLine="0"/>
        <w:jc w:val="both"/>
        <w:rPr>
          <w:rFonts w:ascii="Times New Roman" w:eastAsia="SimSun" w:hAnsi="Times New Roman" w:cs="Times New Roman"/>
          <w:b/>
          <w:bCs/>
          <w:color w:val="222A35" w:themeColor="text2" w:themeShade="80"/>
          <w:sz w:val="28"/>
          <w:szCs w:val="28"/>
        </w:rPr>
      </w:pPr>
      <w:r w:rsidRPr="000C54C6">
        <w:rPr>
          <w:rFonts w:ascii="Times New Roman" w:eastAsia="SimSun" w:hAnsi="Times New Roman" w:cs="Times New Roman"/>
          <w:b/>
          <w:bCs/>
          <w:color w:val="222A35" w:themeColor="text2" w:themeShade="80"/>
          <w:sz w:val="28"/>
          <w:szCs w:val="28"/>
        </w:rPr>
        <w:t>Stock Management</w:t>
      </w:r>
    </w:p>
    <w:p w14:paraId="119659A9"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222A35" w:themeColor="text2" w:themeShade="80"/>
          <w:sz w:val="28"/>
          <w:szCs w:val="28"/>
        </w:rPr>
      </w:pPr>
    </w:p>
    <w:p w14:paraId="4FFA6922" w14:textId="77777777" w:rsidR="008A0411" w:rsidRPr="000C54C6" w:rsidRDefault="0026591D">
      <w:pPr>
        <w:pStyle w:val="ListParagraph"/>
        <w:numPr>
          <w:ilvl w:val="0"/>
          <w:numId w:val="10"/>
        </w:numPr>
        <w:tabs>
          <w:tab w:val="left" w:pos="653"/>
        </w:tabs>
        <w:spacing w:before="4"/>
        <w:ind w:left="0" w:firstLine="0"/>
        <w:jc w:val="both"/>
        <w:rPr>
          <w:rFonts w:ascii="Times New Roman" w:eastAsia="SimSun" w:hAnsi="Times New Roman" w:cs="Times New Roman"/>
          <w:b/>
          <w:bCs/>
          <w:color w:val="222A35" w:themeColor="text2" w:themeShade="80"/>
          <w:sz w:val="28"/>
          <w:szCs w:val="28"/>
        </w:rPr>
      </w:pPr>
      <w:r w:rsidRPr="000C54C6">
        <w:rPr>
          <w:rFonts w:ascii="Times New Roman" w:eastAsia="SimSun" w:hAnsi="Times New Roman" w:cs="Times New Roman"/>
          <w:b/>
          <w:bCs/>
          <w:color w:val="222A35" w:themeColor="text2" w:themeShade="80"/>
          <w:sz w:val="28"/>
          <w:szCs w:val="28"/>
        </w:rPr>
        <w:t>Column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603"/>
        <w:gridCol w:w="1144"/>
        <w:gridCol w:w="1431"/>
        <w:gridCol w:w="1601"/>
        <w:gridCol w:w="2517"/>
      </w:tblGrid>
      <w:tr w:rsidR="008A0411" w:rsidRPr="000C54C6" w14:paraId="6E1F0C5C" w14:textId="77777777">
        <w:trPr>
          <w:tblHeader/>
        </w:trPr>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4A014CB"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Column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1C4A889D"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Type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267B2D8"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Optional / 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F44F112"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Picklist Values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2E108E4"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Comments</w:t>
            </w:r>
          </w:p>
        </w:tc>
      </w:tr>
      <w:tr w:rsidR="008A0411" w:rsidRPr="000C54C6" w14:paraId="2BE46DA7"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82A171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Warehouse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1C495F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DB9D89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DB69A4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To be provided by SAP</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14980F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Warehouse name selected by user; used to fetch live stock.</w:t>
            </w:r>
          </w:p>
        </w:tc>
      </w:tr>
      <w:tr w:rsidR="008A0411" w:rsidRPr="000C54C6" w14:paraId="171C2B07"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54F59E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Factory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038387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7DB601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601F59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To be provided by SAP</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1436D87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If selected, stock will not be blocked.</w:t>
            </w:r>
          </w:p>
        </w:tc>
      </w:tr>
      <w:tr w:rsidR="008A0411" w:rsidRPr="000C54C6" w14:paraId="10F6E13D"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EAB628B"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Product ID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FF02E68"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(Product)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C3149A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9E3B83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01F6F1F" w14:textId="6126B8F1"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Product for which stock availability</w:t>
            </w:r>
            <w:ins w:id="2535" w:author="User" w:date="2026-02-02T17:52:00Z">
              <w:r w:rsidR="003C7810" w:rsidRPr="000C54C6">
                <w:rPr>
                  <w:rFonts w:ascii="Times New Roman" w:eastAsia="SimSun" w:hAnsi="Times New Roman" w:cs="Times New Roman"/>
                  <w:lang w:eastAsia="zh-CN" w:bidi="ar"/>
                </w:rPr>
                <w:t xml:space="preserve"> </w:t>
              </w:r>
            </w:ins>
            <w:r w:rsidRPr="000C54C6">
              <w:rPr>
                <w:rFonts w:ascii="Times New Roman" w:eastAsia="SimSun" w:hAnsi="Times New Roman" w:cs="Times New Roman"/>
                <w:lang w:eastAsia="zh-CN" w:bidi="ar"/>
              </w:rPr>
              <w:t xml:space="preserve"> </w:t>
            </w:r>
            <w:del w:id="2536" w:author="User" w:date="2026-02-02T17:51:00Z">
              <w:r w:rsidRPr="000C54C6" w:rsidDel="00075D3A">
                <w:rPr>
                  <w:rFonts w:ascii="Times New Roman" w:eastAsia="SimSun" w:hAnsi="Times New Roman" w:cs="Times New Roman"/>
                  <w:lang w:eastAsia="zh-CN" w:bidi="ar"/>
                </w:rPr>
                <w:delText>or blocking is required.</w:delText>
              </w:r>
            </w:del>
          </w:p>
        </w:tc>
      </w:tr>
      <w:tr w:rsidR="008A0411" w:rsidRPr="000C54C6" w14:paraId="5C872BDB"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A2BA6FE"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Order ID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7B2433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(Order)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CC8EF10"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3883C7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C845A4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Order for which stock is being confirmed or released.</w:t>
            </w:r>
          </w:p>
        </w:tc>
      </w:tr>
      <w:tr w:rsidR="008A0411" w:rsidRPr="000C54C6" w14:paraId="50F6F790"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8AA4BE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82E7A2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A108AC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7A8A3A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B9AE95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Quantity to be blocked or confirmed for an order.</w:t>
            </w:r>
          </w:p>
        </w:tc>
      </w:tr>
      <w:tr w:rsidR="008A0411" w:rsidRPr="000C54C6" w14:paraId="1F37E02F"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D842F4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Blocked 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317443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EA1928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77F31F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5AD94F1"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Quantity blocked for order; sent to SAP.</w:t>
            </w:r>
          </w:p>
        </w:tc>
      </w:tr>
      <w:tr w:rsidR="008A0411" w:rsidRPr="000C54C6" w14:paraId="2D12A6AA"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DA01DA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Available 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29E5A7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000ABE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4CF39E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CEDE262"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Fetched in real time from SAP after blocked stock exclusion.</w:t>
            </w:r>
          </w:p>
        </w:tc>
      </w:tr>
      <w:tr w:rsidR="008A0411" w:rsidRPr="000C54C6" w14:paraId="59A214EC"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F90922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Status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84416E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72F2D8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7F261D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Available, Blocked, Unblocked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89F7D98"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Indicates the stock’s current status.</w:t>
            </w:r>
          </w:p>
        </w:tc>
      </w:tr>
      <w:tr w:rsidR="008A0411" w:rsidRPr="000C54C6" w14:paraId="795E0A2E"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A09805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Time Limit (Unblock Trigger)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198E7FC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DateTime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0AC9934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2248A7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EE02E52" w14:textId="3FA882A3"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Duration after which system unblocks if invoice not created</w:t>
            </w:r>
            <w:ins w:id="2537" w:author="User" w:date="2026-02-02T17:54:00Z">
              <w:r w:rsidR="003C7810" w:rsidRPr="000C54C6">
                <w:rPr>
                  <w:rFonts w:ascii="Times New Roman" w:eastAsia="SimSun" w:hAnsi="Times New Roman" w:cs="Times New Roman"/>
                  <w:lang w:eastAsia="zh-CN" w:bidi="ar"/>
                </w:rPr>
                <w:t xml:space="preserve">. </w:t>
              </w:r>
            </w:ins>
            <w:del w:id="2538" w:author="User" w:date="2026-02-02T17:54:00Z">
              <w:r w:rsidRPr="000C54C6" w:rsidDel="003C7810">
                <w:rPr>
                  <w:rFonts w:ascii="Times New Roman" w:eastAsia="SimSun" w:hAnsi="Times New Roman" w:cs="Times New Roman"/>
                  <w:lang w:eastAsia="zh-CN" w:bidi="ar"/>
                </w:rPr>
                <w:delText>.</w:delText>
              </w:r>
            </w:del>
          </w:p>
        </w:tc>
      </w:tr>
      <w:tr w:rsidR="008A0411" w:rsidRPr="000C54C6" w14:paraId="7F029754"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7B9736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Created By / Last Modified By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108E326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A2F90E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DD6A35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E452E0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Standard Salesforce fields.</w:t>
            </w:r>
          </w:p>
        </w:tc>
      </w:tr>
    </w:tbl>
    <w:p w14:paraId="21746FD9" w14:textId="77777777" w:rsidR="008A0411" w:rsidRPr="000C54C6" w:rsidDel="00A907E0" w:rsidRDefault="008A0411">
      <w:pPr>
        <w:pStyle w:val="ListParagraph"/>
        <w:tabs>
          <w:tab w:val="left" w:pos="653"/>
        </w:tabs>
        <w:spacing w:before="4"/>
        <w:ind w:left="0" w:firstLine="0"/>
        <w:jc w:val="both"/>
        <w:rPr>
          <w:del w:id="2539" w:author="User" w:date="2026-01-12T18:51:00Z"/>
          <w:rFonts w:ascii="Times New Roman" w:eastAsia="SimSun" w:hAnsi="Times New Roman" w:cs="Times New Roman"/>
          <w:b/>
          <w:bCs/>
          <w:color w:val="44546A" w:themeColor="text2"/>
        </w:rPr>
      </w:pPr>
    </w:p>
    <w:p w14:paraId="0AF394E7" w14:textId="77777777" w:rsidR="00F2766F" w:rsidRPr="000C54C6" w:rsidRDefault="00F2766F">
      <w:pPr>
        <w:pStyle w:val="ListParagraph"/>
        <w:tabs>
          <w:tab w:val="left" w:pos="653"/>
        </w:tabs>
        <w:spacing w:before="4"/>
        <w:ind w:left="0" w:firstLine="0"/>
        <w:jc w:val="both"/>
        <w:rPr>
          <w:rFonts w:ascii="Times New Roman" w:eastAsia="SimSun" w:hAnsi="Times New Roman" w:cs="Times New Roman"/>
          <w:b/>
          <w:bCs/>
          <w:color w:val="EE0000"/>
        </w:rPr>
      </w:pPr>
    </w:p>
    <w:p w14:paraId="3DA416D1" w14:textId="77777777" w:rsidR="008A0411" w:rsidRPr="000C54C6" w:rsidDel="0040434F" w:rsidRDefault="0026591D">
      <w:pPr>
        <w:pStyle w:val="ListParagraph"/>
        <w:numPr>
          <w:ilvl w:val="0"/>
          <w:numId w:val="60"/>
        </w:numPr>
        <w:tabs>
          <w:tab w:val="left" w:pos="653"/>
        </w:tabs>
        <w:spacing w:before="4"/>
        <w:jc w:val="both"/>
        <w:rPr>
          <w:del w:id="2540" w:author="User" w:date="2026-01-14T11:18:00Z"/>
          <w:rFonts w:ascii="Times New Roman" w:eastAsia="SimSun" w:hAnsi="Times New Roman" w:cs="Times New Roman"/>
          <w:b/>
          <w:bCs/>
        </w:rPr>
        <w:pPrChange w:id="2541" w:author="User" w:date="2026-01-07T13:33:00Z">
          <w:pPr>
            <w:pStyle w:val="ListParagraph"/>
            <w:tabs>
              <w:tab w:val="left" w:pos="653"/>
            </w:tabs>
            <w:spacing w:before="4"/>
            <w:ind w:left="0" w:firstLine="0"/>
            <w:jc w:val="both"/>
          </w:pPr>
        </w:pPrChange>
      </w:pPr>
      <w:del w:id="2542" w:author="User" w:date="2026-01-14T11:18:00Z">
        <w:r w:rsidRPr="000C54C6" w:rsidDel="0040434F">
          <w:rPr>
            <w:rFonts w:ascii="Times New Roman" w:eastAsia="SimSun" w:hAnsi="Times New Roman" w:cs="Times New Roman"/>
            <w:b/>
            <w:bCs/>
          </w:rPr>
          <w:delText>Field for Default (Alert has to go to the user and coordinator).</w:delText>
        </w:r>
      </w:del>
    </w:p>
    <w:p w14:paraId="5B0C32E8" w14:textId="77777777" w:rsidR="008A0411" w:rsidRPr="000C54C6" w:rsidDel="0040434F" w:rsidRDefault="0026591D">
      <w:pPr>
        <w:pStyle w:val="ListParagraph"/>
        <w:numPr>
          <w:ilvl w:val="0"/>
          <w:numId w:val="60"/>
        </w:numPr>
        <w:tabs>
          <w:tab w:val="left" w:pos="653"/>
        </w:tabs>
        <w:spacing w:before="4"/>
        <w:jc w:val="both"/>
        <w:rPr>
          <w:del w:id="2543" w:author="User" w:date="2026-01-14T11:18:00Z"/>
          <w:rFonts w:ascii="Times New Roman" w:eastAsia="SimSun" w:hAnsi="Times New Roman" w:cs="Times New Roman"/>
          <w:b/>
          <w:bCs/>
          <w:color w:val="FF0000"/>
          <w:rPrChange w:id="2544" w:author="User" w:date="2026-02-02T18:38:00Z">
            <w:rPr>
              <w:del w:id="2545" w:author="User" w:date="2026-01-14T11:18:00Z"/>
              <w:rFonts w:ascii="Times New Roman" w:eastAsia="SimSun" w:hAnsi="Times New Roman" w:cs="Times New Roman"/>
              <w:b/>
              <w:bCs/>
            </w:rPr>
          </w:rPrChange>
        </w:rPr>
        <w:pPrChange w:id="2546" w:author="User" w:date="2026-01-07T13:33:00Z">
          <w:pPr>
            <w:pStyle w:val="ListParagraph"/>
            <w:tabs>
              <w:tab w:val="left" w:pos="653"/>
            </w:tabs>
            <w:spacing w:before="4"/>
            <w:ind w:left="0" w:firstLine="0"/>
            <w:jc w:val="both"/>
          </w:pPr>
        </w:pPrChange>
      </w:pPr>
      <w:del w:id="2547" w:author="User" w:date="2026-01-14T11:18:00Z">
        <w:r w:rsidRPr="000C54C6" w:rsidDel="0040434F">
          <w:rPr>
            <w:rFonts w:ascii="Times New Roman" w:eastAsia="SimSun" w:hAnsi="Times New Roman" w:cs="Times New Roman"/>
            <w:b/>
            <w:bCs/>
            <w:color w:val="FF0000"/>
            <w:rPrChange w:id="2548" w:author="User" w:date="2026-02-02T18:38:00Z">
              <w:rPr>
                <w:rFonts w:ascii="Times New Roman" w:eastAsia="SimSun" w:hAnsi="Times New Roman" w:cs="Times New Roman"/>
                <w:b/>
                <w:bCs/>
              </w:rPr>
            </w:rPrChange>
          </w:rPr>
          <w:delText xml:space="preserve">Instances For prolonged period extending user has to take special approval from higher </w:delText>
        </w:r>
        <w:commentRangeStart w:id="2549"/>
        <w:r w:rsidRPr="000C54C6" w:rsidDel="0040434F">
          <w:rPr>
            <w:rFonts w:ascii="Times New Roman" w:eastAsia="SimSun" w:hAnsi="Times New Roman" w:cs="Times New Roman"/>
            <w:b/>
            <w:bCs/>
            <w:color w:val="FF0000"/>
            <w:rPrChange w:id="2550" w:author="User" w:date="2026-02-02T18:38:00Z">
              <w:rPr>
                <w:rFonts w:ascii="Times New Roman" w:eastAsia="SimSun" w:hAnsi="Times New Roman" w:cs="Times New Roman"/>
                <w:b/>
                <w:bCs/>
              </w:rPr>
            </w:rPrChange>
          </w:rPr>
          <w:delText>authority</w:delText>
        </w:r>
        <w:commentRangeEnd w:id="2549"/>
        <w:r w:rsidR="00D74489" w:rsidRPr="000C54C6" w:rsidDel="0040434F">
          <w:rPr>
            <w:rStyle w:val="CommentReference"/>
            <w:rFonts w:ascii="Times New Roman" w:hAnsi="Times New Roman" w:cs="Times New Roman"/>
            <w:color w:val="FF0000"/>
            <w:rPrChange w:id="2551" w:author="User" w:date="2026-02-02T18:38:00Z">
              <w:rPr>
                <w:rStyle w:val="CommentReference"/>
              </w:rPr>
            </w:rPrChange>
          </w:rPr>
          <w:commentReference w:id="2549"/>
        </w:r>
      </w:del>
      <w:del w:id="2552" w:author="User" w:date="2026-01-07T15:20:00Z">
        <w:r w:rsidRPr="000C54C6" w:rsidDel="0084073C">
          <w:rPr>
            <w:rFonts w:ascii="Times New Roman" w:eastAsia="SimSun" w:hAnsi="Times New Roman" w:cs="Times New Roman"/>
            <w:b/>
            <w:bCs/>
            <w:color w:val="FF0000"/>
            <w:rPrChange w:id="2553" w:author="User" w:date="2026-02-02T18:38:00Z">
              <w:rPr>
                <w:rFonts w:ascii="Times New Roman" w:eastAsia="SimSun" w:hAnsi="Times New Roman" w:cs="Times New Roman"/>
                <w:b/>
                <w:bCs/>
              </w:rPr>
            </w:rPrChange>
          </w:rPr>
          <w:delText>.</w:delText>
        </w:r>
      </w:del>
    </w:p>
    <w:p w14:paraId="7E09C618" w14:textId="77777777" w:rsidR="008A0411" w:rsidRPr="000C54C6" w:rsidDel="0040434F" w:rsidRDefault="0026591D">
      <w:pPr>
        <w:pStyle w:val="ListParagraph"/>
        <w:numPr>
          <w:ilvl w:val="0"/>
          <w:numId w:val="60"/>
        </w:numPr>
        <w:tabs>
          <w:tab w:val="left" w:pos="653"/>
        </w:tabs>
        <w:spacing w:before="4"/>
        <w:jc w:val="both"/>
        <w:rPr>
          <w:del w:id="2554" w:author="User" w:date="2026-01-14T11:18:00Z"/>
          <w:rFonts w:ascii="Times New Roman" w:eastAsia="SimSun" w:hAnsi="Times New Roman" w:cs="Times New Roman"/>
          <w:b/>
          <w:bCs/>
        </w:rPr>
        <w:pPrChange w:id="2555" w:author="User" w:date="2026-01-07T13:33:00Z">
          <w:pPr>
            <w:pStyle w:val="ListParagraph"/>
            <w:tabs>
              <w:tab w:val="left" w:pos="653"/>
            </w:tabs>
            <w:spacing w:before="4"/>
            <w:ind w:left="0" w:firstLine="0"/>
            <w:jc w:val="both"/>
          </w:pPr>
        </w:pPrChange>
      </w:pPr>
      <w:del w:id="2556" w:author="User" w:date="2026-01-14T11:18:00Z">
        <w:r w:rsidRPr="000C54C6" w:rsidDel="0040434F">
          <w:rPr>
            <w:rFonts w:ascii="Times New Roman" w:eastAsia="SimSun" w:hAnsi="Times New Roman" w:cs="Times New Roman"/>
            <w:b/>
            <w:bCs/>
          </w:rPr>
          <w:delText xml:space="preserve">List of blocked quantity products to be seen with the complete details of owner, opportunity </w:delText>
        </w:r>
        <w:commentRangeStart w:id="2557"/>
        <w:commentRangeStart w:id="2558"/>
        <w:commentRangeStart w:id="2559"/>
        <w:commentRangeStart w:id="2560"/>
        <w:r w:rsidRPr="000C54C6" w:rsidDel="0040434F">
          <w:rPr>
            <w:rFonts w:ascii="Times New Roman" w:eastAsia="SimSun" w:hAnsi="Times New Roman" w:cs="Times New Roman"/>
            <w:b/>
            <w:bCs/>
          </w:rPr>
          <w:delText>etc</w:delText>
        </w:r>
        <w:commentRangeEnd w:id="2557"/>
        <w:r w:rsidR="0060311D" w:rsidRPr="000C54C6" w:rsidDel="0040434F">
          <w:rPr>
            <w:rStyle w:val="CommentReference"/>
            <w:rFonts w:ascii="Times New Roman" w:eastAsia="SimSun" w:hAnsi="Times New Roman" w:cs="Times New Roman"/>
            <w:b/>
            <w:bCs/>
            <w:sz w:val="22"/>
            <w:szCs w:val="22"/>
          </w:rPr>
          <w:commentReference w:id="2557"/>
        </w:r>
        <w:commentRangeEnd w:id="2558"/>
        <w:r w:rsidR="005941F5" w:rsidRPr="000C54C6" w:rsidDel="0040434F">
          <w:rPr>
            <w:rStyle w:val="CommentReference"/>
            <w:rFonts w:ascii="Times New Roman" w:eastAsia="SimSun" w:hAnsi="Times New Roman" w:cs="Times New Roman"/>
            <w:b/>
            <w:bCs/>
            <w:sz w:val="22"/>
            <w:szCs w:val="22"/>
          </w:rPr>
          <w:commentReference w:id="2558"/>
        </w:r>
        <w:commentRangeEnd w:id="2559"/>
        <w:r w:rsidR="00C33114" w:rsidRPr="000C54C6" w:rsidDel="0040434F">
          <w:rPr>
            <w:rStyle w:val="CommentReference"/>
            <w:rFonts w:ascii="Times New Roman" w:hAnsi="Times New Roman" w:cs="Times New Roman"/>
            <w:rPrChange w:id="2561" w:author="User" w:date="2026-02-02T18:38:00Z">
              <w:rPr>
                <w:rStyle w:val="CommentReference"/>
              </w:rPr>
            </w:rPrChange>
          </w:rPr>
          <w:commentReference w:id="2559"/>
        </w:r>
        <w:commentRangeEnd w:id="2560"/>
        <w:r w:rsidR="00C33114" w:rsidRPr="000C54C6" w:rsidDel="0040434F">
          <w:rPr>
            <w:rStyle w:val="CommentReference"/>
            <w:rFonts w:ascii="Times New Roman" w:hAnsi="Times New Roman" w:cs="Times New Roman"/>
            <w:rPrChange w:id="2562" w:author="User" w:date="2026-02-02T18:38:00Z">
              <w:rPr>
                <w:rStyle w:val="CommentReference"/>
              </w:rPr>
            </w:rPrChange>
          </w:rPr>
          <w:commentReference w:id="2560"/>
        </w:r>
        <w:r w:rsidRPr="000C54C6" w:rsidDel="0040434F">
          <w:rPr>
            <w:rFonts w:ascii="Times New Roman" w:eastAsia="SimSun" w:hAnsi="Times New Roman" w:cs="Times New Roman"/>
            <w:b/>
            <w:bCs/>
          </w:rPr>
          <w:delText>.</w:delText>
        </w:r>
        <w:r w:rsidR="0060311D" w:rsidRPr="000C54C6" w:rsidDel="0040434F">
          <w:rPr>
            <w:rFonts w:ascii="Times New Roman" w:eastAsia="SimSun" w:hAnsi="Times New Roman" w:cs="Times New Roman"/>
            <w:b/>
            <w:bCs/>
          </w:rPr>
          <w:delText xml:space="preserve"> </w:delText>
        </w:r>
      </w:del>
      <w:del w:id="2563" w:author="User" w:date="2026-01-07T15:29:00Z">
        <w:r w:rsidRPr="000C54C6" w:rsidDel="00D93AA7">
          <w:rPr>
            <w:rFonts w:ascii="Times New Roman" w:eastAsia="SimSun" w:hAnsi="Times New Roman" w:cs="Times New Roman"/>
            <w:b/>
            <w:bCs/>
          </w:rPr>
          <w:br/>
        </w:r>
      </w:del>
      <w:del w:id="2564" w:author="User" w:date="2026-01-14T11:18:00Z">
        <w:r w:rsidRPr="000C54C6" w:rsidDel="0040434F">
          <w:rPr>
            <w:rFonts w:ascii="Times New Roman" w:eastAsia="SimSun" w:hAnsi="Times New Roman" w:cs="Times New Roman"/>
            <w:b/>
            <w:bCs/>
          </w:rPr>
          <w:delText>User can add the Blocked Date (Mandatory) while creating the order and same will be pushed to SAP.</w:delText>
        </w:r>
      </w:del>
    </w:p>
    <w:p w14:paraId="5801826D" w14:textId="77777777" w:rsidR="003217C9" w:rsidRPr="000C54C6" w:rsidRDefault="003217C9">
      <w:pPr>
        <w:pStyle w:val="ListParagraph"/>
        <w:tabs>
          <w:tab w:val="left" w:pos="653"/>
        </w:tabs>
        <w:spacing w:before="4"/>
        <w:ind w:left="0" w:firstLine="0"/>
        <w:jc w:val="both"/>
        <w:rPr>
          <w:del w:id="2565" w:author="User" w:date="2025-12-09T13:55:00Z"/>
          <w:rFonts w:ascii="Times New Roman" w:eastAsia="SimSun" w:hAnsi="Times New Roman" w:cs="Times New Roman"/>
          <w:b/>
          <w:bCs/>
        </w:rPr>
      </w:pPr>
    </w:p>
    <w:p w14:paraId="4CF5653D" w14:textId="77777777" w:rsidR="003217C9" w:rsidRPr="000C54C6" w:rsidRDefault="003217C9">
      <w:pPr>
        <w:pStyle w:val="ListParagraph"/>
        <w:tabs>
          <w:tab w:val="left" w:pos="653"/>
        </w:tabs>
        <w:spacing w:before="4"/>
        <w:ind w:left="0" w:firstLine="0"/>
        <w:jc w:val="both"/>
        <w:rPr>
          <w:del w:id="2566" w:author="User" w:date="2025-12-09T13:55:00Z"/>
          <w:rFonts w:ascii="Times New Roman" w:eastAsia="SimSun" w:hAnsi="Times New Roman" w:cs="Times New Roman"/>
          <w:b/>
          <w:bCs/>
        </w:rPr>
      </w:pPr>
    </w:p>
    <w:p w14:paraId="7D39C699" w14:textId="77777777" w:rsidR="003217C9" w:rsidRPr="000C54C6" w:rsidRDefault="003217C9">
      <w:pPr>
        <w:pStyle w:val="ListParagraph"/>
        <w:tabs>
          <w:tab w:val="left" w:pos="653"/>
        </w:tabs>
        <w:spacing w:before="4"/>
        <w:ind w:left="0" w:firstLine="0"/>
        <w:jc w:val="both"/>
        <w:rPr>
          <w:del w:id="2567" w:author="User" w:date="2025-12-09T13:55:00Z"/>
          <w:rFonts w:ascii="Times New Roman" w:eastAsia="SimSun" w:hAnsi="Times New Roman" w:cs="Times New Roman"/>
          <w:b/>
          <w:bCs/>
        </w:rPr>
      </w:pPr>
    </w:p>
    <w:p w14:paraId="2C84DBF0" w14:textId="77777777" w:rsidR="003217C9" w:rsidRPr="000C54C6" w:rsidRDefault="003217C9">
      <w:pPr>
        <w:pStyle w:val="ListParagraph"/>
        <w:tabs>
          <w:tab w:val="left" w:pos="653"/>
        </w:tabs>
        <w:spacing w:before="4"/>
        <w:ind w:left="0" w:firstLine="0"/>
        <w:jc w:val="both"/>
        <w:rPr>
          <w:del w:id="2568" w:author="User" w:date="2025-12-09T13:55:00Z"/>
          <w:rFonts w:ascii="Times New Roman" w:eastAsia="SimSun" w:hAnsi="Times New Roman" w:cs="Times New Roman"/>
          <w:b/>
          <w:bCs/>
        </w:rPr>
      </w:pPr>
    </w:p>
    <w:p w14:paraId="7FF63F81" w14:textId="77777777" w:rsidR="003217C9" w:rsidRPr="000C54C6" w:rsidRDefault="003217C9">
      <w:pPr>
        <w:pStyle w:val="ListParagraph"/>
        <w:tabs>
          <w:tab w:val="left" w:pos="653"/>
        </w:tabs>
        <w:spacing w:before="4"/>
        <w:ind w:left="0" w:firstLine="0"/>
        <w:jc w:val="both"/>
        <w:rPr>
          <w:del w:id="2569" w:author="User" w:date="2025-12-09T13:55:00Z"/>
          <w:rFonts w:ascii="Times New Roman" w:eastAsia="SimSun" w:hAnsi="Times New Roman" w:cs="Times New Roman"/>
          <w:b/>
          <w:bCs/>
        </w:rPr>
      </w:pPr>
    </w:p>
    <w:p w14:paraId="24EF3658" w14:textId="77777777" w:rsidR="003217C9" w:rsidRPr="000C54C6" w:rsidRDefault="003217C9">
      <w:pPr>
        <w:pStyle w:val="ListParagraph"/>
        <w:tabs>
          <w:tab w:val="left" w:pos="653"/>
        </w:tabs>
        <w:spacing w:before="4"/>
        <w:ind w:left="0" w:firstLine="0"/>
        <w:jc w:val="both"/>
        <w:rPr>
          <w:del w:id="2570" w:author="User" w:date="2025-12-09T13:55:00Z"/>
          <w:rFonts w:ascii="Times New Roman" w:eastAsia="SimSun" w:hAnsi="Times New Roman" w:cs="Times New Roman"/>
          <w:b/>
          <w:bCs/>
        </w:rPr>
      </w:pPr>
    </w:p>
    <w:p w14:paraId="080498D3" w14:textId="77777777" w:rsidR="003217C9" w:rsidRPr="000C54C6" w:rsidRDefault="003217C9">
      <w:pPr>
        <w:pStyle w:val="ListParagraph"/>
        <w:tabs>
          <w:tab w:val="left" w:pos="653"/>
        </w:tabs>
        <w:spacing w:before="4"/>
        <w:ind w:left="0" w:firstLine="0"/>
        <w:jc w:val="both"/>
        <w:rPr>
          <w:del w:id="2571" w:author="User" w:date="2025-12-09T13:55:00Z"/>
          <w:rFonts w:ascii="Times New Roman" w:eastAsia="SimSun" w:hAnsi="Times New Roman" w:cs="Times New Roman"/>
          <w:b/>
          <w:bCs/>
        </w:rPr>
      </w:pPr>
    </w:p>
    <w:p w14:paraId="33679BBD" w14:textId="77777777" w:rsidR="003217C9" w:rsidRPr="000C54C6" w:rsidRDefault="003217C9">
      <w:pPr>
        <w:pStyle w:val="ListParagraph"/>
        <w:tabs>
          <w:tab w:val="left" w:pos="653"/>
        </w:tabs>
        <w:spacing w:before="4"/>
        <w:ind w:left="0" w:firstLine="0"/>
        <w:jc w:val="both"/>
        <w:rPr>
          <w:del w:id="2572" w:author="User" w:date="2025-12-09T13:55:00Z"/>
          <w:rFonts w:ascii="Times New Roman" w:eastAsia="SimSun" w:hAnsi="Times New Roman" w:cs="Times New Roman"/>
          <w:b/>
          <w:bCs/>
        </w:rPr>
      </w:pPr>
    </w:p>
    <w:p w14:paraId="28CE6745" w14:textId="77777777" w:rsidR="008A0411" w:rsidRPr="000C54C6" w:rsidDel="000B388E" w:rsidRDefault="008A0411">
      <w:pPr>
        <w:pStyle w:val="ListParagraph"/>
        <w:tabs>
          <w:tab w:val="left" w:pos="653"/>
        </w:tabs>
        <w:spacing w:before="4"/>
        <w:ind w:left="0" w:firstLine="0"/>
        <w:jc w:val="both"/>
        <w:rPr>
          <w:del w:id="2573" w:author="User" w:date="2026-01-12T18:48:00Z"/>
          <w:rFonts w:ascii="Times New Roman" w:eastAsia="SimSun" w:hAnsi="Times New Roman" w:cs="Times New Roman"/>
          <w:b/>
          <w:bCs/>
          <w:color w:val="EE0000"/>
        </w:rPr>
      </w:pPr>
    </w:p>
    <w:p w14:paraId="115C9218" w14:textId="77777777" w:rsidR="00CE3B9A" w:rsidRPr="000C54C6" w:rsidDel="0040434F" w:rsidRDefault="00CE3B9A">
      <w:pPr>
        <w:pStyle w:val="ListParagraph"/>
        <w:tabs>
          <w:tab w:val="left" w:pos="653"/>
        </w:tabs>
        <w:spacing w:before="4"/>
        <w:ind w:left="0" w:firstLine="0"/>
        <w:jc w:val="both"/>
        <w:rPr>
          <w:del w:id="2574" w:author="User" w:date="2026-01-14T11:18:00Z"/>
          <w:rFonts w:ascii="Times New Roman" w:eastAsia="SimSun" w:hAnsi="Times New Roman" w:cs="Times New Roman"/>
          <w:b/>
          <w:bCs/>
          <w:color w:val="EE0000"/>
        </w:rPr>
      </w:pPr>
    </w:p>
    <w:p w14:paraId="275D55E6" w14:textId="77777777" w:rsidR="00CE3B9A" w:rsidRPr="000C54C6" w:rsidDel="0040434F" w:rsidRDefault="00CE3B9A" w:rsidP="00CE3B9A">
      <w:pPr>
        <w:pStyle w:val="ListParagraph"/>
        <w:tabs>
          <w:tab w:val="left" w:pos="653"/>
        </w:tabs>
        <w:spacing w:before="4"/>
        <w:ind w:left="0" w:firstLine="0"/>
        <w:jc w:val="both"/>
        <w:rPr>
          <w:del w:id="2575" w:author="User" w:date="2026-01-14T11:18:00Z"/>
          <w:rFonts w:ascii="Times New Roman" w:eastAsia="SimSun" w:hAnsi="Times New Roman" w:cs="Times New Roman"/>
          <w:b/>
          <w:bCs/>
          <w:color w:val="000000" w:themeColor="text1"/>
          <w:rPrChange w:id="2576" w:author="User" w:date="2026-02-02T18:38:00Z">
            <w:rPr>
              <w:del w:id="2577" w:author="User" w:date="2026-01-14T11:18:00Z"/>
              <w:rFonts w:ascii="Times New Roman" w:eastAsia="SimSun" w:hAnsi="Times New Roman" w:cs="Times New Roman"/>
              <w:b/>
              <w:bCs/>
              <w:color w:val="2E74B5" w:themeColor="accent1" w:themeShade="BF"/>
            </w:rPr>
          </w:rPrChange>
        </w:rPr>
      </w:pPr>
      <w:del w:id="2578" w:author="User" w:date="2026-01-14T11:18:00Z">
        <w:r w:rsidRPr="000C54C6" w:rsidDel="0040434F">
          <w:rPr>
            <w:rFonts w:ascii="Times New Roman" w:eastAsia="SimSun" w:hAnsi="Times New Roman" w:cs="Times New Roman"/>
            <w:b/>
            <w:bCs/>
            <w:color w:val="000000" w:themeColor="text1"/>
            <w:rPrChange w:id="2579" w:author="User" w:date="2026-02-02T18:38:00Z">
              <w:rPr>
                <w:rFonts w:ascii="Times New Roman" w:eastAsia="SimSun" w:hAnsi="Times New Roman" w:cs="Times New Roman"/>
                <w:b/>
                <w:bCs/>
                <w:color w:val="2E74B5" w:themeColor="accent1" w:themeShade="BF"/>
              </w:rPr>
            </w:rPrChange>
          </w:rPr>
          <w:delText>Updated pointers on 30/12/2025</w:delText>
        </w:r>
        <w:r w:rsidRPr="000C54C6" w:rsidDel="0040434F">
          <w:rPr>
            <w:rFonts w:ascii="Times New Roman" w:eastAsia="SimSun" w:hAnsi="Times New Roman" w:cs="Times New Roman"/>
            <w:b/>
            <w:bCs/>
            <w:color w:val="000000" w:themeColor="text1"/>
            <w:rPrChange w:id="2580" w:author="User" w:date="2026-02-02T18:38:00Z">
              <w:rPr>
                <w:rFonts w:ascii="Times New Roman" w:eastAsia="SimSun" w:hAnsi="Times New Roman" w:cs="Times New Roman"/>
                <w:b/>
                <w:bCs/>
                <w:color w:val="2E74B5" w:themeColor="accent1" w:themeShade="BF"/>
              </w:rPr>
            </w:rPrChange>
          </w:rPr>
          <w:br/>
        </w:r>
      </w:del>
    </w:p>
    <w:p w14:paraId="42B50E5A" w14:textId="77777777" w:rsidR="00CE3B9A" w:rsidRPr="000C54C6" w:rsidDel="0040434F" w:rsidRDefault="00CE3B9A" w:rsidP="00CE3B9A">
      <w:pPr>
        <w:pStyle w:val="ListParagraph"/>
        <w:numPr>
          <w:ilvl w:val="0"/>
          <w:numId w:val="59"/>
        </w:numPr>
        <w:tabs>
          <w:tab w:val="left" w:pos="653"/>
        </w:tabs>
        <w:spacing w:before="4"/>
        <w:jc w:val="both"/>
        <w:rPr>
          <w:del w:id="2581" w:author="User" w:date="2026-01-14T11:18:00Z"/>
          <w:rFonts w:ascii="Times New Roman" w:eastAsia="SimSun" w:hAnsi="Times New Roman" w:cs="Times New Roman"/>
          <w:b/>
          <w:bCs/>
          <w:color w:val="000000" w:themeColor="text1"/>
          <w:rPrChange w:id="2582" w:author="User" w:date="2026-02-02T18:38:00Z">
            <w:rPr>
              <w:del w:id="2583" w:author="User" w:date="2026-01-14T11:18:00Z"/>
              <w:rFonts w:ascii="Times New Roman" w:eastAsia="SimSun" w:hAnsi="Times New Roman" w:cs="Times New Roman"/>
              <w:b/>
              <w:bCs/>
              <w:color w:val="2E74B5" w:themeColor="accent1" w:themeShade="BF"/>
            </w:rPr>
          </w:rPrChange>
        </w:rPr>
      </w:pPr>
      <w:del w:id="2584" w:author="User" w:date="2026-01-14T11:18:00Z">
        <w:r w:rsidRPr="000C54C6" w:rsidDel="0040434F">
          <w:rPr>
            <w:rFonts w:ascii="Times New Roman" w:eastAsia="SimSun" w:hAnsi="Times New Roman" w:cs="Times New Roman"/>
            <w:b/>
            <w:bCs/>
            <w:color w:val="000000" w:themeColor="text1"/>
            <w:rPrChange w:id="2585" w:author="User" w:date="2026-02-02T18:38:00Z">
              <w:rPr>
                <w:rFonts w:ascii="Times New Roman" w:eastAsia="SimSun" w:hAnsi="Times New Roman" w:cs="Times New Roman"/>
                <w:b/>
                <w:bCs/>
                <w:color w:val="2E74B5" w:themeColor="accent1" w:themeShade="BF"/>
              </w:rPr>
            </w:rPrChange>
          </w:rPr>
          <w:delText xml:space="preserve">Now there is no auto blocked process. </w:delText>
        </w:r>
      </w:del>
      <w:del w:id="2586" w:author="User" w:date="2026-01-07T15:29:00Z">
        <w:r w:rsidRPr="000C54C6" w:rsidDel="00D93AA7">
          <w:rPr>
            <w:rFonts w:ascii="Times New Roman" w:eastAsia="SimSun" w:hAnsi="Times New Roman" w:cs="Times New Roman"/>
            <w:b/>
            <w:bCs/>
            <w:color w:val="000000" w:themeColor="text1"/>
            <w:rPrChange w:id="2587" w:author="User" w:date="2026-02-02T18:38:00Z">
              <w:rPr>
                <w:rFonts w:ascii="Times New Roman" w:eastAsia="SimSun" w:hAnsi="Times New Roman" w:cs="Times New Roman"/>
                <w:b/>
                <w:bCs/>
                <w:color w:val="2E74B5" w:themeColor="accent1" w:themeShade="BF"/>
              </w:rPr>
            </w:rPrChange>
          </w:rPr>
          <w:delText>When ever</w:delText>
        </w:r>
      </w:del>
      <w:del w:id="2588" w:author="User" w:date="2026-01-14T11:18:00Z">
        <w:r w:rsidRPr="000C54C6" w:rsidDel="0040434F">
          <w:rPr>
            <w:rFonts w:ascii="Times New Roman" w:eastAsia="SimSun" w:hAnsi="Times New Roman" w:cs="Times New Roman"/>
            <w:b/>
            <w:bCs/>
            <w:color w:val="000000" w:themeColor="text1"/>
            <w:rPrChange w:id="2589" w:author="User" w:date="2026-02-02T18:38:00Z">
              <w:rPr>
                <w:rFonts w:ascii="Times New Roman" w:eastAsia="SimSun" w:hAnsi="Times New Roman" w:cs="Times New Roman"/>
                <w:b/>
                <w:bCs/>
                <w:color w:val="2E74B5" w:themeColor="accent1" w:themeShade="BF"/>
              </w:rPr>
            </w:rPrChange>
          </w:rPr>
          <w:delText xml:space="preserve"> the user is pushing the order from SFDC to SAP. User can manually select whether items needs to be blocked or not. If </w:delText>
        </w:r>
      </w:del>
      <w:del w:id="2590" w:author="User" w:date="2026-01-07T15:17:00Z">
        <w:r w:rsidRPr="000C54C6" w:rsidDel="0084073C">
          <w:rPr>
            <w:rFonts w:ascii="Times New Roman" w:eastAsia="SimSun" w:hAnsi="Times New Roman" w:cs="Times New Roman"/>
            <w:b/>
            <w:bCs/>
            <w:color w:val="000000" w:themeColor="text1"/>
            <w:rPrChange w:id="2591" w:author="User" w:date="2026-02-02T18:38:00Z">
              <w:rPr>
                <w:rFonts w:ascii="Times New Roman" w:eastAsia="SimSun" w:hAnsi="Times New Roman" w:cs="Times New Roman"/>
                <w:b/>
                <w:bCs/>
                <w:color w:val="2E74B5" w:themeColor="accent1" w:themeShade="BF"/>
              </w:rPr>
            </w:rPrChange>
          </w:rPr>
          <w:delText xml:space="preserve">it is </w:delText>
        </w:r>
      </w:del>
      <w:del w:id="2592" w:author="User" w:date="2026-01-14T11:18:00Z">
        <w:r w:rsidRPr="000C54C6" w:rsidDel="0040434F">
          <w:rPr>
            <w:rFonts w:ascii="Times New Roman" w:eastAsia="SimSun" w:hAnsi="Times New Roman" w:cs="Times New Roman"/>
            <w:b/>
            <w:bCs/>
            <w:color w:val="000000" w:themeColor="text1"/>
            <w:rPrChange w:id="2593" w:author="User" w:date="2026-02-02T18:38:00Z">
              <w:rPr>
                <w:rFonts w:ascii="Times New Roman" w:eastAsia="SimSun" w:hAnsi="Times New Roman" w:cs="Times New Roman"/>
                <w:b/>
                <w:bCs/>
                <w:color w:val="2E74B5" w:themeColor="accent1" w:themeShade="BF"/>
              </w:rPr>
            </w:rPrChange>
          </w:rPr>
          <w:delText xml:space="preserve">user selects as blocked with </w:delText>
        </w:r>
      </w:del>
      <w:del w:id="2594" w:author="User" w:date="2026-01-07T13:33:00Z">
        <w:r w:rsidRPr="000C54C6" w:rsidDel="00D74489">
          <w:rPr>
            <w:rFonts w:ascii="Times New Roman" w:eastAsia="SimSun" w:hAnsi="Times New Roman" w:cs="Times New Roman"/>
            <w:b/>
            <w:bCs/>
            <w:color w:val="000000" w:themeColor="text1"/>
            <w:rPrChange w:id="2595" w:author="User" w:date="2026-02-02T18:38:00Z">
              <w:rPr>
                <w:rFonts w:ascii="Times New Roman" w:eastAsia="SimSun" w:hAnsi="Times New Roman" w:cs="Times New Roman"/>
                <w:b/>
                <w:bCs/>
                <w:color w:val="2E74B5" w:themeColor="accent1" w:themeShade="BF"/>
              </w:rPr>
            </w:rPrChange>
          </w:rPr>
          <w:delText>c</w:delText>
        </w:r>
      </w:del>
      <w:del w:id="2596" w:author="User" w:date="2026-01-14T11:18:00Z">
        <w:r w:rsidRPr="000C54C6" w:rsidDel="0040434F">
          <w:rPr>
            <w:rFonts w:ascii="Times New Roman" w:eastAsia="SimSun" w:hAnsi="Times New Roman" w:cs="Times New Roman"/>
            <w:b/>
            <w:bCs/>
            <w:color w:val="000000" w:themeColor="text1"/>
            <w:rPrChange w:id="2597" w:author="User" w:date="2026-02-02T18:38:00Z">
              <w:rPr>
                <w:rFonts w:ascii="Times New Roman" w:eastAsia="SimSun" w:hAnsi="Times New Roman" w:cs="Times New Roman"/>
                <w:b/>
                <w:bCs/>
                <w:color w:val="2E74B5" w:themeColor="accent1" w:themeShade="BF"/>
              </w:rPr>
            </w:rPrChange>
          </w:rPr>
          <w:delText>blocked date then only order items will be blocked on SAP.</w:delText>
        </w:r>
      </w:del>
    </w:p>
    <w:p w14:paraId="36F47C92" w14:textId="77777777" w:rsidR="00CE3B9A" w:rsidRPr="000C54C6" w:rsidDel="0040434F" w:rsidRDefault="00CE3B9A" w:rsidP="00CE3B9A">
      <w:pPr>
        <w:pStyle w:val="ListParagraph"/>
        <w:numPr>
          <w:ilvl w:val="0"/>
          <w:numId w:val="59"/>
        </w:numPr>
        <w:tabs>
          <w:tab w:val="left" w:pos="653"/>
        </w:tabs>
        <w:spacing w:before="4"/>
        <w:jc w:val="both"/>
        <w:rPr>
          <w:del w:id="2598" w:author="User" w:date="2026-01-14T11:18:00Z"/>
          <w:rFonts w:ascii="Times New Roman" w:eastAsia="SimSun" w:hAnsi="Times New Roman" w:cs="Times New Roman"/>
          <w:b/>
          <w:bCs/>
          <w:color w:val="000000" w:themeColor="text1"/>
          <w:rPrChange w:id="2599" w:author="User" w:date="2026-02-02T18:38:00Z">
            <w:rPr>
              <w:del w:id="2600" w:author="User" w:date="2026-01-14T11:18:00Z"/>
              <w:rFonts w:ascii="Times New Roman" w:eastAsia="SimSun" w:hAnsi="Times New Roman" w:cs="Times New Roman"/>
              <w:b/>
              <w:bCs/>
              <w:color w:val="2E74B5" w:themeColor="accent1" w:themeShade="BF"/>
            </w:rPr>
          </w:rPrChange>
        </w:rPr>
      </w:pPr>
      <w:del w:id="2601" w:author="User" w:date="2026-01-14T11:18:00Z">
        <w:r w:rsidRPr="000C54C6" w:rsidDel="0040434F">
          <w:rPr>
            <w:rFonts w:ascii="Times New Roman" w:eastAsia="SimSun" w:hAnsi="Times New Roman" w:cs="Times New Roman"/>
            <w:b/>
            <w:bCs/>
            <w:color w:val="000000" w:themeColor="text1"/>
            <w:rPrChange w:id="2602" w:author="User" w:date="2026-02-02T18:38:00Z">
              <w:rPr>
                <w:rFonts w:ascii="Times New Roman" w:eastAsia="SimSun" w:hAnsi="Times New Roman" w:cs="Times New Roman"/>
                <w:b/>
                <w:bCs/>
                <w:color w:val="2E74B5" w:themeColor="accent1" w:themeShade="BF"/>
              </w:rPr>
            </w:rPrChange>
          </w:rPr>
          <w:delText xml:space="preserve"> </w:delText>
        </w:r>
        <w:r w:rsidRPr="000C54C6" w:rsidDel="0040434F">
          <w:rPr>
            <w:rFonts w:ascii="Times New Roman" w:eastAsia="SimSun" w:hAnsi="Times New Roman" w:cs="Times New Roman"/>
            <w:b/>
            <w:bCs/>
            <w:color w:val="000000" w:themeColor="text1"/>
            <w:rPrChange w:id="2603" w:author="User" w:date="2026-02-02T18:38:00Z">
              <w:rPr>
                <w:rFonts w:ascii="Times New Roman" w:eastAsia="SimSun" w:hAnsi="Times New Roman" w:cs="Times New Roman"/>
                <w:b/>
                <w:bCs/>
                <w:color w:val="2E74B5" w:themeColor="accent1" w:themeShade="BF"/>
              </w:rPr>
            </w:rPrChange>
          </w:rPr>
          <w:sym w:font="Wingdings" w:char="F0E0"/>
        </w:r>
        <w:r w:rsidRPr="000C54C6" w:rsidDel="0040434F">
          <w:rPr>
            <w:rFonts w:ascii="Times New Roman" w:eastAsia="SimSun" w:hAnsi="Times New Roman" w:cs="Times New Roman"/>
            <w:b/>
            <w:bCs/>
            <w:color w:val="000000" w:themeColor="text1"/>
            <w:rPrChange w:id="2604" w:author="User" w:date="2026-02-02T18:38:00Z">
              <w:rPr>
                <w:rFonts w:ascii="Times New Roman" w:eastAsia="SimSun" w:hAnsi="Times New Roman" w:cs="Times New Roman"/>
                <w:b/>
                <w:bCs/>
                <w:color w:val="2E74B5" w:themeColor="accent1" w:themeShade="BF"/>
              </w:rPr>
            </w:rPrChange>
          </w:rPr>
          <w:delText xml:space="preserve"> If these items are not required to block, user can push the order with out selecting the blocked check box. Then items will not be blocked on </w:delText>
        </w:r>
        <w:commentRangeStart w:id="2605"/>
        <w:r w:rsidRPr="000C54C6" w:rsidDel="0040434F">
          <w:rPr>
            <w:rFonts w:ascii="Times New Roman" w:eastAsia="SimSun" w:hAnsi="Times New Roman" w:cs="Times New Roman"/>
            <w:b/>
            <w:bCs/>
            <w:color w:val="000000" w:themeColor="text1"/>
            <w:rPrChange w:id="2606" w:author="User" w:date="2026-02-02T18:38:00Z">
              <w:rPr>
                <w:rFonts w:ascii="Times New Roman" w:eastAsia="SimSun" w:hAnsi="Times New Roman" w:cs="Times New Roman"/>
                <w:b/>
                <w:bCs/>
                <w:color w:val="2E74B5" w:themeColor="accent1" w:themeShade="BF"/>
              </w:rPr>
            </w:rPrChange>
          </w:rPr>
          <w:delText>SAP</w:delText>
        </w:r>
        <w:commentRangeEnd w:id="2605"/>
        <w:r w:rsidR="00F2766F" w:rsidRPr="000C54C6" w:rsidDel="0040434F">
          <w:rPr>
            <w:rStyle w:val="CommentReference"/>
            <w:rFonts w:ascii="Times New Roman" w:hAnsi="Times New Roman" w:cs="Times New Roman"/>
            <w:color w:val="000000" w:themeColor="text1"/>
            <w:rPrChange w:id="2607" w:author="User" w:date="2026-02-02T18:38:00Z">
              <w:rPr>
                <w:rStyle w:val="CommentReference"/>
              </w:rPr>
            </w:rPrChange>
          </w:rPr>
          <w:commentReference w:id="2605"/>
        </w:r>
        <w:r w:rsidRPr="000C54C6" w:rsidDel="0040434F">
          <w:rPr>
            <w:rFonts w:ascii="Times New Roman" w:eastAsia="SimSun" w:hAnsi="Times New Roman" w:cs="Times New Roman"/>
            <w:b/>
            <w:bCs/>
            <w:color w:val="000000" w:themeColor="text1"/>
            <w:rPrChange w:id="2608" w:author="User" w:date="2026-02-02T18:38:00Z">
              <w:rPr>
                <w:rFonts w:ascii="Times New Roman" w:eastAsia="SimSun" w:hAnsi="Times New Roman" w:cs="Times New Roman"/>
                <w:b/>
                <w:bCs/>
                <w:color w:val="2E74B5" w:themeColor="accent1" w:themeShade="BF"/>
              </w:rPr>
            </w:rPrChange>
          </w:rPr>
          <w:delText>.</w:delText>
        </w:r>
      </w:del>
    </w:p>
    <w:p w14:paraId="5C5BB9C4" w14:textId="77777777" w:rsidR="00CE3B9A" w:rsidRPr="000C54C6" w:rsidDel="007417E3" w:rsidRDefault="00CE3B9A">
      <w:pPr>
        <w:pStyle w:val="ListParagraph"/>
        <w:numPr>
          <w:ilvl w:val="0"/>
          <w:numId w:val="59"/>
        </w:numPr>
        <w:tabs>
          <w:tab w:val="left" w:pos="653"/>
        </w:tabs>
        <w:spacing w:before="4"/>
        <w:jc w:val="both"/>
        <w:rPr>
          <w:del w:id="2609" w:author="User" w:date="2026-01-07T15:14:00Z"/>
          <w:rFonts w:ascii="Times New Roman" w:eastAsia="SimSun" w:hAnsi="Times New Roman" w:cs="Times New Roman"/>
          <w:b/>
          <w:bCs/>
          <w:color w:val="000000" w:themeColor="text1"/>
          <w:rPrChange w:id="2610" w:author="User" w:date="2026-02-02T18:38:00Z">
            <w:rPr>
              <w:del w:id="2611" w:author="User" w:date="2026-01-07T15:14:00Z"/>
              <w:rFonts w:ascii="Times New Roman" w:eastAsia="SimSun" w:hAnsi="Times New Roman" w:cs="Times New Roman"/>
              <w:b/>
              <w:bCs/>
              <w:color w:val="EE0000"/>
            </w:rPr>
          </w:rPrChange>
        </w:rPr>
        <w:pPrChange w:id="2612" w:author="User" w:date="2026-01-07T15:14:00Z">
          <w:pPr>
            <w:pStyle w:val="ListParagraph"/>
            <w:tabs>
              <w:tab w:val="left" w:pos="653"/>
            </w:tabs>
            <w:spacing w:before="4"/>
            <w:ind w:left="0" w:firstLine="0"/>
            <w:jc w:val="both"/>
          </w:pPr>
        </w:pPrChange>
      </w:pPr>
      <w:del w:id="2613" w:author="User" w:date="2026-01-14T11:18:00Z">
        <w:r w:rsidRPr="000C54C6" w:rsidDel="0040434F">
          <w:rPr>
            <w:rStyle w:val="CommentReference"/>
            <w:rFonts w:ascii="Times New Roman" w:hAnsi="Times New Roman" w:cs="Times New Roman"/>
            <w:color w:val="000000" w:themeColor="text1"/>
            <w:rPrChange w:id="2614" w:author="User" w:date="2026-02-02T18:38:00Z">
              <w:rPr>
                <w:rStyle w:val="CommentReference"/>
              </w:rPr>
            </w:rPrChange>
          </w:rPr>
          <w:commentReference w:id="2615"/>
        </w:r>
      </w:del>
    </w:p>
    <w:p w14:paraId="45F26E0B" w14:textId="77777777" w:rsidR="00CE3B9A" w:rsidRPr="000C54C6" w:rsidDel="007417E3" w:rsidRDefault="00CE3B9A">
      <w:pPr>
        <w:pStyle w:val="ListParagraph"/>
        <w:numPr>
          <w:ilvl w:val="0"/>
          <w:numId w:val="59"/>
        </w:numPr>
        <w:tabs>
          <w:tab w:val="left" w:pos="653"/>
        </w:tabs>
        <w:spacing w:before="4"/>
        <w:jc w:val="both"/>
        <w:rPr>
          <w:del w:id="2616" w:author="User" w:date="2026-01-07T15:14:00Z"/>
          <w:rFonts w:ascii="Times New Roman" w:eastAsia="SimSun" w:hAnsi="Times New Roman" w:cs="Times New Roman"/>
          <w:b/>
          <w:bCs/>
          <w:color w:val="000000" w:themeColor="text1"/>
          <w:rPrChange w:id="2617" w:author="User" w:date="2026-02-02T18:38:00Z">
            <w:rPr>
              <w:del w:id="2618" w:author="User" w:date="2026-01-07T15:14:00Z"/>
            </w:rPr>
          </w:rPrChange>
        </w:rPr>
        <w:pPrChange w:id="2619" w:author="User" w:date="2026-01-07T15:14:00Z">
          <w:pPr>
            <w:tabs>
              <w:tab w:val="left" w:pos="653"/>
            </w:tabs>
            <w:spacing w:before="4"/>
            <w:jc w:val="both"/>
          </w:pPr>
        </w:pPrChange>
      </w:pPr>
    </w:p>
    <w:p w14:paraId="00746DAC" w14:textId="77777777" w:rsidR="007417E3" w:rsidRPr="000C54C6" w:rsidDel="0040434F" w:rsidRDefault="006C38AF">
      <w:pPr>
        <w:pStyle w:val="ListParagraph"/>
        <w:numPr>
          <w:ilvl w:val="0"/>
          <w:numId w:val="59"/>
        </w:numPr>
        <w:tabs>
          <w:tab w:val="left" w:pos="653"/>
        </w:tabs>
        <w:spacing w:before="4"/>
        <w:jc w:val="both"/>
        <w:rPr>
          <w:del w:id="2620" w:author="User" w:date="2026-01-14T11:18:00Z"/>
          <w:rFonts w:ascii="Times New Roman" w:hAnsi="Times New Roman" w:cs="Times New Roman"/>
          <w:color w:val="000000" w:themeColor="text1"/>
          <w:rPrChange w:id="2621" w:author="User" w:date="2026-02-02T18:38:00Z">
            <w:rPr>
              <w:del w:id="2622" w:author="User" w:date="2026-01-14T11:18:00Z"/>
              <w:rFonts w:ascii="Times New Roman" w:eastAsia="SimSun" w:hAnsi="Times New Roman" w:cs="Times New Roman"/>
              <w:b/>
              <w:bCs/>
              <w:color w:val="FF0000"/>
            </w:rPr>
          </w:rPrChange>
        </w:rPr>
        <w:pPrChange w:id="2623" w:author="User" w:date="2026-01-07T15:13:00Z">
          <w:pPr>
            <w:pStyle w:val="ListParagraph"/>
            <w:tabs>
              <w:tab w:val="left" w:pos="653"/>
            </w:tabs>
            <w:spacing w:before="4"/>
            <w:ind w:left="0" w:firstLine="0"/>
            <w:jc w:val="both"/>
          </w:pPr>
        </w:pPrChange>
      </w:pPr>
      <w:del w:id="2624" w:author="User" w:date="2026-01-14T11:18:00Z">
        <w:r w:rsidRPr="000C54C6" w:rsidDel="0040434F">
          <w:rPr>
            <w:rFonts w:ascii="Times New Roman" w:hAnsi="Times New Roman" w:cs="Times New Roman"/>
            <w:color w:val="000000" w:themeColor="text1"/>
            <w:rPrChange w:id="2625" w:author="User" w:date="2026-02-02T18:38:00Z">
              <w:rPr/>
            </w:rPrChange>
          </w:rPr>
          <w:delText xml:space="preserve"> sales order</w:delText>
        </w:r>
        <w:commentRangeStart w:id="2626"/>
        <w:commentRangeStart w:id="2627"/>
        <w:r w:rsidR="00B22F1E" w:rsidRPr="000C54C6" w:rsidDel="0040434F">
          <w:rPr>
            <w:rStyle w:val="CommentReference"/>
            <w:rFonts w:ascii="Times New Roman" w:eastAsia="SimSun" w:hAnsi="Times New Roman" w:cs="Times New Roman"/>
            <w:b/>
            <w:bCs/>
            <w:color w:val="000000" w:themeColor="text1"/>
            <w:sz w:val="22"/>
            <w:szCs w:val="22"/>
            <w:rPrChange w:id="2628" w:author="User" w:date="2026-02-02T18:38:00Z">
              <w:rPr>
                <w:rStyle w:val="CommentReference"/>
                <w:rFonts w:ascii="Times New Roman" w:eastAsia="SimSun" w:hAnsi="Times New Roman" w:cs="Times New Roman"/>
                <w:b/>
                <w:bCs/>
                <w:sz w:val="22"/>
                <w:szCs w:val="22"/>
              </w:rPr>
            </w:rPrChange>
          </w:rPr>
          <w:commentReference w:id="2629"/>
        </w:r>
        <w:commentRangeEnd w:id="2626"/>
        <w:r w:rsidR="005941F5" w:rsidRPr="000C54C6" w:rsidDel="0040434F">
          <w:rPr>
            <w:rStyle w:val="CommentReference"/>
            <w:rFonts w:ascii="Times New Roman" w:eastAsia="SimSun" w:hAnsi="Times New Roman" w:cs="Times New Roman"/>
            <w:b/>
            <w:bCs/>
            <w:color w:val="000000" w:themeColor="text1"/>
            <w:sz w:val="22"/>
            <w:szCs w:val="22"/>
            <w:rPrChange w:id="2630" w:author="User" w:date="2026-02-02T18:38:00Z">
              <w:rPr>
                <w:rStyle w:val="CommentReference"/>
                <w:rFonts w:ascii="Times New Roman" w:eastAsia="SimSun" w:hAnsi="Times New Roman" w:cs="Times New Roman"/>
                <w:b/>
                <w:bCs/>
                <w:sz w:val="22"/>
                <w:szCs w:val="22"/>
              </w:rPr>
            </w:rPrChange>
          </w:rPr>
          <w:commentReference w:id="2626"/>
        </w:r>
        <w:commentRangeEnd w:id="2627"/>
        <w:r w:rsidR="00F66880" w:rsidRPr="000C54C6" w:rsidDel="0040434F">
          <w:rPr>
            <w:rStyle w:val="CommentReference"/>
            <w:rFonts w:ascii="Times New Roman" w:hAnsi="Times New Roman" w:cs="Times New Roman"/>
            <w:color w:val="000000" w:themeColor="text1"/>
            <w:rPrChange w:id="2631" w:author="User" w:date="2026-02-02T18:38:00Z">
              <w:rPr>
                <w:rStyle w:val="CommentReference"/>
              </w:rPr>
            </w:rPrChange>
          </w:rPr>
          <w:commentReference w:id="2627"/>
        </w:r>
      </w:del>
      <w:del w:id="2632" w:author="User" w:date="2026-01-07T15:13:00Z">
        <w:r w:rsidRPr="000C54C6" w:rsidDel="007417E3">
          <w:rPr>
            <w:rFonts w:ascii="Times New Roman" w:hAnsi="Times New Roman" w:cs="Times New Roman"/>
            <w:color w:val="000000" w:themeColor="text1"/>
            <w:rPrChange w:id="2633" w:author="User" w:date="2026-02-02T18:38:00Z">
              <w:rPr>
                <w:color w:val="44546A" w:themeColor="text2"/>
              </w:rPr>
            </w:rPrChange>
          </w:rPr>
          <w:br/>
        </w:r>
        <w:r w:rsidRPr="000C54C6" w:rsidDel="007417E3">
          <w:rPr>
            <w:rFonts w:ascii="Times New Roman" w:hAnsi="Times New Roman" w:cs="Times New Roman"/>
            <w:color w:val="000000" w:themeColor="text1"/>
            <w:rPrChange w:id="2634" w:author="User" w:date="2026-02-02T18:38:00Z">
              <w:rPr>
                <w:color w:val="FF0000"/>
              </w:rPr>
            </w:rPrChange>
          </w:rPr>
          <w:delText>Keep</w:delText>
        </w:r>
      </w:del>
      <w:del w:id="2635" w:author="User" w:date="2026-01-14T11:18:00Z">
        <w:r w:rsidRPr="000C54C6" w:rsidDel="0040434F">
          <w:rPr>
            <w:rFonts w:ascii="Times New Roman" w:hAnsi="Times New Roman" w:cs="Times New Roman"/>
            <w:color w:val="000000" w:themeColor="text1"/>
            <w:rPrChange w:id="2636" w:author="User" w:date="2026-02-02T18:38:00Z">
              <w:rPr>
                <w:color w:val="FF0000"/>
              </w:rPr>
            </w:rPrChange>
          </w:rPr>
          <w:delText xml:space="preserve"> a separate field or check box for special order</w:delText>
        </w:r>
      </w:del>
      <w:del w:id="2637" w:author="User" w:date="2026-01-07T15:14:00Z">
        <w:r w:rsidRPr="000C54C6" w:rsidDel="007417E3">
          <w:rPr>
            <w:rFonts w:ascii="Times New Roman" w:hAnsi="Times New Roman" w:cs="Times New Roman"/>
            <w:color w:val="000000" w:themeColor="text1"/>
            <w:rPrChange w:id="2638" w:author="User" w:date="2026-02-02T18:38:00Z">
              <w:rPr>
                <w:color w:val="FF0000"/>
              </w:rPr>
            </w:rPrChange>
          </w:rPr>
          <w:delText xml:space="preserve"> items</w:delText>
        </w:r>
      </w:del>
      <w:del w:id="2639" w:author="User" w:date="2026-01-14T11:18:00Z">
        <w:r w:rsidRPr="000C54C6" w:rsidDel="0040434F">
          <w:rPr>
            <w:rFonts w:ascii="Times New Roman" w:hAnsi="Times New Roman" w:cs="Times New Roman"/>
            <w:color w:val="000000" w:themeColor="text1"/>
            <w:rPrChange w:id="2640" w:author="User" w:date="2026-02-02T18:38:00Z">
              <w:rPr>
                <w:color w:val="FF0000"/>
              </w:rPr>
            </w:rPrChange>
          </w:rPr>
          <w:delText>.</w:delText>
        </w:r>
        <w:r w:rsidRPr="000C54C6" w:rsidDel="0040434F">
          <w:rPr>
            <w:rFonts w:ascii="Times New Roman" w:hAnsi="Times New Roman" w:cs="Times New Roman"/>
            <w:color w:val="000000" w:themeColor="text1"/>
            <w:rPrChange w:id="2641" w:author="User" w:date="2026-02-02T18:38:00Z">
              <w:rPr>
                <w:color w:val="FF0000"/>
              </w:rPr>
            </w:rPrChange>
          </w:rPr>
          <w:br/>
        </w:r>
      </w:del>
      <w:del w:id="2642" w:author="User" w:date="2026-01-07T15:30:00Z">
        <w:r w:rsidRPr="000C54C6" w:rsidDel="00D93AA7">
          <w:rPr>
            <w:rFonts w:ascii="Times New Roman" w:hAnsi="Times New Roman" w:cs="Times New Roman"/>
            <w:color w:val="000000" w:themeColor="text1"/>
            <w:rPrChange w:id="2643" w:author="User" w:date="2026-02-02T18:38:00Z">
              <w:rPr>
                <w:color w:val="FF0000"/>
              </w:rPr>
            </w:rPrChange>
          </w:rPr>
          <w:delText>So that we can easily track</w:delText>
        </w:r>
        <w:r w:rsidR="00CE3B9A" w:rsidRPr="000C54C6" w:rsidDel="00D93AA7">
          <w:rPr>
            <w:rFonts w:ascii="Times New Roman" w:hAnsi="Times New Roman" w:cs="Times New Roman"/>
            <w:color w:val="000000" w:themeColor="text1"/>
            <w:rPrChange w:id="2644" w:author="User" w:date="2026-02-02T18:38:00Z">
              <w:rPr>
                <w:color w:val="FF0000"/>
              </w:rPr>
            </w:rPrChange>
          </w:rPr>
          <w:sym w:font="Wingdings" w:char="F0E0"/>
        </w:r>
        <w:r w:rsidR="00CE3B9A" w:rsidRPr="000C54C6" w:rsidDel="00D93AA7">
          <w:rPr>
            <w:rFonts w:ascii="Times New Roman" w:hAnsi="Times New Roman" w:cs="Times New Roman"/>
            <w:color w:val="000000" w:themeColor="text1"/>
            <w:rPrChange w:id="2645" w:author="User" w:date="2026-02-02T18:38:00Z">
              <w:rPr>
                <w:color w:val="FF0000"/>
              </w:rPr>
            </w:rPrChange>
          </w:rPr>
          <w:delText xml:space="preserve"> </w:delText>
        </w:r>
      </w:del>
      <w:del w:id="2646" w:author="User" w:date="2026-01-14T11:18:00Z">
        <w:r w:rsidR="00CE3B9A" w:rsidRPr="000C54C6" w:rsidDel="0040434F">
          <w:rPr>
            <w:rFonts w:ascii="Times New Roman" w:hAnsi="Times New Roman" w:cs="Times New Roman"/>
            <w:color w:val="000000" w:themeColor="text1"/>
            <w:rPrChange w:id="2647" w:author="User" w:date="2026-02-02T18:38:00Z">
              <w:rPr>
                <w:color w:val="2E74B5" w:themeColor="accent1" w:themeShade="BF"/>
              </w:rPr>
            </w:rPrChange>
          </w:rPr>
          <w:delText>Yes, check box will be provided, but the check box will be on the order level and not on the order litem level.</w:delText>
        </w:r>
      </w:del>
    </w:p>
    <w:p w14:paraId="0DA01284" w14:textId="77777777" w:rsidR="00F66880" w:rsidRPr="000C54C6" w:rsidRDefault="00F66880">
      <w:pPr>
        <w:pStyle w:val="ListParagraph"/>
        <w:tabs>
          <w:tab w:val="left" w:pos="653"/>
        </w:tabs>
        <w:spacing w:before="4"/>
        <w:ind w:left="0" w:firstLine="0"/>
        <w:jc w:val="both"/>
        <w:rPr>
          <w:rFonts w:ascii="Times New Roman" w:eastAsia="SimSun" w:hAnsi="Times New Roman" w:cs="Times New Roman"/>
          <w:b/>
          <w:bCs/>
          <w:color w:val="FF0000"/>
        </w:rPr>
      </w:pPr>
    </w:p>
    <w:p w14:paraId="50F2F9D1" w14:textId="77777777" w:rsidR="008A0411" w:rsidRPr="000C54C6" w:rsidRDefault="006C38AF">
      <w:pPr>
        <w:pStyle w:val="ListParagraph"/>
        <w:tabs>
          <w:tab w:val="left" w:pos="653"/>
        </w:tabs>
        <w:spacing w:before="4"/>
        <w:ind w:left="0" w:firstLine="0"/>
        <w:jc w:val="both"/>
        <w:rPr>
          <w:rFonts w:ascii="Times New Roman" w:eastAsia="SimSun" w:hAnsi="Times New Roman" w:cs="Times New Roman"/>
          <w:b/>
          <w:bCs/>
          <w:color w:val="44546A" w:themeColor="text2"/>
        </w:rPr>
      </w:pPr>
      <w:r w:rsidRPr="000C54C6">
        <w:rPr>
          <w:rFonts w:ascii="Times New Roman" w:eastAsia="SimSun" w:hAnsi="Times New Roman" w:cs="Times New Roman"/>
          <w:b/>
          <w:bCs/>
          <w:color w:val="44546A" w:themeColor="text2"/>
        </w:rPr>
        <w:br/>
      </w:r>
    </w:p>
    <w:p w14:paraId="14669E2F" w14:textId="77777777" w:rsidR="008A0411" w:rsidRPr="000C54C6" w:rsidRDefault="0026591D">
      <w:pPr>
        <w:pStyle w:val="ListParagraph"/>
        <w:numPr>
          <w:ilvl w:val="0"/>
          <w:numId w:val="11"/>
        </w:numPr>
        <w:tabs>
          <w:tab w:val="left" w:pos="653"/>
        </w:tabs>
        <w:spacing w:before="4"/>
        <w:ind w:left="359"/>
        <w:jc w:val="both"/>
        <w:rPr>
          <w:rFonts w:ascii="Times New Roman" w:eastAsia="SimSun" w:hAnsi="Times New Roman" w:cs="Times New Roman"/>
          <w:b/>
          <w:bCs/>
          <w:color w:val="44546A" w:themeColor="text2"/>
          <w:sz w:val="24"/>
          <w:szCs w:val="24"/>
        </w:rPr>
      </w:pPr>
      <w:r w:rsidRPr="000C54C6">
        <w:rPr>
          <w:rFonts w:ascii="Times New Roman" w:eastAsia="SimSun" w:hAnsi="Times New Roman" w:cs="Times New Roman"/>
          <w:b/>
          <w:bCs/>
          <w:color w:val="44546A" w:themeColor="text2"/>
          <w:sz w:val="24"/>
          <w:szCs w:val="24"/>
        </w:rPr>
        <w:t>Functional flow</w:t>
      </w:r>
    </w:p>
    <w:p w14:paraId="3FCF2560" w14:textId="77777777" w:rsidR="008A0411" w:rsidRPr="000C54C6" w:rsidRDefault="0026591D">
      <w:pPr>
        <w:pStyle w:val="NormalWeb"/>
        <w:numPr>
          <w:ilvl w:val="0"/>
          <w:numId w:val="12"/>
        </w:numPr>
        <w:jc w:val="both"/>
      </w:pPr>
      <w:r w:rsidRPr="000C54C6">
        <w:rPr>
          <w:rStyle w:val="Strong"/>
        </w:rPr>
        <w:t>Stock Fetching:</w:t>
      </w:r>
    </w:p>
    <w:p w14:paraId="08D9A57A" w14:textId="77777777" w:rsidR="008A0411" w:rsidRPr="000C54C6" w:rsidRDefault="0026591D">
      <w:pPr>
        <w:pStyle w:val="NormalWeb"/>
        <w:numPr>
          <w:ilvl w:val="0"/>
          <w:numId w:val="13"/>
        </w:numPr>
        <w:jc w:val="both"/>
        <w:rPr>
          <w:sz w:val="22"/>
          <w:szCs w:val="22"/>
        </w:rPr>
      </w:pPr>
      <w:r w:rsidRPr="000C54C6">
        <w:rPr>
          <w:sz w:val="22"/>
          <w:szCs w:val="22"/>
        </w:rPr>
        <w:t xml:space="preserve">The system will have a </w:t>
      </w:r>
      <w:r w:rsidRPr="000C54C6">
        <w:rPr>
          <w:rStyle w:val="Strong"/>
          <w:b w:val="0"/>
          <w:bCs w:val="0"/>
          <w:sz w:val="22"/>
          <w:szCs w:val="22"/>
        </w:rPr>
        <w:t>provision to fetch the stock from each warehouse in real time</w:t>
      </w:r>
      <w:r w:rsidRPr="000C54C6">
        <w:rPr>
          <w:sz w:val="22"/>
          <w:szCs w:val="22"/>
        </w:rPr>
        <w:t xml:space="preserve"> using SAP integration.</w:t>
      </w:r>
    </w:p>
    <w:p w14:paraId="20ADE561" w14:textId="77777777" w:rsidR="008A0411" w:rsidRPr="000C54C6" w:rsidRDefault="0026591D">
      <w:pPr>
        <w:pStyle w:val="NormalWeb"/>
        <w:numPr>
          <w:ilvl w:val="0"/>
          <w:numId w:val="13"/>
        </w:numPr>
        <w:jc w:val="both"/>
        <w:rPr>
          <w:sz w:val="22"/>
          <w:szCs w:val="22"/>
        </w:rPr>
      </w:pPr>
      <w:r w:rsidRPr="000C54C6">
        <w:rPr>
          <w:sz w:val="22"/>
          <w:szCs w:val="22"/>
        </w:rPr>
        <w:t xml:space="preserve">When a user selects a </w:t>
      </w:r>
      <w:r w:rsidRPr="000C54C6">
        <w:rPr>
          <w:rStyle w:val="Strong"/>
          <w:b w:val="0"/>
          <w:bCs w:val="0"/>
          <w:sz w:val="22"/>
          <w:szCs w:val="22"/>
        </w:rPr>
        <w:t>Warehouse Name</w:t>
      </w:r>
      <w:r w:rsidRPr="000C54C6">
        <w:rPr>
          <w:sz w:val="22"/>
          <w:szCs w:val="22"/>
        </w:rPr>
        <w:t xml:space="preserve">, the system will trigger an </w:t>
      </w:r>
      <w:r w:rsidRPr="000C54C6">
        <w:rPr>
          <w:rStyle w:val="Strong"/>
          <w:b w:val="0"/>
          <w:bCs w:val="0"/>
          <w:sz w:val="22"/>
          <w:szCs w:val="22"/>
        </w:rPr>
        <w:t>API call to SAP</w:t>
      </w:r>
      <w:r w:rsidRPr="000C54C6">
        <w:rPr>
          <w:sz w:val="22"/>
          <w:szCs w:val="22"/>
        </w:rPr>
        <w:t xml:space="preserve">, which will return the current available quantity </w:t>
      </w:r>
      <w:del w:id="2648" w:author="User" w:date="2026-01-23T18:58:00Z">
        <w:r w:rsidRPr="000C54C6" w:rsidDel="00C62E33">
          <w:rPr>
            <w:sz w:val="22"/>
            <w:szCs w:val="22"/>
          </w:rPr>
          <w:delText xml:space="preserve">along with </w:delText>
        </w:r>
        <w:r w:rsidRPr="000C54C6" w:rsidDel="00C62E33">
          <w:rPr>
            <w:color w:val="FF0000"/>
            <w:sz w:val="22"/>
            <w:szCs w:val="22"/>
            <w:rPrChange w:id="2649" w:author="User" w:date="2026-02-02T18:38:00Z">
              <w:rPr>
                <w:sz w:val="22"/>
                <w:szCs w:val="22"/>
              </w:rPr>
            </w:rPrChange>
          </w:rPr>
          <w:delText>batch number for that warehouse.</w:delText>
        </w:r>
      </w:del>
    </w:p>
    <w:p w14:paraId="4A458C96" w14:textId="77777777" w:rsidR="008A0411" w:rsidRPr="000C54C6" w:rsidRDefault="0026591D">
      <w:pPr>
        <w:pStyle w:val="NormalWeb"/>
        <w:numPr>
          <w:ilvl w:val="0"/>
          <w:numId w:val="13"/>
        </w:numPr>
        <w:jc w:val="both"/>
        <w:rPr>
          <w:sz w:val="22"/>
          <w:szCs w:val="22"/>
        </w:rPr>
      </w:pPr>
      <w:r w:rsidRPr="000C54C6">
        <w:rPr>
          <w:sz w:val="22"/>
          <w:szCs w:val="22"/>
        </w:rPr>
        <w:t xml:space="preserve">The system will </w:t>
      </w:r>
      <w:r w:rsidRPr="000C54C6">
        <w:rPr>
          <w:rStyle w:val="Strong"/>
          <w:b w:val="0"/>
          <w:bCs w:val="0"/>
          <w:sz w:val="22"/>
          <w:szCs w:val="22"/>
        </w:rPr>
        <w:t>not store stock data</w:t>
      </w:r>
      <w:r w:rsidRPr="000C54C6">
        <w:rPr>
          <w:sz w:val="22"/>
          <w:szCs w:val="22"/>
        </w:rPr>
        <w:t xml:space="preserve"> within Sales force. All stock details will always be </w:t>
      </w:r>
      <w:r w:rsidRPr="000C54C6">
        <w:rPr>
          <w:rStyle w:val="Strong"/>
          <w:b w:val="0"/>
          <w:bCs w:val="0"/>
          <w:sz w:val="22"/>
          <w:szCs w:val="22"/>
        </w:rPr>
        <w:t>fetched live from SAP</w:t>
      </w:r>
      <w:r w:rsidRPr="000C54C6">
        <w:rPr>
          <w:sz w:val="22"/>
          <w:szCs w:val="22"/>
        </w:rPr>
        <w:t xml:space="preserve"> whenever required.</w:t>
      </w:r>
    </w:p>
    <w:p w14:paraId="692F21DE" w14:textId="77777777" w:rsidR="008A0411" w:rsidRPr="000C54C6" w:rsidRDefault="0026591D">
      <w:pPr>
        <w:pStyle w:val="NormalWeb"/>
        <w:numPr>
          <w:ilvl w:val="0"/>
          <w:numId w:val="12"/>
        </w:numPr>
        <w:jc w:val="both"/>
      </w:pPr>
      <w:r w:rsidRPr="000C54C6">
        <w:rPr>
          <w:rStyle w:val="Strong"/>
        </w:rPr>
        <w:lastRenderedPageBreak/>
        <w:t>Stock Blocking during Order Confirmation:</w:t>
      </w:r>
      <w:ins w:id="2650" w:author="User" w:date="2026-01-14T11:08:00Z">
        <w:r w:rsidR="0040434F" w:rsidRPr="000C54C6">
          <w:rPr>
            <w:rStyle w:val="Strong"/>
          </w:rPr>
          <w:t xml:space="preserve"> </w:t>
        </w:r>
      </w:ins>
    </w:p>
    <w:p w14:paraId="50333783" w14:textId="77777777" w:rsidR="008A0411" w:rsidRPr="000C54C6" w:rsidRDefault="0026591D">
      <w:pPr>
        <w:widowControl/>
        <w:numPr>
          <w:ilvl w:val="0"/>
          <w:numId w:val="14"/>
        </w:numPr>
        <w:spacing w:beforeAutospacing="1" w:afterAutospacing="1"/>
        <w:jc w:val="both"/>
        <w:rPr>
          <w:rFonts w:ascii="Times New Roman" w:hAnsi="Times New Roman" w:cs="Times New Roman"/>
        </w:rPr>
      </w:pPr>
      <w:r w:rsidRPr="000C54C6">
        <w:rPr>
          <w:rFonts w:ascii="Times New Roman" w:hAnsi="Times New Roman" w:cs="Times New Roman"/>
        </w:rPr>
        <w:t xml:space="preserve">During the </w:t>
      </w:r>
      <w:r w:rsidRPr="000C54C6">
        <w:rPr>
          <w:rStyle w:val="Strong"/>
          <w:rFonts w:ascii="Times New Roman" w:hAnsi="Times New Roman" w:cs="Times New Roman"/>
          <w:b w:val="0"/>
          <w:bCs w:val="0"/>
        </w:rPr>
        <w:t>Order Confirmation</w:t>
      </w:r>
      <w:r w:rsidRPr="000C54C6">
        <w:rPr>
          <w:rFonts w:ascii="Times New Roman" w:hAnsi="Times New Roman" w:cs="Times New Roman"/>
        </w:rPr>
        <w:t xml:space="preserve"> process, the user will be provided with an option to </w:t>
      </w:r>
      <w:r w:rsidRPr="000C54C6">
        <w:rPr>
          <w:rStyle w:val="Strong"/>
          <w:rFonts w:ascii="Times New Roman" w:hAnsi="Times New Roman" w:cs="Times New Roman"/>
          <w:b w:val="0"/>
          <w:bCs w:val="0"/>
        </w:rPr>
        <w:t>select either Warehouse Name or Factory Name</w:t>
      </w:r>
      <w:r w:rsidRPr="000C54C6">
        <w:rPr>
          <w:rFonts w:ascii="Times New Roman" w:hAnsi="Times New Roman" w:cs="Times New Roman"/>
        </w:rPr>
        <w:t>.</w:t>
      </w:r>
    </w:p>
    <w:p w14:paraId="57E56BB7" w14:textId="77777777" w:rsidR="008A0411" w:rsidRPr="000C54C6" w:rsidRDefault="0026591D">
      <w:pPr>
        <w:widowControl/>
        <w:numPr>
          <w:ilvl w:val="0"/>
          <w:numId w:val="14"/>
        </w:numPr>
        <w:spacing w:beforeAutospacing="1" w:afterAutospacing="1"/>
        <w:jc w:val="both"/>
        <w:rPr>
          <w:rFonts w:ascii="Times New Roman" w:hAnsi="Times New Roman" w:cs="Times New Roman"/>
        </w:rPr>
      </w:pPr>
      <w:r w:rsidRPr="000C54C6">
        <w:rPr>
          <w:rFonts w:ascii="Times New Roman" w:hAnsi="Times New Roman" w:cs="Times New Roman"/>
        </w:rPr>
        <w:t xml:space="preserve">If the </w:t>
      </w:r>
      <w:r w:rsidRPr="000C54C6">
        <w:rPr>
          <w:rStyle w:val="Strong"/>
          <w:rFonts w:ascii="Times New Roman" w:hAnsi="Times New Roman" w:cs="Times New Roman"/>
          <w:b w:val="0"/>
          <w:bCs w:val="0"/>
        </w:rPr>
        <w:t>Warehouse Name</w:t>
      </w:r>
      <w:r w:rsidRPr="000C54C6">
        <w:rPr>
          <w:rFonts w:ascii="Times New Roman" w:hAnsi="Times New Roman" w:cs="Times New Roman"/>
        </w:rPr>
        <w:t xml:space="preserve"> is selected, system will fetch the available stock from SAP and once the order is created,</w:t>
      </w:r>
      <w:r w:rsidR="006C38AF" w:rsidRPr="000C54C6">
        <w:rPr>
          <w:rFonts w:ascii="Times New Roman" w:hAnsi="Times New Roman" w:cs="Times New Roman"/>
        </w:rPr>
        <w:t xml:space="preserve"> </w:t>
      </w:r>
      <w:ins w:id="2651" w:author="User" w:date="2026-01-23T18:59:00Z">
        <w:r w:rsidR="00C62E33" w:rsidRPr="000C54C6">
          <w:rPr>
            <w:rFonts w:ascii="Times New Roman" w:hAnsi="Times New Roman" w:cs="Times New Roman"/>
          </w:rPr>
          <w:t>SAP</w:t>
        </w:r>
      </w:ins>
      <w:del w:id="2652" w:author="User" w:date="2026-01-23T18:59:00Z">
        <w:r w:rsidRPr="000C54C6" w:rsidDel="00C62E33">
          <w:rPr>
            <w:rFonts w:ascii="Times New Roman" w:hAnsi="Times New Roman" w:cs="Times New Roman"/>
          </w:rPr>
          <w:delText>the system</w:delText>
        </w:r>
      </w:del>
      <w:r w:rsidRPr="000C54C6">
        <w:rPr>
          <w:rFonts w:ascii="Times New Roman" w:hAnsi="Times New Roman" w:cs="Times New Roman"/>
        </w:rPr>
        <w:t xml:space="preserve"> will </w:t>
      </w:r>
      <w:r w:rsidRPr="000C54C6">
        <w:rPr>
          <w:rStyle w:val="Strong"/>
          <w:rFonts w:ascii="Times New Roman" w:hAnsi="Times New Roman" w:cs="Times New Roman"/>
          <w:b w:val="0"/>
          <w:bCs w:val="0"/>
        </w:rPr>
        <w:t>block the confirmed quantity</w:t>
      </w:r>
      <w:r w:rsidRPr="000C54C6">
        <w:rPr>
          <w:rFonts w:ascii="Times New Roman" w:hAnsi="Times New Roman" w:cs="Times New Roman"/>
        </w:rPr>
        <w:t xml:space="preserve"> for that particular Order ID and Product ID combination.</w:t>
      </w:r>
      <w:ins w:id="2653" w:author="User" w:date="2026-01-14T11:11:00Z">
        <w:r w:rsidR="0040434F" w:rsidRPr="000C54C6">
          <w:rPr>
            <w:rFonts w:ascii="Times New Roman" w:hAnsi="Times New Roman" w:cs="Times New Roman"/>
          </w:rPr>
          <w:t xml:space="preserve"> </w:t>
        </w:r>
      </w:ins>
    </w:p>
    <w:p w14:paraId="17621E21" w14:textId="77777777" w:rsidR="008A0411" w:rsidRPr="000C54C6" w:rsidDel="00C62E33" w:rsidRDefault="0026591D">
      <w:pPr>
        <w:widowControl/>
        <w:numPr>
          <w:ilvl w:val="0"/>
          <w:numId w:val="14"/>
        </w:numPr>
        <w:spacing w:beforeAutospacing="1" w:afterAutospacing="1"/>
        <w:jc w:val="both"/>
        <w:rPr>
          <w:del w:id="2654" w:author="User" w:date="2026-01-23T18:59:00Z"/>
          <w:rFonts w:ascii="Times New Roman" w:hAnsi="Times New Roman" w:cs="Times New Roman"/>
        </w:rPr>
      </w:pPr>
      <w:del w:id="2655" w:author="User" w:date="2026-01-23T18:59:00Z">
        <w:r w:rsidRPr="000C54C6" w:rsidDel="00C62E33">
          <w:rPr>
            <w:rFonts w:ascii="Times New Roman" w:hAnsi="Times New Roman" w:cs="Times New Roman"/>
          </w:rPr>
          <w:delText xml:space="preserve">The </w:delText>
        </w:r>
        <w:r w:rsidRPr="000C54C6" w:rsidDel="00C62E33">
          <w:rPr>
            <w:rStyle w:val="Strong"/>
            <w:rFonts w:ascii="Times New Roman" w:hAnsi="Times New Roman" w:cs="Times New Roman"/>
            <w:b w:val="0"/>
            <w:bCs w:val="0"/>
          </w:rPr>
          <w:delText>blocked quantity</w:delText>
        </w:r>
        <w:r w:rsidRPr="000C54C6" w:rsidDel="00C62E33">
          <w:rPr>
            <w:rFonts w:ascii="Times New Roman" w:hAnsi="Times New Roman" w:cs="Times New Roman"/>
          </w:rPr>
          <w:delText xml:space="preserve"> details (Order ID, Product ID, Quantity) will be </w:delText>
        </w:r>
        <w:r w:rsidRPr="000C54C6" w:rsidDel="00C62E33">
          <w:rPr>
            <w:rStyle w:val="Strong"/>
            <w:rFonts w:ascii="Times New Roman" w:hAnsi="Times New Roman" w:cs="Times New Roman"/>
            <w:b w:val="0"/>
            <w:bCs w:val="0"/>
          </w:rPr>
          <w:delText>pushed to SAP</w:delText>
        </w:r>
        <w:r w:rsidRPr="000C54C6" w:rsidDel="00C62E33">
          <w:rPr>
            <w:rFonts w:ascii="Times New Roman" w:hAnsi="Times New Roman" w:cs="Times New Roman"/>
          </w:rPr>
          <w:delText>.</w:delText>
        </w:r>
      </w:del>
    </w:p>
    <w:p w14:paraId="2A2A98E1" w14:textId="77777777" w:rsidR="008A0411" w:rsidRPr="000C54C6" w:rsidDel="00C62E33" w:rsidRDefault="0026591D">
      <w:pPr>
        <w:widowControl/>
        <w:numPr>
          <w:ilvl w:val="0"/>
          <w:numId w:val="14"/>
        </w:numPr>
        <w:spacing w:beforeAutospacing="1" w:afterAutospacing="1"/>
        <w:jc w:val="both"/>
        <w:rPr>
          <w:del w:id="2656" w:author="User" w:date="2026-01-23T19:01:00Z"/>
          <w:rFonts w:ascii="Times New Roman" w:hAnsi="Times New Roman" w:cs="Times New Roman"/>
        </w:rPr>
      </w:pPr>
      <w:del w:id="2657" w:author="User" w:date="2026-01-23T19:00:00Z">
        <w:r w:rsidRPr="000C54C6" w:rsidDel="00C62E33">
          <w:rPr>
            <w:rFonts w:ascii="Times New Roman" w:hAnsi="Times New Roman" w:cs="Times New Roman"/>
          </w:rPr>
          <w:delText>It</w:delText>
        </w:r>
      </w:del>
      <w:del w:id="2658" w:author="User" w:date="2026-01-23T19:01:00Z">
        <w:r w:rsidRPr="000C54C6" w:rsidDel="00C62E33">
          <w:rPr>
            <w:rFonts w:ascii="Times New Roman" w:hAnsi="Times New Roman" w:cs="Times New Roman"/>
          </w:rPr>
          <w:delText xml:space="preserve"> can be shown on Inventory Tab ( The blocked quantity detail once the warehouse is selected)</w:delText>
        </w:r>
      </w:del>
    </w:p>
    <w:p w14:paraId="3F37AEC1" w14:textId="77777777" w:rsidR="008A0411" w:rsidRPr="000C54C6" w:rsidRDefault="0026591D">
      <w:pPr>
        <w:widowControl/>
        <w:numPr>
          <w:ilvl w:val="0"/>
          <w:numId w:val="14"/>
        </w:numPr>
        <w:spacing w:beforeAutospacing="1" w:afterAutospacing="1"/>
        <w:jc w:val="both"/>
        <w:rPr>
          <w:rFonts w:ascii="Times New Roman" w:hAnsi="Times New Roman" w:cs="Times New Roman"/>
          <w:color w:val="000000" w:themeColor="text1"/>
          <w:rPrChange w:id="2659" w:author="User" w:date="2026-02-02T18:38:00Z">
            <w:rPr>
              <w:rFonts w:ascii="Times New Roman" w:hAnsi="Times New Roman" w:cs="Times New Roman"/>
              <w:color w:val="FF0000"/>
            </w:rPr>
          </w:rPrChange>
        </w:rPr>
      </w:pPr>
      <w:r w:rsidRPr="000C54C6">
        <w:rPr>
          <w:rFonts w:ascii="Times New Roman" w:hAnsi="Times New Roman" w:cs="Times New Roman"/>
          <w:color w:val="000000" w:themeColor="text1"/>
          <w:rPrChange w:id="2660" w:author="User" w:date="2026-02-02T18:38:00Z">
            <w:rPr>
              <w:rFonts w:ascii="Times New Roman" w:hAnsi="Times New Roman" w:cs="Times New Roman"/>
            </w:rPr>
          </w:rPrChange>
        </w:rPr>
        <w:t xml:space="preserve">User will be able to see Available stock and Blocked stock for the product </w:t>
      </w:r>
      <w:r w:rsidRPr="000C54C6">
        <w:rPr>
          <w:rFonts w:ascii="Times New Roman" w:hAnsi="Times New Roman" w:cs="Times New Roman"/>
          <w:color w:val="000000" w:themeColor="text1"/>
          <w:rPrChange w:id="2661" w:author="User" w:date="2026-02-02T18:38:00Z">
            <w:rPr>
              <w:rFonts w:ascii="Times New Roman" w:hAnsi="Times New Roman" w:cs="Times New Roman"/>
            </w:rPr>
          </w:rPrChange>
        </w:rPr>
        <w:sym w:font="Wingdings" w:char="F0E0"/>
      </w:r>
      <w:r w:rsidRPr="000C54C6">
        <w:rPr>
          <w:rFonts w:ascii="Times New Roman" w:hAnsi="Times New Roman" w:cs="Times New Roman"/>
          <w:color w:val="000000" w:themeColor="text1"/>
          <w:rPrChange w:id="2662" w:author="User" w:date="2026-02-02T18:38:00Z">
            <w:rPr>
              <w:rFonts w:ascii="Times New Roman" w:hAnsi="Times New Roman" w:cs="Times New Roman"/>
              <w:color w:val="70AD47" w:themeColor="accent6"/>
            </w:rPr>
          </w:rPrChange>
        </w:rPr>
        <w:t xml:space="preserve"> </w:t>
      </w:r>
      <w:r w:rsidRPr="000C54C6">
        <w:rPr>
          <w:rFonts w:ascii="Times New Roman" w:hAnsi="Times New Roman" w:cs="Times New Roman"/>
          <w:color w:val="000000" w:themeColor="text1"/>
          <w:rPrChange w:id="2663" w:author="User" w:date="2026-02-02T18:38:00Z">
            <w:rPr>
              <w:rFonts w:ascii="Times New Roman" w:hAnsi="Times New Roman" w:cs="Times New Roman"/>
              <w:color w:val="FF0000"/>
            </w:rPr>
          </w:rPrChange>
        </w:rPr>
        <w:t xml:space="preserve">SAP team need to confirm on this (if SAP can pass this value, then only it can be displayed on SFDC) </w:t>
      </w:r>
    </w:p>
    <w:p w14:paraId="5637F2BC" w14:textId="77777777" w:rsidR="008A0411" w:rsidRPr="000C54C6" w:rsidRDefault="0026591D">
      <w:pPr>
        <w:widowControl/>
        <w:numPr>
          <w:ilvl w:val="0"/>
          <w:numId w:val="14"/>
        </w:numPr>
        <w:spacing w:beforeAutospacing="1" w:afterAutospacing="1"/>
        <w:jc w:val="both"/>
        <w:rPr>
          <w:rFonts w:ascii="Times New Roman" w:hAnsi="Times New Roman" w:cs="Times New Roman"/>
          <w:color w:val="000000" w:themeColor="text1"/>
          <w:rPrChange w:id="2664" w:author="User" w:date="2026-02-02T18:38:00Z">
            <w:rPr>
              <w:rFonts w:ascii="Times New Roman" w:hAnsi="Times New Roman" w:cs="Times New Roman"/>
            </w:rPr>
          </w:rPrChange>
        </w:rPr>
      </w:pPr>
      <w:r w:rsidRPr="000C54C6">
        <w:rPr>
          <w:rFonts w:ascii="Times New Roman" w:hAnsi="Times New Roman" w:cs="Times New Roman"/>
          <w:color w:val="000000" w:themeColor="text1"/>
          <w:rPrChange w:id="2665" w:author="User" w:date="2026-02-02T18:38:00Z">
            <w:rPr>
              <w:rFonts w:ascii="Times New Roman" w:hAnsi="Times New Roman" w:cs="Times New Roman"/>
            </w:rPr>
          </w:rPrChange>
        </w:rPr>
        <w:t xml:space="preserve">SAP will calculate and return the </w:t>
      </w:r>
      <w:r w:rsidRPr="000C54C6">
        <w:rPr>
          <w:rStyle w:val="Strong"/>
          <w:rFonts w:ascii="Times New Roman" w:hAnsi="Times New Roman" w:cs="Times New Roman"/>
          <w:b w:val="0"/>
          <w:bCs w:val="0"/>
          <w:color w:val="000000" w:themeColor="text1"/>
          <w:rPrChange w:id="2666" w:author="User" w:date="2026-02-02T18:38:00Z">
            <w:rPr>
              <w:rStyle w:val="Strong"/>
              <w:rFonts w:ascii="Times New Roman" w:hAnsi="Times New Roman" w:cs="Times New Roman"/>
              <w:b w:val="0"/>
              <w:bCs w:val="0"/>
            </w:rPr>
          </w:rPrChange>
        </w:rPr>
        <w:t>available stock quantity with product id</w:t>
      </w:r>
      <w:r w:rsidRPr="000C54C6">
        <w:rPr>
          <w:rFonts w:ascii="Times New Roman" w:hAnsi="Times New Roman" w:cs="Times New Roman"/>
          <w:color w:val="000000" w:themeColor="text1"/>
          <w:rPrChange w:id="2667" w:author="User" w:date="2026-02-02T18:38:00Z">
            <w:rPr>
              <w:rFonts w:ascii="Times New Roman" w:hAnsi="Times New Roman" w:cs="Times New Roman"/>
            </w:rPr>
          </w:rPrChange>
        </w:rPr>
        <w:t xml:space="preserve"> after excluding the newly blocked quantity.</w:t>
      </w:r>
      <w:ins w:id="2668" w:author="User" w:date="2026-01-14T11:09:00Z">
        <w:r w:rsidR="0040434F" w:rsidRPr="000C54C6">
          <w:rPr>
            <w:rFonts w:ascii="Times New Roman" w:hAnsi="Times New Roman" w:cs="Times New Roman"/>
            <w:color w:val="000000" w:themeColor="text1"/>
            <w:rPrChange w:id="2669" w:author="User" w:date="2026-02-02T18:38:00Z">
              <w:rPr>
                <w:rFonts w:ascii="Times New Roman" w:hAnsi="Times New Roman" w:cs="Times New Roman"/>
              </w:rPr>
            </w:rPrChange>
          </w:rPr>
          <w:t xml:space="preserve"> </w:t>
        </w:r>
      </w:ins>
    </w:p>
    <w:p w14:paraId="3B680138" w14:textId="77777777" w:rsidR="008A0411" w:rsidRPr="000C54C6" w:rsidRDefault="0026591D">
      <w:pPr>
        <w:widowControl/>
        <w:numPr>
          <w:ilvl w:val="0"/>
          <w:numId w:val="12"/>
        </w:numPr>
        <w:spacing w:beforeAutospacing="1" w:afterAutospacing="1"/>
        <w:jc w:val="both"/>
        <w:rPr>
          <w:rFonts w:ascii="Times New Roman" w:hAnsi="Times New Roman" w:cs="Times New Roman"/>
          <w:b/>
          <w:bCs/>
          <w:sz w:val="24"/>
          <w:szCs w:val="24"/>
        </w:rPr>
      </w:pPr>
      <w:r w:rsidRPr="000C54C6">
        <w:rPr>
          <w:rStyle w:val="Strong"/>
          <w:rFonts w:ascii="Times New Roman" w:hAnsi="Times New Roman" w:cs="Times New Roman"/>
          <w:sz w:val="24"/>
          <w:szCs w:val="24"/>
        </w:rPr>
        <w:t>Factory Selection Scenario:</w:t>
      </w:r>
      <w:ins w:id="2670" w:author="User" w:date="2026-01-07T15:32:00Z">
        <w:r w:rsidR="00D93AA7" w:rsidRPr="000C54C6">
          <w:rPr>
            <w:rStyle w:val="Strong"/>
            <w:rFonts w:ascii="Times New Roman" w:hAnsi="Times New Roman" w:cs="Times New Roman"/>
            <w:sz w:val="24"/>
            <w:szCs w:val="24"/>
          </w:rPr>
          <w:t xml:space="preserve"> </w:t>
        </w:r>
      </w:ins>
    </w:p>
    <w:p w14:paraId="2003A2E7" w14:textId="77777777" w:rsidR="008A0411" w:rsidRPr="000C54C6" w:rsidRDefault="0026591D">
      <w:pPr>
        <w:widowControl/>
        <w:numPr>
          <w:ilvl w:val="0"/>
          <w:numId w:val="15"/>
        </w:numPr>
        <w:spacing w:beforeAutospacing="1" w:afterAutospacing="1"/>
        <w:jc w:val="both"/>
        <w:rPr>
          <w:rFonts w:ascii="Times New Roman" w:hAnsi="Times New Roman" w:cs="Times New Roman"/>
        </w:rPr>
      </w:pPr>
      <w:r w:rsidRPr="000C54C6">
        <w:rPr>
          <w:rFonts w:ascii="Times New Roman" w:hAnsi="Times New Roman" w:cs="Times New Roman"/>
        </w:rPr>
        <w:t xml:space="preserve">If the </w:t>
      </w:r>
      <w:r w:rsidRPr="000C54C6">
        <w:rPr>
          <w:rStyle w:val="Strong"/>
          <w:rFonts w:ascii="Times New Roman" w:hAnsi="Times New Roman" w:cs="Times New Roman"/>
          <w:b w:val="0"/>
          <w:bCs w:val="0"/>
        </w:rPr>
        <w:t>Factory Name</w:t>
      </w:r>
      <w:r w:rsidRPr="000C54C6">
        <w:rPr>
          <w:rFonts w:ascii="Times New Roman" w:hAnsi="Times New Roman" w:cs="Times New Roman"/>
        </w:rPr>
        <w:t xml:space="preserve"> is selected instead of Warehouse, the system will </w:t>
      </w:r>
      <w:r w:rsidRPr="000C54C6">
        <w:rPr>
          <w:rStyle w:val="Strong"/>
          <w:rFonts w:ascii="Times New Roman" w:hAnsi="Times New Roman" w:cs="Times New Roman"/>
          <w:b w:val="0"/>
          <w:bCs w:val="0"/>
        </w:rPr>
        <w:t>not block any stock</w:t>
      </w:r>
      <w:r w:rsidRPr="000C54C6">
        <w:rPr>
          <w:rFonts w:ascii="Times New Roman" w:hAnsi="Times New Roman" w:cs="Times New Roman"/>
        </w:rPr>
        <w:t>.</w:t>
      </w:r>
    </w:p>
    <w:p w14:paraId="468D3E6D" w14:textId="77777777" w:rsidR="006E65E5" w:rsidRPr="000C54C6" w:rsidRDefault="0026591D">
      <w:pPr>
        <w:widowControl/>
        <w:numPr>
          <w:ilvl w:val="0"/>
          <w:numId w:val="15"/>
        </w:numPr>
        <w:spacing w:beforeAutospacing="1" w:afterAutospacing="1"/>
        <w:jc w:val="both"/>
        <w:rPr>
          <w:ins w:id="2671" w:author="User" w:date="2026-01-23T08:41:00Z"/>
          <w:rFonts w:ascii="Times New Roman" w:hAnsi="Times New Roman" w:cs="Times New Roman"/>
          <w:b/>
          <w:bCs/>
          <w:rPrChange w:id="2672" w:author="User" w:date="2026-02-02T18:38:00Z">
            <w:rPr>
              <w:ins w:id="2673" w:author="User" w:date="2026-01-23T08:41:00Z"/>
              <w:rFonts w:ascii="Times New Roman" w:hAnsi="Times New Roman" w:cs="Times New Roman"/>
            </w:rPr>
          </w:rPrChange>
        </w:rPr>
      </w:pPr>
      <w:r w:rsidRPr="000C54C6">
        <w:rPr>
          <w:rFonts w:ascii="Times New Roman" w:hAnsi="Times New Roman" w:cs="Times New Roman"/>
        </w:rPr>
        <w:t>The order will proceed without affecting available stock values in SAP.</w:t>
      </w:r>
    </w:p>
    <w:p w14:paraId="33A0B284" w14:textId="77777777" w:rsidR="008A0411" w:rsidRPr="000C54C6" w:rsidRDefault="006E65E5">
      <w:pPr>
        <w:widowControl/>
        <w:numPr>
          <w:ilvl w:val="0"/>
          <w:numId w:val="15"/>
        </w:numPr>
        <w:spacing w:beforeAutospacing="1" w:afterAutospacing="1"/>
        <w:jc w:val="both"/>
        <w:rPr>
          <w:rFonts w:ascii="Times New Roman" w:hAnsi="Times New Roman" w:cs="Times New Roman"/>
          <w:b/>
          <w:bCs/>
          <w:rPrChange w:id="2674" w:author="User" w:date="2026-02-02T18:38:00Z">
            <w:rPr>
              <w:b/>
              <w:bCs/>
            </w:rPr>
          </w:rPrChange>
        </w:rPr>
      </w:pPr>
      <w:ins w:id="2675" w:author="User" w:date="2026-01-23T08:41:00Z">
        <w:r w:rsidRPr="000C54C6">
          <w:rPr>
            <w:rFonts w:ascii="Times New Roman" w:hAnsi="Times New Roman" w:cs="Times New Roman"/>
            <w:color w:val="000000" w:themeColor="text1"/>
          </w:rPr>
          <w:t>W</w:t>
        </w:r>
      </w:ins>
      <w:ins w:id="2676" w:author="User" w:date="2025-12-09T13:55:00Z">
        <w:r w:rsidR="00925AF1" w:rsidRPr="000C54C6">
          <w:rPr>
            <w:rFonts w:ascii="Times New Roman" w:hAnsi="Times New Roman" w:cs="Times New Roman"/>
            <w:color w:val="000000" w:themeColor="text1"/>
            <w:rPrChange w:id="2677" w:author="User" w:date="2026-02-02T18:38:00Z">
              <w:rPr>
                <w:rFonts w:ascii="Times New Roman" w:hAnsi="Times New Roman" w:cs="Times New Roman"/>
                <w:color w:val="EE0000"/>
              </w:rPr>
            </w:rPrChange>
          </w:rPr>
          <w:t xml:space="preserve">arehouse should have the ability to change from factory warehouse to corresponding warehouse during invoicing the </w:t>
        </w:r>
        <w:commentRangeStart w:id="2678"/>
        <w:commentRangeStart w:id="2679"/>
        <w:commentRangeStart w:id="2680"/>
        <w:commentRangeStart w:id="2681"/>
        <w:r w:rsidR="00925AF1" w:rsidRPr="000C54C6">
          <w:rPr>
            <w:rFonts w:ascii="Times New Roman" w:hAnsi="Times New Roman" w:cs="Times New Roman"/>
            <w:color w:val="000000" w:themeColor="text1"/>
            <w:rPrChange w:id="2682" w:author="User" w:date="2026-02-02T18:38:00Z">
              <w:rPr>
                <w:rFonts w:ascii="Times New Roman" w:hAnsi="Times New Roman" w:cs="Times New Roman"/>
                <w:color w:val="EE0000"/>
              </w:rPr>
            </w:rPrChange>
          </w:rPr>
          <w:t>materials</w:t>
        </w:r>
      </w:ins>
      <w:commentRangeEnd w:id="2678"/>
      <w:r w:rsidR="00B22F1E" w:rsidRPr="000C54C6">
        <w:rPr>
          <w:rStyle w:val="CommentReference"/>
          <w:rFonts w:ascii="Times New Roman" w:hAnsi="Times New Roman" w:cs="Times New Roman"/>
          <w:color w:val="000000" w:themeColor="text1"/>
          <w:sz w:val="22"/>
          <w:szCs w:val="22"/>
          <w:rPrChange w:id="2683" w:author="User" w:date="2026-02-02T18:38:00Z">
            <w:rPr>
              <w:rStyle w:val="CommentReference"/>
              <w:rFonts w:ascii="Times New Roman" w:hAnsi="Times New Roman" w:cs="Times New Roman"/>
              <w:color w:val="EE0000"/>
              <w:sz w:val="22"/>
              <w:szCs w:val="22"/>
            </w:rPr>
          </w:rPrChange>
        </w:rPr>
        <w:commentReference w:id="2678"/>
      </w:r>
      <w:commentRangeEnd w:id="2679"/>
      <w:r w:rsidR="005941F5" w:rsidRPr="000C54C6">
        <w:rPr>
          <w:rStyle w:val="CommentReference"/>
          <w:rFonts w:ascii="Times New Roman" w:hAnsi="Times New Roman" w:cs="Times New Roman"/>
          <w:color w:val="000000" w:themeColor="text1"/>
          <w:sz w:val="22"/>
          <w:szCs w:val="22"/>
          <w:rPrChange w:id="2684" w:author="User" w:date="2026-02-02T18:38:00Z">
            <w:rPr>
              <w:rStyle w:val="CommentReference"/>
              <w:rFonts w:ascii="Times New Roman" w:hAnsi="Times New Roman" w:cs="Times New Roman"/>
              <w:color w:val="EE0000"/>
              <w:sz w:val="22"/>
              <w:szCs w:val="22"/>
            </w:rPr>
          </w:rPrChange>
        </w:rPr>
        <w:commentReference w:id="2679"/>
      </w:r>
      <w:commentRangeEnd w:id="2680"/>
      <w:r w:rsidR="005E4BA2" w:rsidRPr="000C54C6">
        <w:rPr>
          <w:rStyle w:val="CommentReference"/>
          <w:rFonts w:ascii="Times New Roman" w:hAnsi="Times New Roman" w:cs="Times New Roman"/>
          <w:color w:val="000000" w:themeColor="text1"/>
          <w:sz w:val="22"/>
          <w:szCs w:val="22"/>
          <w:rPrChange w:id="2685" w:author="User" w:date="2026-02-02T18:38:00Z">
            <w:rPr>
              <w:rStyle w:val="CommentReference"/>
              <w:rFonts w:ascii="Times New Roman" w:hAnsi="Times New Roman" w:cs="Times New Roman"/>
              <w:color w:val="EE0000"/>
              <w:sz w:val="22"/>
              <w:szCs w:val="22"/>
            </w:rPr>
          </w:rPrChange>
        </w:rPr>
        <w:commentReference w:id="2680"/>
      </w:r>
      <w:commentRangeEnd w:id="2681"/>
      <w:r w:rsidR="00CE3B9A" w:rsidRPr="000C54C6">
        <w:rPr>
          <w:rStyle w:val="CommentReference"/>
          <w:rFonts w:ascii="Times New Roman" w:hAnsi="Times New Roman" w:cs="Times New Roman"/>
          <w:color w:val="000000" w:themeColor="text1"/>
          <w:rPrChange w:id="2686" w:author="User" w:date="2026-02-02T18:38:00Z">
            <w:rPr>
              <w:rStyle w:val="CommentReference"/>
            </w:rPr>
          </w:rPrChange>
        </w:rPr>
        <w:commentReference w:id="2681"/>
      </w:r>
      <w:ins w:id="2687" w:author="User" w:date="2025-12-09T13:55:00Z">
        <w:r w:rsidR="001D27BC" w:rsidRPr="000C54C6">
          <w:rPr>
            <w:rFonts w:ascii="Times New Roman" w:hAnsi="Times New Roman" w:cs="Times New Roman"/>
            <w:color w:val="000000" w:themeColor="text1"/>
            <w:rPrChange w:id="2688" w:author="User" w:date="2026-02-02T18:38:00Z">
              <w:rPr>
                <w:rFonts w:ascii="Times New Roman" w:hAnsi="Times New Roman" w:cs="Times New Roman"/>
                <w:color w:val="EE0000"/>
              </w:rPr>
            </w:rPrChange>
          </w:rPr>
          <w:t>.</w:t>
        </w:r>
      </w:ins>
      <w:r w:rsidR="00CE3B9A" w:rsidRPr="000C54C6">
        <w:rPr>
          <w:rFonts w:ascii="Times New Roman" w:hAnsi="Times New Roman" w:cs="Times New Roman"/>
          <w:color w:val="000000" w:themeColor="text1"/>
          <w:rPrChange w:id="2689" w:author="User" w:date="2026-02-02T18:38:00Z">
            <w:rPr>
              <w:rFonts w:ascii="Times New Roman" w:hAnsi="Times New Roman" w:cs="Times New Roman"/>
              <w:color w:val="EE0000"/>
            </w:rPr>
          </w:rPrChange>
        </w:rPr>
        <w:t xml:space="preserve"> </w:t>
      </w:r>
      <w:ins w:id="2690" w:author="User" w:date="2026-01-07T15:33:00Z">
        <w:r w:rsidR="00D93AA7" w:rsidRPr="000C54C6">
          <w:rPr>
            <w:rFonts w:ascii="Times New Roman" w:hAnsi="Times New Roman" w:cs="Times New Roman"/>
            <w:color w:val="000000" w:themeColor="text1"/>
            <w:rPrChange w:id="2691" w:author="User" w:date="2026-02-02T18:38:00Z">
              <w:rPr>
                <w:rFonts w:ascii="Times New Roman" w:hAnsi="Times New Roman" w:cs="Times New Roman"/>
                <w:color w:val="EE0000"/>
              </w:rPr>
            </w:rPrChange>
          </w:rPr>
          <w:sym w:font="Wingdings" w:char="F0E0"/>
        </w:r>
        <w:r w:rsidR="00D93AA7" w:rsidRPr="000C54C6">
          <w:rPr>
            <w:rFonts w:ascii="Times New Roman" w:hAnsi="Times New Roman" w:cs="Times New Roman"/>
            <w:color w:val="000000" w:themeColor="text1"/>
            <w:rPrChange w:id="2692" w:author="User" w:date="2026-02-02T18:38:00Z">
              <w:rPr>
                <w:rFonts w:ascii="Times New Roman" w:hAnsi="Times New Roman" w:cs="Times New Roman"/>
                <w:color w:val="EE0000"/>
              </w:rPr>
            </w:rPrChange>
          </w:rPr>
          <w:t xml:space="preserve"> This will be managed </w:t>
        </w:r>
      </w:ins>
      <w:ins w:id="2693" w:author="User" w:date="2026-01-07T15:34:00Z">
        <w:r w:rsidR="00D93AA7" w:rsidRPr="000C54C6">
          <w:rPr>
            <w:rFonts w:ascii="Times New Roman" w:hAnsi="Times New Roman" w:cs="Times New Roman"/>
            <w:color w:val="000000" w:themeColor="text1"/>
            <w:rPrChange w:id="2694" w:author="User" w:date="2026-02-02T18:38:00Z">
              <w:rPr>
                <w:rFonts w:ascii="Times New Roman" w:hAnsi="Times New Roman" w:cs="Times New Roman"/>
                <w:color w:val="EE0000"/>
              </w:rPr>
            </w:rPrChange>
          </w:rPr>
          <w:t>in SAP only and out of salesforce</w:t>
        </w:r>
      </w:ins>
    </w:p>
    <w:p w14:paraId="36ED4067" w14:textId="77777777" w:rsidR="008A0411" w:rsidRPr="000C54C6" w:rsidRDefault="0026591D">
      <w:pPr>
        <w:widowControl/>
        <w:numPr>
          <w:ilvl w:val="0"/>
          <w:numId w:val="12"/>
        </w:numPr>
        <w:spacing w:beforeAutospacing="1" w:afterAutospacing="1"/>
        <w:jc w:val="both"/>
        <w:rPr>
          <w:rFonts w:ascii="Times New Roman" w:hAnsi="Times New Roman" w:cs="Times New Roman"/>
          <w:b/>
          <w:bCs/>
          <w:rPrChange w:id="2695" w:author="User" w:date="2026-02-02T18:38:00Z">
            <w:rPr>
              <w:b/>
              <w:bCs/>
            </w:rPr>
          </w:rPrChange>
        </w:rPr>
      </w:pPr>
      <w:r w:rsidRPr="000C54C6">
        <w:rPr>
          <w:rStyle w:val="Strong"/>
          <w:rFonts w:ascii="Times New Roman" w:hAnsi="Times New Roman" w:cs="Times New Roman"/>
          <w:rPrChange w:id="2696" w:author="User" w:date="2026-02-02T18:38:00Z">
            <w:rPr>
              <w:rStyle w:val="Strong"/>
            </w:rPr>
          </w:rPrChange>
        </w:rPr>
        <w:t>Stock Update after Order Events:</w:t>
      </w:r>
      <w:ins w:id="2697" w:author="User" w:date="2025-12-30T18:20:00Z">
        <w:r w:rsidR="00661FEA" w:rsidRPr="000C54C6">
          <w:rPr>
            <w:rStyle w:val="Strong"/>
            <w:rFonts w:ascii="Times New Roman" w:hAnsi="Times New Roman" w:cs="Times New Roman"/>
            <w:rPrChange w:id="2698" w:author="User" w:date="2026-02-02T18:38:00Z">
              <w:rPr>
                <w:rStyle w:val="Strong"/>
              </w:rPr>
            </w:rPrChange>
          </w:rPr>
          <w:t xml:space="preserve"> </w:t>
        </w:r>
      </w:ins>
    </w:p>
    <w:p w14:paraId="46CC9013" w14:textId="77777777" w:rsidR="008A0411" w:rsidRPr="000C54C6" w:rsidRDefault="0026591D">
      <w:pPr>
        <w:widowControl/>
        <w:numPr>
          <w:ilvl w:val="0"/>
          <w:numId w:val="16"/>
        </w:numPr>
        <w:spacing w:beforeAutospacing="1" w:afterAutospacing="1"/>
        <w:jc w:val="both"/>
        <w:rPr>
          <w:rFonts w:ascii="Times New Roman" w:hAnsi="Times New Roman" w:cs="Times New Roman"/>
        </w:rPr>
      </w:pPr>
      <w:r w:rsidRPr="000C54C6">
        <w:rPr>
          <w:rFonts w:ascii="Times New Roman" w:hAnsi="Times New Roman" w:cs="Times New Roman"/>
        </w:rPr>
        <w:t>Once an order is confirmed and stock is blocked, the following workflow will occur:</w:t>
      </w:r>
    </w:p>
    <w:p w14:paraId="30C00EE2" w14:textId="77777777" w:rsidR="008A0411" w:rsidRPr="000C54C6" w:rsidRDefault="0026591D">
      <w:pPr>
        <w:widowControl/>
        <w:numPr>
          <w:ilvl w:val="0"/>
          <w:numId w:val="17"/>
        </w:numPr>
        <w:tabs>
          <w:tab w:val="clear" w:pos="420"/>
        </w:tabs>
        <w:spacing w:beforeAutospacing="1" w:afterAutospacing="1"/>
        <w:ind w:left="840"/>
        <w:jc w:val="both"/>
        <w:rPr>
          <w:rFonts w:ascii="Times New Roman" w:hAnsi="Times New Roman" w:cs="Times New Roman"/>
        </w:rPr>
      </w:pPr>
      <w:r w:rsidRPr="000C54C6">
        <w:rPr>
          <w:rFonts w:ascii="Times New Roman" w:hAnsi="Times New Roman" w:cs="Times New Roman"/>
        </w:rPr>
        <w:t xml:space="preserve">The </w:t>
      </w:r>
      <w:r w:rsidRPr="000C54C6">
        <w:rPr>
          <w:rStyle w:val="Strong"/>
          <w:rFonts w:ascii="Times New Roman" w:hAnsi="Times New Roman" w:cs="Times New Roman"/>
          <w:b w:val="0"/>
          <w:bCs w:val="0"/>
        </w:rPr>
        <w:t>blocked quantity</w:t>
      </w:r>
      <w:r w:rsidRPr="000C54C6">
        <w:rPr>
          <w:rFonts w:ascii="Times New Roman" w:hAnsi="Times New Roman" w:cs="Times New Roman"/>
        </w:rPr>
        <w:t xml:space="preserve"> will remain blocked in SAP until an </w:t>
      </w:r>
      <w:r w:rsidRPr="000C54C6">
        <w:rPr>
          <w:rStyle w:val="Strong"/>
          <w:rFonts w:ascii="Times New Roman" w:hAnsi="Times New Roman" w:cs="Times New Roman"/>
          <w:b w:val="0"/>
          <w:bCs w:val="0"/>
        </w:rPr>
        <w:t>invoice</w:t>
      </w:r>
      <w:r w:rsidRPr="000C54C6">
        <w:rPr>
          <w:rFonts w:ascii="Times New Roman" w:hAnsi="Times New Roman" w:cs="Times New Roman"/>
        </w:rPr>
        <w:t xml:space="preserve"> is generated or the </w:t>
      </w:r>
      <w:r w:rsidRPr="000C54C6">
        <w:rPr>
          <w:rStyle w:val="Strong"/>
          <w:rFonts w:ascii="Times New Roman" w:hAnsi="Times New Roman" w:cs="Times New Roman"/>
          <w:b w:val="0"/>
          <w:bCs w:val="0"/>
        </w:rPr>
        <w:t>time limit expires for 30 days.</w:t>
      </w:r>
      <w:r w:rsidR="00F66880" w:rsidRPr="000C54C6">
        <w:rPr>
          <w:rStyle w:val="Strong"/>
          <w:rFonts w:ascii="Times New Roman" w:hAnsi="Times New Roman" w:cs="Times New Roman"/>
          <w:b w:val="0"/>
          <w:bCs w:val="0"/>
        </w:rPr>
        <w:t xml:space="preserve"> </w:t>
      </w:r>
    </w:p>
    <w:p w14:paraId="5307AFBE" w14:textId="77777777" w:rsidR="008A0411" w:rsidRPr="000C54C6" w:rsidRDefault="0026591D">
      <w:pPr>
        <w:widowControl/>
        <w:numPr>
          <w:ilvl w:val="0"/>
          <w:numId w:val="17"/>
        </w:numPr>
        <w:tabs>
          <w:tab w:val="clear" w:pos="420"/>
        </w:tabs>
        <w:spacing w:beforeAutospacing="1" w:afterAutospacing="1"/>
        <w:ind w:left="840"/>
        <w:jc w:val="both"/>
        <w:rPr>
          <w:rFonts w:ascii="Times New Roman" w:hAnsi="Times New Roman" w:cs="Times New Roman"/>
        </w:rPr>
      </w:pPr>
      <w:r w:rsidRPr="000C54C6">
        <w:rPr>
          <w:rFonts w:ascii="Times New Roman" w:hAnsi="Times New Roman" w:cs="Times New Roman"/>
        </w:rPr>
        <w:t xml:space="preserve">If </w:t>
      </w:r>
      <w:r w:rsidRPr="000C54C6">
        <w:rPr>
          <w:rStyle w:val="Strong"/>
          <w:rFonts w:ascii="Times New Roman" w:hAnsi="Times New Roman" w:cs="Times New Roman"/>
          <w:b w:val="0"/>
          <w:bCs w:val="0"/>
        </w:rPr>
        <w:t>invoice is created</w:t>
      </w:r>
      <w:r w:rsidRPr="000C54C6">
        <w:rPr>
          <w:rFonts w:ascii="Times New Roman" w:hAnsi="Times New Roman" w:cs="Times New Roman"/>
        </w:rPr>
        <w:t xml:space="preserve">, SAP will </w:t>
      </w:r>
      <w:r w:rsidRPr="000C54C6">
        <w:rPr>
          <w:rStyle w:val="Strong"/>
          <w:rFonts w:ascii="Times New Roman" w:hAnsi="Times New Roman" w:cs="Times New Roman"/>
          <w:b w:val="0"/>
          <w:bCs w:val="0"/>
        </w:rPr>
        <w:t>deduct the invoiced quantity</w:t>
      </w:r>
      <w:r w:rsidRPr="000C54C6">
        <w:rPr>
          <w:rFonts w:ascii="Times New Roman" w:hAnsi="Times New Roman" w:cs="Times New Roman"/>
        </w:rPr>
        <w:t xml:space="preserve"> from the blocked quantity and </w:t>
      </w:r>
      <w:r w:rsidRPr="000C54C6">
        <w:rPr>
          <w:rStyle w:val="Strong"/>
          <w:rFonts w:ascii="Times New Roman" w:hAnsi="Times New Roman" w:cs="Times New Roman"/>
          <w:b w:val="0"/>
          <w:bCs w:val="0"/>
        </w:rPr>
        <w:t>push updated stock data back to Salesforce</w:t>
      </w:r>
      <w:ins w:id="2699" w:author="User" w:date="2026-01-23T08:41:00Z">
        <w:r w:rsidR="006E65E5" w:rsidRPr="000C54C6">
          <w:rPr>
            <w:rStyle w:val="Strong"/>
            <w:rFonts w:ascii="Times New Roman" w:hAnsi="Times New Roman" w:cs="Times New Roman"/>
            <w:b w:val="0"/>
            <w:bCs w:val="0"/>
          </w:rPr>
          <w:t xml:space="preserve"> whenever it</w:t>
        </w:r>
      </w:ins>
      <w:ins w:id="2700" w:author="User" w:date="2026-01-23T08:42:00Z">
        <w:r w:rsidR="006E65E5" w:rsidRPr="000C54C6">
          <w:rPr>
            <w:rStyle w:val="Strong"/>
            <w:rFonts w:ascii="Times New Roman" w:hAnsi="Times New Roman" w:cs="Times New Roman"/>
            <w:b w:val="0"/>
            <w:bCs w:val="0"/>
          </w:rPr>
          <w:t xml:space="preserve"> is requested</w:t>
        </w:r>
      </w:ins>
      <w:r w:rsidRPr="000C54C6">
        <w:rPr>
          <w:rFonts w:ascii="Times New Roman" w:hAnsi="Times New Roman" w:cs="Times New Roman"/>
        </w:rPr>
        <w:t>.</w:t>
      </w:r>
    </w:p>
    <w:p w14:paraId="68EDFC57" w14:textId="5548EC1A" w:rsidR="008A0411" w:rsidRPr="000C54C6" w:rsidDel="0082548A" w:rsidRDefault="0026591D">
      <w:pPr>
        <w:widowControl/>
        <w:numPr>
          <w:ilvl w:val="0"/>
          <w:numId w:val="17"/>
        </w:numPr>
        <w:tabs>
          <w:tab w:val="clear" w:pos="420"/>
        </w:tabs>
        <w:spacing w:beforeAutospacing="1" w:afterAutospacing="1"/>
        <w:ind w:left="840"/>
        <w:jc w:val="both"/>
        <w:rPr>
          <w:del w:id="2701" w:author="User" w:date="2026-02-06T11:32:00Z"/>
          <w:rFonts w:ascii="Times New Roman" w:hAnsi="Times New Roman" w:cs="Times New Roman"/>
          <w:color w:val="FF0000"/>
          <w:rPrChange w:id="2702" w:author="User" w:date="2026-02-02T18:38:00Z">
            <w:rPr>
              <w:del w:id="2703" w:author="User" w:date="2026-02-06T11:32:00Z"/>
              <w:rFonts w:ascii="Times New Roman" w:hAnsi="Times New Roman" w:cs="Times New Roman"/>
            </w:rPr>
          </w:rPrChange>
        </w:rPr>
      </w:pPr>
      <w:del w:id="2704" w:author="User" w:date="2026-02-06T11:32:00Z">
        <w:r w:rsidRPr="000C54C6" w:rsidDel="0082548A">
          <w:rPr>
            <w:rFonts w:ascii="Times New Roman" w:hAnsi="Times New Roman" w:cs="Times New Roman"/>
            <w:color w:val="FF0000"/>
            <w:rPrChange w:id="2705" w:author="User" w:date="2026-02-02T18:38:00Z">
              <w:rPr>
                <w:rFonts w:ascii="Times New Roman" w:hAnsi="Times New Roman" w:cs="Times New Roman"/>
              </w:rPr>
            </w:rPrChange>
          </w:rPr>
          <w:delText xml:space="preserve">If </w:delText>
        </w:r>
        <w:r w:rsidRPr="000C54C6" w:rsidDel="0082548A">
          <w:rPr>
            <w:rStyle w:val="Strong"/>
            <w:rFonts w:ascii="Times New Roman" w:hAnsi="Times New Roman" w:cs="Times New Roman"/>
            <w:b w:val="0"/>
            <w:bCs w:val="0"/>
            <w:color w:val="FF0000"/>
            <w:rPrChange w:id="2706" w:author="User" w:date="2026-02-02T18:38:00Z">
              <w:rPr>
                <w:rStyle w:val="Strong"/>
                <w:rFonts w:ascii="Times New Roman" w:hAnsi="Times New Roman" w:cs="Times New Roman"/>
                <w:b w:val="0"/>
                <w:bCs w:val="0"/>
              </w:rPr>
            </w:rPrChange>
          </w:rPr>
          <w:delText>invoice is not created</w:delText>
        </w:r>
        <w:r w:rsidRPr="000C54C6" w:rsidDel="0082548A">
          <w:rPr>
            <w:rFonts w:ascii="Times New Roman" w:hAnsi="Times New Roman" w:cs="Times New Roman"/>
            <w:color w:val="FF0000"/>
            <w:rPrChange w:id="2707" w:author="User" w:date="2026-02-02T18:38:00Z">
              <w:rPr>
                <w:rFonts w:ascii="Times New Roman" w:hAnsi="Times New Roman" w:cs="Times New Roman"/>
              </w:rPr>
            </w:rPrChange>
          </w:rPr>
          <w:delText xml:space="preserve"> within the defined time frame, the system will </w:delText>
        </w:r>
        <w:r w:rsidRPr="000C54C6" w:rsidDel="0082548A">
          <w:rPr>
            <w:rStyle w:val="Strong"/>
            <w:rFonts w:ascii="Times New Roman" w:hAnsi="Times New Roman" w:cs="Times New Roman"/>
            <w:b w:val="0"/>
            <w:bCs w:val="0"/>
            <w:color w:val="FF0000"/>
            <w:rPrChange w:id="2708" w:author="User" w:date="2026-02-02T18:38:00Z">
              <w:rPr>
                <w:rStyle w:val="Strong"/>
                <w:rFonts w:ascii="Times New Roman" w:hAnsi="Times New Roman" w:cs="Times New Roman"/>
                <w:b w:val="0"/>
                <w:bCs w:val="0"/>
              </w:rPr>
            </w:rPrChange>
          </w:rPr>
          <w:delText>automatically unblock</w:delText>
        </w:r>
        <w:r w:rsidRPr="000C54C6" w:rsidDel="0082548A">
          <w:rPr>
            <w:rFonts w:ascii="Times New Roman" w:hAnsi="Times New Roman" w:cs="Times New Roman"/>
            <w:color w:val="FF0000"/>
            <w:rPrChange w:id="2709" w:author="User" w:date="2026-02-02T18:38:00Z">
              <w:rPr>
                <w:rFonts w:ascii="Times New Roman" w:hAnsi="Times New Roman" w:cs="Times New Roman"/>
              </w:rPr>
            </w:rPrChange>
          </w:rPr>
          <w:delText xml:space="preserve"> the stock and push unblocking information back to SAP.</w:delText>
        </w:r>
      </w:del>
    </w:p>
    <w:p w14:paraId="0CF67A2A" w14:textId="77777777" w:rsidR="008A0411" w:rsidRPr="000C54C6" w:rsidDel="00343D01" w:rsidRDefault="0026591D">
      <w:pPr>
        <w:pStyle w:val="NormalWeb"/>
        <w:numPr>
          <w:ilvl w:val="0"/>
          <w:numId w:val="12"/>
        </w:numPr>
        <w:jc w:val="both"/>
        <w:rPr>
          <w:del w:id="2710" w:author="User" w:date="2026-01-23T19:07:00Z"/>
          <w:b/>
          <w:bCs/>
        </w:rPr>
      </w:pPr>
      <w:del w:id="2711" w:author="User" w:date="2026-01-23T19:07:00Z">
        <w:r w:rsidRPr="000C54C6" w:rsidDel="00343D01">
          <w:rPr>
            <w:rStyle w:val="Strong"/>
          </w:rPr>
          <w:delText>Time-Based Unblocking:</w:delText>
        </w:r>
      </w:del>
    </w:p>
    <w:p w14:paraId="66B94797" w14:textId="77777777" w:rsidR="008A0411" w:rsidRPr="000C54C6" w:rsidDel="00343D01" w:rsidRDefault="0026591D">
      <w:pPr>
        <w:widowControl/>
        <w:numPr>
          <w:ilvl w:val="0"/>
          <w:numId w:val="18"/>
        </w:numPr>
        <w:spacing w:beforeAutospacing="1" w:afterAutospacing="1"/>
        <w:jc w:val="both"/>
        <w:rPr>
          <w:del w:id="2712" w:author="User" w:date="2026-01-23T19:07:00Z"/>
          <w:rFonts w:ascii="Times New Roman" w:hAnsi="Times New Roman" w:cs="Times New Roman"/>
        </w:rPr>
      </w:pPr>
      <w:del w:id="2713" w:author="User" w:date="2026-01-23T19:07:00Z">
        <w:r w:rsidRPr="000C54C6" w:rsidDel="00343D01">
          <w:rPr>
            <w:rFonts w:ascii="Times New Roman" w:hAnsi="Times New Roman" w:cs="Times New Roman"/>
          </w:rPr>
          <w:delText>The system will continuously monitor orders for which stock has been blocked.</w:delText>
        </w:r>
      </w:del>
    </w:p>
    <w:p w14:paraId="6CFC5DBE" w14:textId="77777777" w:rsidR="008A0411" w:rsidRPr="000C54C6" w:rsidDel="00343D01" w:rsidRDefault="0026591D">
      <w:pPr>
        <w:widowControl/>
        <w:numPr>
          <w:ilvl w:val="0"/>
          <w:numId w:val="18"/>
        </w:numPr>
        <w:spacing w:beforeAutospacing="1" w:afterAutospacing="1"/>
        <w:jc w:val="both"/>
        <w:rPr>
          <w:del w:id="2714" w:author="User" w:date="2026-01-23T19:07:00Z"/>
          <w:rFonts w:ascii="Times New Roman" w:hAnsi="Times New Roman" w:cs="Times New Roman"/>
        </w:rPr>
      </w:pPr>
      <w:del w:id="2715" w:author="User" w:date="2026-01-23T19:07:00Z">
        <w:r w:rsidRPr="000C54C6" w:rsidDel="00343D01">
          <w:rPr>
            <w:rFonts w:ascii="Times New Roman" w:hAnsi="Times New Roman" w:cs="Times New Roman"/>
          </w:rPr>
          <w:delText xml:space="preserve">If the </w:delText>
        </w:r>
        <w:r w:rsidRPr="000C54C6" w:rsidDel="00343D01">
          <w:rPr>
            <w:rStyle w:val="Strong"/>
            <w:rFonts w:ascii="Times New Roman" w:hAnsi="Times New Roman" w:cs="Times New Roman"/>
            <w:b w:val="0"/>
            <w:bCs w:val="0"/>
          </w:rPr>
          <w:delText>time limit extension</w:delText>
        </w:r>
        <w:r w:rsidRPr="000C54C6" w:rsidDel="00343D01">
          <w:rPr>
            <w:rFonts w:ascii="Times New Roman" w:hAnsi="Times New Roman" w:cs="Times New Roman"/>
          </w:rPr>
          <w:delText xml:space="preserve"> for the order is reached without invoice generation, the system will </w:delText>
        </w:r>
        <w:r w:rsidRPr="000C54C6" w:rsidDel="00343D01">
          <w:rPr>
            <w:rStyle w:val="Strong"/>
            <w:rFonts w:ascii="Times New Roman" w:hAnsi="Times New Roman" w:cs="Times New Roman"/>
            <w:b w:val="0"/>
            <w:bCs w:val="0"/>
          </w:rPr>
          <w:delText>unblock the remaining blocked quantity</w:delText>
        </w:r>
        <w:r w:rsidRPr="000C54C6" w:rsidDel="00343D01">
          <w:rPr>
            <w:rFonts w:ascii="Times New Roman" w:hAnsi="Times New Roman" w:cs="Times New Roman"/>
          </w:rPr>
          <w:delText>.</w:delText>
        </w:r>
      </w:del>
    </w:p>
    <w:p w14:paraId="28A545D3" w14:textId="77777777" w:rsidR="008A0411" w:rsidRPr="000C54C6" w:rsidDel="00343D01" w:rsidRDefault="0026591D">
      <w:pPr>
        <w:widowControl/>
        <w:numPr>
          <w:ilvl w:val="0"/>
          <w:numId w:val="18"/>
        </w:numPr>
        <w:spacing w:beforeAutospacing="1" w:afterAutospacing="1"/>
        <w:jc w:val="both"/>
        <w:rPr>
          <w:del w:id="2716" w:author="User" w:date="2026-01-23T19:07:00Z"/>
          <w:rFonts w:ascii="Times New Roman" w:hAnsi="Times New Roman" w:cs="Times New Roman"/>
        </w:rPr>
      </w:pPr>
      <w:del w:id="2717" w:author="User" w:date="2026-01-23T19:07:00Z">
        <w:r w:rsidRPr="000C54C6" w:rsidDel="00343D01">
          <w:rPr>
            <w:rFonts w:ascii="Times New Roman" w:hAnsi="Times New Roman" w:cs="Times New Roman"/>
          </w:rPr>
          <w:delText xml:space="preserve">The </w:delText>
        </w:r>
        <w:r w:rsidRPr="000C54C6" w:rsidDel="00343D01">
          <w:rPr>
            <w:rStyle w:val="Strong"/>
            <w:rFonts w:ascii="Times New Roman" w:hAnsi="Times New Roman" w:cs="Times New Roman"/>
            <w:b w:val="0"/>
            <w:bCs w:val="0"/>
          </w:rPr>
          <w:delText>unblocking information</w:delText>
        </w:r>
        <w:r w:rsidRPr="000C54C6" w:rsidDel="00343D01">
          <w:rPr>
            <w:rFonts w:ascii="Times New Roman" w:hAnsi="Times New Roman" w:cs="Times New Roman"/>
          </w:rPr>
          <w:delText xml:space="preserve"> (Order ID, Product ID, Quantity) will then be </w:delText>
        </w:r>
        <w:r w:rsidRPr="000C54C6" w:rsidDel="00343D01">
          <w:rPr>
            <w:rStyle w:val="Strong"/>
            <w:rFonts w:ascii="Times New Roman" w:hAnsi="Times New Roman" w:cs="Times New Roman"/>
            <w:b w:val="0"/>
            <w:bCs w:val="0"/>
          </w:rPr>
          <w:delText>pushed to SAP</w:delText>
        </w:r>
        <w:r w:rsidRPr="000C54C6" w:rsidDel="00343D01">
          <w:rPr>
            <w:rFonts w:ascii="Times New Roman" w:hAnsi="Times New Roman" w:cs="Times New Roman"/>
          </w:rPr>
          <w:delText xml:space="preserve"> to keep both systems synchronized.</w:delText>
        </w:r>
      </w:del>
    </w:p>
    <w:p w14:paraId="6774769B" w14:textId="77777777" w:rsidR="008A0411" w:rsidRPr="000C54C6" w:rsidRDefault="0026591D">
      <w:pPr>
        <w:pStyle w:val="Heading3"/>
        <w:widowControl/>
        <w:numPr>
          <w:ilvl w:val="0"/>
          <w:numId w:val="11"/>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Automation</w:t>
      </w:r>
    </w:p>
    <w:p w14:paraId="79F71908" w14:textId="77777777" w:rsidR="008A0411" w:rsidRPr="000C54C6" w:rsidRDefault="0026591D">
      <w:pPr>
        <w:pStyle w:val="NormalWeb"/>
        <w:numPr>
          <w:ilvl w:val="0"/>
          <w:numId w:val="19"/>
        </w:numPr>
        <w:jc w:val="both"/>
        <w:rPr>
          <w:sz w:val="22"/>
          <w:szCs w:val="22"/>
        </w:rPr>
      </w:pPr>
      <w:r w:rsidRPr="000C54C6">
        <w:rPr>
          <w:rStyle w:val="Strong"/>
          <w:sz w:val="22"/>
          <w:szCs w:val="22"/>
        </w:rPr>
        <w:t>Real-Time Fetch Trigger:</w:t>
      </w:r>
      <w:r w:rsidRPr="000C54C6">
        <w:rPr>
          <w:sz w:val="22"/>
          <w:szCs w:val="22"/>
        </w:rPr>
        <w:t xml:space="preserve"> When Warehouse is selected, system automatically calls SAP API to fetch stock.</w:t>
      </w:r>
    </w:p>
    <w:p w14:paraId="17884A5C" w14:textId="31DBAB2A" w:rsidR="008A0411" w:rsidRPr="000C54C6" w:rsidRDefault="0026591D">
      <w:pPr>
        <w:pStyle w:val="NormalWeb"/>
        <w:numPr>
          <w:ilvl w:val="0"/>
          <w:numId w:val="19"/>
        </w:numPr>
        <w:jc w:val="both"/>
        <w:rPr>
          <w:sz w:val="22"/>
          <w:szCs w:val="22"/>
        </w:rPr>
      </w:pPr>
      <w:r w:rsidRPr="000C54C6">
        <w:rPr>
          <w:rStyle w:val="Strong"/>
          <w:sz w:val="22"/>
          <w:szCs w:val="22"/>
        </w:rPr>
        <w:t>Auto-Block Creation:</w:t>
      </w:r>
      <w:r w:rsidRPr="000C54C6">
        <w:rPr>
          <w:sz w:val="22"/>
          <w:szCs w:val="22"/>
        </w:rPr>
        <w:t xml:space="preserve"> On Order Confirmation</w:t>
      </w:r>
      <w:ins w:id="2718" w:author="User" w:date="2026-02-06T11:34:00Z">
        <w:r w:rsidR="0082548A">
          <w:rPr>
            <w:sz w:val="22"/>
            <w:szCs w:val="22"/>
          </w:rPr>
          <w:t xml:space="preserve"> and once pushed to SAP</w:t>
        </w:r>
      </w:ins>
      <w:r w:rsidRPr="000C54C6">
        <w:rPr>
          <w:sz w:val="22"/>
          <w:szCs w:val="22"/>
        </w:rPr>
        <w:t xml:space="preserve">, </w:t>
      </w:r>
      <w:del w:id="2719" w:author="User" w:date="2026-01-23T19:07:00Z">
        <w:r w:rsidRPr="000C54C6" w:rsidDel="00F541ED">
          <w:rPr>
            <w:sz w:val="22"/>
            <w:szCs w:val="22"/>
          </w:rPr>
          <w:delText xml:space="preserve">system </w:delText>
        </w:r>
      </w:del>
      <w:ins w:id="2720" w:author="User" w:date="2026-01-23T19:07:00Z">
        <w:r w:rsidR="00F541ED" w:rsidRPr="000C54C6">
          <w:rPr>
            <w:sz w:val="22"/>
            <w:szCs w:val="22"/>
          </w:rPr>
          <w:t xml:space="preserve">SAP </w:t>
        </w:r>
      </w:ins>
      <w:r w:rsidRPr="000C54C6">
        <w:rPr>
          <w:sz w:val="22"/>
          <w:szCs w:val="22"/>
        </w:rPr>
        <w:t xml:space="preserve">auto-blocks stock (Order ID, Product ID, Quantity) </w:t>
      </w:r>
      <w:del w:id="2721" w:author="User" w:date="2026-01-23T19:07:00Z">
        <w:r w:rsidRPr="000C54C6" w:rsidDel="00F541ED">
          <w:rPr>
            <w:sz w:val="22"/>
            <w:szCs w:val="22"/>
          </w:rPr>
          <w:delText>and pushes to SAP.</w:delText>
        </w:r>
      </w:del>
    </w:p>
    <w:p w14:paraId="62996809" w14:textId="15B0DCB4" w:rsidR="008A0411" w:rsidRPr="000C54C6" w:rsidDel="0082548A" w:rsidRDefault="0026591D">
      <w:pPr>
        <w:pStyle w:val="NormalWeb"/>
        <w:numPr>
          <w:ilvl w:val="0"/>
          <w:numId w:val="19"/>
        </w:numPr>
        <w:jc w:val="both"/>
        <w:rPr>
          <w:del w:id="2722" w:author="User" w:date="2026-02-06T11:33:00Z"/>
          <w:sz w:val="22"/>
          <w:szCs w:val="22"/>
        </w:rPr>
      </w:pPr>
      <w:del w:id="2723" w:author="User" w:date="2026-02-06T11:33:00Z">
        <w:r w:rsidRPr="000C54C6" w:rsidDel="0082548A">
          <w:rPr>
            <w:rStyle w:val="Strong"/>
            <w:sz w:val="22"/>
            <w:szCs w:val="22"/>
          </w:rPr>
          <w:delText>Auto-Unblock Process:</w:delText>
        </w:r>
        <w:r w:rsidRPr="000C54C6" w:rsidDel="0082548A">
          <w:rPr>
            <w:sz w:val="22"/>
            <w:szCs w:val="22"/>
          </w:rPr>
          <w:delText xml:space="preserve"> If invoice not generated within defined time limit, system unblocks quantity and updates SAP automatically</w:delText>
        </w:r>
      </w:del>
      <w:del w:id="2724" w:author="User" w:date="2026-01-23T19:08:00Z">
        <w:r w:rsidRPr="000C54C6" w:rsidDel="00B34DB0">
          <w:rPr>
            <w:sz w:val="22"/>
            <w:szCs w:val="22"/>
          </w:rPr>
          <w:delText>.</w:delText>
        </w:r>
      </w:del>
    </w:p>
    <w:p w14:paraId="32391F73" w14:textId="77777777" w:rsidR="008A0411" w:rsidRPr="000C54C6" w:rsidDel="00B34DB0" w:rsidRDefault="0026591D">
      <w:pPr>
        <w:pStyle w:val="NormalWeb"/>
        <w:numPr>
          <w:ilvl w:val="0"/>
          <w:numId w:val="19"/>
        </w:numPr>
        <w:jc w:val="both"/>
        <w:rPr>
          <w:del w:id="2725" w:author="User" w:date="2026-01-23T19:08:00Z"/>
          <w:sz w:val="22"/>
          <w:szCs w:val="22"/>
        </w:rPr>
      </w:pPr>
      <w:del w:id="2726" w:author="User" w:date="2026-01-23T19:08:00Z">
        <w:r w:rsidRPr="000C54C6" w:rsidDel="00B34DB0">
          <w:rPr>
            <w:rStyle w:val="Strong"/>
          </w:rPr>
          <w:delText>Invoice Sync:</w:delText>
        </w:r>
        <w:r w:rsidRPr="000C54C6" w:rsidDel="00B34DB0">
          <w:delText xml:space="preserve"> When invoice is created, Salesforce receives updated stock data from SAP, reflecting deducted quantity.</w:delText>
        </w:r>
      </w:del>
    </w:p>
    <w:p w14:paraId="5478541F" w14:textId="0250E7C3" w:rsidR="008A0411" w:rsidRPr="000C54C6" w:rsidRDefault="0026591D">
      <w:pPr>
        <w:pStyle w:val="NormalWeb"/>
        <w:numPr>
          <w:ilvl w:val="0"/>
          <w:numId w:val="19"/>
        </w:numPr>
        <w:jc w:val="both"/>
        <w:rPr>
          <w:sz w:val="22"/>
          <w:szCs w:val="22"/>
        </w:rPr>
      </w:pPr>
      <w:r w:rsidRPr="000C54C6">
        <w:rPr>
          <w:rStyle w:val="Strong"/>
          <w:sz w:val="22"/>
          <w:szCs w:val="22"/>
        </w:rPr>
        <w:t>UnBlocking Reminder:</w:t>
      </w:r>
      <w:r w:rsidRPr="000C54C6">
        <w:rPr>
          <w:sz w:val="22"/>
          <w:szCs w:val="22"/>
        </w:rPr>
        <w:t xml:space="preserve"> System will set the reminder notification of unblocking the orders</w:t>
      </w:r>
      <w:ins w:id="2727" w:author="User" w:date="2026-02-06T13:41:00Z">
        <w:r w:rsidR="00DF6E8A" w:rsidRPr="00DF6E8A">
          <w:rPr>
            <w:sz w:val="22"/>
            <w:szCs w:val="22"/>
          </w:rPr>
          <w:sym w:font="Wingdings" w:char="F0E0"/>
        </w:r>
      </w:ins>
      <w:del w:id="2728" w:author="User" w:date="2026-02-06T13:41:00Z">
        <w:r w:rsidRPr="000C54C6" w:rsidDel="00DF6E8A">
          <w:rPr>
            <w:sz w:val="22"/>
            <w:szCs w:val="22"/>
          </w:rPr>
          <w:delText>/ cart</w:delText>
        </w:r>
      </w:del>
      <w:ins w:id="2729" w:author="User" w:date="2026-02-06T11:34:00Z">
        <w:r w:rsidR="00E212BE">
          <w:rPr>
            <w:sz w:val="22"/>
            <w:szCs w:val="22"/>
          </w:rPr>
          <w:t xml:space="preserve"> </w:t>
        </w:r>
      </w:ins>
      <w:ins w:id="2730" w:author="User" w:date="2026-02-06T13:41:00Z">
        <w:r w:rsidR="00DF6E8A">
          <w:rPr>
            <w:rStyle w:val="CommentReference"/>
            <w:color w:val="000000" w:themeColor="text1"/>
            <w:sz w:val="22"/>
            <w:szCs w:val="22"/>
          </w:rPr>
          <w:t>r</w:t>
        </w:r>
      </w:ins>
      <w:del w:id="2731" w:author="User" w:date="2026-02-06T13:41:00Z">
        <w:r w:rsidR="00B22F1E" w:rsidRPr="000C54C6" w:rsidDel="00DF6E8A">
          <w:rPr>
            <w:rStyle w:val="CommentReference"/>
            <w:color w:val="000000" w:themeColor="text1"/>
            <w:sz w:val="22"/>
            <w:szCs w:val="22"/>
            <w:rPrChange w:id="2732" w:author="User" w:date="2026-02-02T18:38:00Z">
              <w:rPr>
                <w:rStyle w:val="CommentReference"/>
                <w:sz w:val="22"/>
                <w:szCs w:val="22"/>
              </w:rPr>
            </w:rPrChange>
          </w:rPr>
          <w:commentReference w:id="2733"/>
        </w:r>
      </w:del>
      <w:ins w:id="2734" w:author="User" w:date="2026-02-06T13:41:00Z">
        <w:r w:rsidR="00DF6E8A">
          <w:rPr>
            <w:sz w:val="22"/>
            <w:szCs w:val="22"/>
          </w:rPr>
          <w:t>eport will be provided notification cannot be</w:t>
        </w:r>
      </w:ins>
      <w:ins w:id="2735" w:author="User" w:date="2026-02-06T13:42:00Z">
        <w:r w:rsidR="00DF6E8A">
          <w:rPr>
            <w:sz w:val="22"/>
            <w:szCs w:val="22"/>
          </w:rPr>
          <w:t xml:space="preserve"> triggered</w:t>
        </w:r>
      </w:ins>
    </w:p>
    <w:p w14:paraId="273FFED5" w14:textId="77777777" w:rsidR="008A0411" w:rsidRPr="000C54C6" w:rsidRDefault="008A0411">
      <w:pPr>
        <w:widowControl/>
        <w:rPr>
          <w:rFonts w:ascii="Times New Roman" w:hAnsi="Times New Roman" w:cs="Times New Roman"/>
          <w:rPrChange w:id="2736" w:author="User" w:date="2026-02-02T18:38:00Z">
            <w:rPr/>
          </w:rPrChange>
        </w:rPr>
      </w:pPr>
    </w:p>
    <w:p w14:paraId="5D1FF57D" w14:textId="77777777" w:rsidR="008A0411" w:rsidRPr="000C54C6" w:rsidRDefault="0026591D">
      <w:pPr>
        <w:pStyle w:val="Heading3"/>
        <w:widowControl/>
        <w:numPr>
          <w:ilvl w:val="0"/>
          <w:numId w:val="11"/>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Logic</w:t>
      </w:r>
    </w:p>
    <w:p w14:paraId="2E199A86" w14:textId="77777777" w:rsidR="008A0411" w:rsidRPr="000C54C6" w:rsidRDefault="0026591D">
      <w:pPr>
        <w:pStyle w:val="NormalWeb"/>
        <w:numPr>
          <w:ilvl w:val="0"/>
          <w:numId w:val="20"/>
        </w:numPr>
        <w:rPr>
          <w:sz w:val="22"/>
          <w:szCs w:val="22"/>
        </w:rPr>
      </w:pPr>
      <w:r w:rsidRPr="000C54C6">
        <w:rPr>
          <w:sz w:val="22"/>
          <w:szCs w:val="22"/>
        </w:rPr>
        <w:t xml:space="preserve">Stock data is always </w:t>
      </w:r>
      <w:r w:rsidRPr="000C54C6">
        <w:rPr>
          <w:rStyle w:val="Strong"/>
          <w:b w:val="0"/>
          <w:bCs w:val="0"/>
          <w:sz w:val="22"/>
          <w:szCs w:val="22"/>
        </w:rPr>
        <w:t>fetched from SAP</w:t>
      </w:r>
      <w:r w:rsidRPr="000C54C6">
        <w:rPr>
          <w:sz w:val="22"/>
          <w:szCs w:val="22"/>
        </w:rPr>
        <w:t>, never stored locally.</w:t>
      </w:r>
    </w:p>
    <w:p w14:paraId="2749BF8D" w14:textId="77777777" w:rsidR="008A0411" w:rsidRPr="000C54C6" w:rsidDel="00B34DB0" w:rsidRDefault="0026591D">
      <w:pPr>
        <w:pStyle w:val="NormalWeb"/>
        <w:numPr>
          <w:ilvl w:val="0"/>
          <w:numId w:val="20"/>
        </w:numPr>
        <w:rPr>
          <w:del w:id="2737" w:author="User" w:date="2026-01-23T19:09:00Z"/>
          <w:sz w:val="22"/>
          <w:szCs w:val="22"/>
        </w:rPr>
      </w:pPr>
      <w:del w:id="2738" w:author="User" w:date="2026-01-23T19:09:00Z">
        <w:r w:rsidRPr="000C54C6" w:rsidDel="00B34DB0">
          <w:delText xml:space="preserve">Only one </w:delText>
        </w:r>
        <w:r w:rsidRPr="000C54C6" w:rsidDel="00B34DB0">
          <w:rPr>
            <w:rStyle w:val="Strong"/>
            <w:b w:val="0"/>
            <w:bCs w:val="0"/>
          </w:rPr>
          <w:delText>active blocked record per Order ID and Product ID</w:delText>
        </w:r>
        <w:r w:rsidRPr="000C54C6" w:rsidDel="00B34DB0">
          <w:delText>.</w:delText>
        </w:r>
      </w:del>
    </w:p>
    <w:p w14:paraId="534658E4" w14:textId="59A99311" w:rsidR="008A0411" w:rsidRPr="000C54C6" w:rsidRDefault="0026591D">
      <w:pPr>
        <w:pStyle w:val="NormalWeb"/>
        <w:numPr>
          <w:ilvl w:val="0"/>
          <w:numId w:val="20"/>
        </w:numPr>
        <w:rPr>
          <w:sz w:val="22"/>
          <w:szCs w:val="22"/>
        </w:rPr>
      </w:pPr>
      <w:r w:rsidRPr="000C54C6">
        <w:rPr>
          <w:rStyle w:val="Strong"/>
          <w:b w:val="0"/>
          <w:bCs w:val="0"/>
          <w:sz w:val="22"/>
          <w:szCs w:val="22"/>
        </w:rPr>
        <w:t>Factory selection</w:t>
      </w:r>
      <w:r w:rsidRPr="000C54C6">
        <w:rPr>
          <w:sz w:val="22"/>
          <w:szCs w:val="22"/>
        </w:rPr>
        <w:t xml:space="preserve"> by</w:t>
      </w:r>
      <w:ins w:id="2739" w:author="User" w:date="2026-01-23T08:44:00Z">
        <w:r w:rsidR="006E65E5" w:rsidRPr="000C54C6">
          <w:rPr>
            <w:sz w:val="22"/>
            <w:szCs w:val="22"/>
          </w:rPr>
          <w:t xml:space="preserve"> </w:t>
        </w:r>
      </w:ins>
      <w:r w:rsidRPr="000C54C6">
        <w:rPr>
          <w:sz w:val="22"/>
          <w:szCs w:val="22"/>
        </w:rPr>
        <w:t>passes blocking logic.</w:t>
      </w:r>
      <w:ins w:id="2740" w:author="User" w:date="2026-02-06T11:36:00Z">
        <w:r w:rsidR="00E212BE">
          <w:rPr>
            <w:sz w:val="22"/>
            <w:szCs w:val="22"/>
          </w:rPr>
          <w:t xml:space="preserve"> </w:t>
        </w:r>
      </w:ins>
    </w:p>
    <w:p w14:paraId="4CCD0668" w14:textId="77777777" w:rsidR="008A0411" w:rsidRPr="000C54C6" w:rsidDel="00B34DB0" w:rsidRDefault="0026591D">
      <w:pPr>
        <w:pStyle w:val="NormalWeb"/>
        <w:numPr>
          <w:ilvl w:val="0"/>
          <w:numId w:val="20"/>
        </w:numPr>
        <w:rPr>
          <w:del w:id="2741" w:author="User" w:date="2026-01-23T19:10:00Z"/>
          <w:sz w:val="22"/>
          <w:szCs w:val="22"/>
        </w:rPr>
      </w:pPr>
      <w:del w:id="2742" w:author="User" w:date="2026-01-23T19:10:00Z">
        <w:r w:rsidRPr="000C54C6" w:rsidDel="00B34DB0">
          <w:delText>Blocked quantity reduces automatically once invoice is created.</w:delText>
        </w:r>
      </w:del>
    </w:p>
    <w:p w14:paraId="707BACFA" w14:textId="1658B4EF" w:rsidR="008A0411" w:rsidRPr="000C54C6" w:rsidDel="00E212BE" w:rsidRDefault="0026591D">
      <w:pPr>
        <w:pStyle w:val="NormalWeb"/>
        <w:numPr>
          <w:ilvl w:val="0"/>
          <w:numId w:val="20"/>
        </w:numPr>
        <w:rPr>
          <w:del w:id="2743" w:author="User" w:date="2026-02-06T11:37:00Z"/>
          <w:sz w:val="22"/>
          <w:szCs w:val="22"/>
        </w:rPr>
      </w:pPr>
      <w:del w:id="2744" w:author="User" w:date="2026-02-06T11:37:00Z">
        <w:r w:rsidRPr="000C54C6" w:rsidDel="00E212BE">
          <w:rPr>
            <w:sz w:val="22"/>
            <w:szCs w:val="22"/>
          </w:rPr>
          <w:delText>Time-triggered logic runs to check and unblock expired blocks.</w:delText>
        </w:r>
      </w:del>
    </w:p>
    <w:p w14:paraId="53A7F3EC" w14:textId="77777777" w:rsidR="008A0411" w:rsidRPr="000C54C6" w:rsidRDefault="0026591D">
      <w:pPr>
        <w:pStyle w:val="NormalWeb"/>
        <w:numPr>
          <w:ilvl w:val="0"/>
          <w:numId w:val="20"/>
        </w:numPr>
        <w:rPr>
          <w:sz w:val="22"/>
          <w:szCs w:val="22"/>
        </w:rPr>
      </w:pPr>
      <w:r w:rsidRPr="000C54C6">
        <w:rPr>
          <w:sz w:val="22"/>
          <w:szCs w:val="22"/>
        </w:rPr>
        <w:t xml:space="preserve">SAP acts as the </w:t>
      </w:r>
      <w:r w:rsidRPr="000C54C6">
        <w:rPr>
          <w:rStyle w:val="Strong"/>
          <w:b w:val="0"/>
          <w:bCs w:val="0"/>
          <w:sz w:val="22"/>
          <w:szCs w:val="22"/>
        </w:rPr>
        <w:t>master record system</w:t>
      </w:r>
      <w:r w:rsidRPr="000C54C6">
        <w:rPr>
          <w:sz w:val="22"/>
          <w:szCs w:val="22"/>
        </w:rPr>
        <w:t xml:space="preserve">, Salesforce as the </w:t>
      </w:r>
      <w:r w:rsidRPr="000C54C6">
        <w:rPr>
          <w:rStyle w:val="Strong"/>
          <w:b w:val="0"/>
          <w:bCs w:val="0"/>
          <w:sz w:val="22"/>
          <w:szCs w:val="22"/>
        </w:rPr>
        <w:t>transactional interface</w:t>
      </w:r>
      <w:r w:rsidRPr="000C54C6">
        <w:rPr>
          <w:sz w:val="22"/>
          <w:szCs w:val="22"/>
        </w:rPr>
        <w:t>.</w:t>
      </w:r>
      <w:ins w:id="2745" w:author="User" w:date="2025-12-09T13:55:00Z">
        <w:r w:rsidR="00F605EC" w:rsidRPr="000C54C6">
          <w:rPr>
            <w:color w:val="EE0000"/>
          </w:rPr>
          <w:br/>
        </w:r>
        <w:r w:rsidR="00F605EC" w:rsidRPr="000C54C6">
          <w:rPr>
            <w:color w:val="EE0000"/>
          </w:rPr>
          <w:br/>
        </w:r>
      </w:ins>
    </w:p>
    <w:p w14:paraId="6D457D5F" w14:textId="77777777" w:rsidR="008A0411" w:rsidRPr="000C54C6" w:rsidRDefault="0026591D">
      <w:pPr>
        <w:pStyle w:val="Heading3"/>
        <w:widowControl/>
        <w:numPr>
          <w:ilvl w:val="0"/>
          <w:numId w:val="11"/>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Validations</w:t>
      </w:r>
    </w:p>
    <w:p w14:paraId="1DE7A125" w14:textId="77777777" w:rsidR="008A0411" w:rsidRPr="000C54C6" w:rsidRDefault="0026591D">
      <w:pPr>
        <w:pStyle w:val="NormalWeb"/>
        <w:numPr>
          <w:ilvl w:val="0"/>
          <w:numId w:val="21"/>
        </w:numPr>
        <w:rPr>
          <w:sz w:val="22"/>
          <w:szCs w:val="22"/>
        </w:rPr>
      </w:pPr>
      <w:r w:rsidRPr="000C54C6">
        <w:rPr>
          <w:rStyle w:val="Strong"/>
          <w:b w:val="0"/>
          <w:bCs w:val="0"/>
          <w:sz w:val="22"/>
          <w:szCs w:val="22"/>
        </w:rPr>
        <w:t>Warehouse Name, Product ID, Quantity, and Order ID</w:t>
      </w:r>
      <w:r w:rsidRPr="000C54C6">
        <w:rPr>
          <w:sz w:val="22"/>
          <w:szCs w:val="22"/>
        </w:rPr>
        <w:t xml:space="preserve"> are mandatory fields.</w:t>
      </w:r>
    </w:p>
    <w:p w14:paraId="5A1DD731" w14:textId="77777777" w:rsidR="008A0411" w:rsidRPr="000C54C6" w:rsidRDefault="0026591D">
      <w:pPr>
        <w:pStyle w:val="NormalWeb"/>
        <w:numPr>
          <w:ilvl w:val="0"/>
          <w:numId w:val="21"/>
        </w:numPr>
        <w:rPr>
          <w:sz w:val="22"/>
          <w:szCs w:val="22"/>
        </w:rPr>
      </w:pPr>
      <w:r w:rsidRPr="000C54C6">
        <w:rPr>
          <w:sz w:val="22"/>
          <w:szCs w:val="22"/>
        </w:rPr>
        <w:t xml:space="preserve">Stock can only be blocked if </w:t>
      </w:r>
      <w:r w:rsidRPr="000C54C6">
        <w:rPr>
          <w:rStyle w:val="Strong"/>
          <w:b w:val="0"/>
          <w:bCs w:val="0"/>
          <w:sz w:val="22"/>
          <w:szCs w:val="22"/>
        </w:rPr>
        <w:t>Warehouse Name</w:t>
      </w:r>
      <w:r w:rsidRPr="000C54C6">
        <w:rPr>
          <w:sz w:val="22"/>
          <w:szCs w:val="22"/>
        </w:rPr>
        <w:t xml:space="preserve"> is selected.</w:t>
      </w:r>
    </w:p>
    <w:p w14:paraId="45D548F8" w14:textId="14CFC82E" w:rsidR="008A0411" w:rsidRPr="000C54C6" w:rsidRDefault="0026591D">
      <w:pPr>
        <w:pStyle w:val="NormalWeb"/>
        <w:numPr>
          <w:ilvl w:val="0"/>
          <w:numId w:val="21"/>
        </w:numPr>
        <w:rPr>
          <w:sz w:val="22"/>
          <w:szCs w:val="22"/>
        </w:rPr>
      </w:pPr>
      <w:r w:rsidRPr="000C54C6">
        <w:rPr>
          <w:sz w:val="22"/>
          <w:szCs w:val="22"/>
        </w:rPr>
        <w:t>Admin will be able to put the Maximum blocked days</w:t>
      </w:r>
      <w:ins w:id="2746" w:author="User" w:date="2026-02-06T11:38:00Z">
        <w:r w:rsidR="00E212BE">
          <w:rPr>
            <w:sz w:val="22"/>
            <w:szCs w:val="22"/>
          </w:rPr>
          <w:t xml:space="preserve">  </w:t>
        </w:r>
      </w:ins>
    </w:p>
    <w:p w14:paraId="225D2797" w14:textId="77777777" w:rsidR="008A0411" w:rsidRDefault="0026591D">
      <w:pPr>
        <w:pStyle w:val="NormalWeb"/>
        <w:numPr>
          <w:ilvl w:val="0"/>
          <w:numId w:val="21"/>
        </w:numPr>
        <w:rPr>
          <w:ins w:id="2747" w:author="User" w:date="2026-02-06T11:38:00Z"/>
          <w:sz w:val="22"/>
          <w:szCs w:val="22"/>
        </w:rPr>
      </w:pPr>
      <w:r w:rsidRPr="000C54C6">
        <w:rPr>
          <w:sz w:val="22"/>
          <w:szCs w:val="22"/>
        </w:rPr>
        <w:t>Quantity field cannot exceed available stock fetched from SAP.</w:t>
      </w:r>
    </w:p>
    <w:p w14:paraId="090F1100" w14:textId="77777777" w:rsidR="00E212BE" w:rsidRPr="000C54C6" w:rsidRDefault="00E212BE" w:rsidP="00E212BE">
      <w:pPr>
        <w:pStyle w:val="NormalWeb"/>
        <w:tabs>
          <w:tab w:val="left" w:pos="420"/>
        </w:tabs>
        <w:ind w:left="420"/>
        <w:rPr>
          <w:sz w:val="22"/>
          <w:szCs w:val="22"/>
        </w:rPr>
        <w:pPrChange w:id="2748" w:author="User" w:date="2026-02-06T11:38:00Z">
          <w:pPr>
            <w:pStyle w:val="NormalWeb"/>
            <w:numPr>
              <w:numId w:val="21"/>
            </w:numPr>
            <w:tabs>
              <w:tab w:val="left" w:pos="420"/>
            </w:tabs>
            <w:ind w:left="420" w:hanging="420"/>
          </w:pPr>
        </w:pPrChange>
      </w:pPr>
    </w:p>
    <w:p w14:paraId="6AC488FF" w14:textId="305D5EEA" w:rsidR="008A0411" w:rsidRPr="000C54C6" w:rsidDel="00E212BE" w:rsidRDefault="0026591D">
      <w:pPr>
        <w:pStyle w:val="NormalWeb"/>
        <w:numPr>
          <w:ilvl w:val="0"/>
          <w:numId w:val="21"/>
        </w:numPr>
        <w:rPr>
          <w:del w:id="2749" w:author="User" w:date="2026-02-06T11:38:00Z"/>
          <w:sz w:val="22"/>
          <w:szCs w:val="22"/>
        </w:rPr>
      </w:pPr>
      <w:del w:id="2750" w:author="User" w:date="2026-02-06T11:38:00Z">
        <w:r w:rsidRPr="000C54C6" w:rsidDel="00E212BE">
          <w:rPr>
            <w:sz w:val="22"/>
            <w:szCs w:val="22"/>
          </w:rPr>
          <w:delText xml:space="preserve">Time limit validation must exist before unblocking trigger executes. </w:delText>
        </w:r>
      </w:del>
    </w:p>
    <w:p w14:paraId="10C880DF" w14:textId="77777777" w:rsidR="008A0411" w:rsidRPr="000C54C6" w:rsidDel="00B34DB0" w:rsidRDefault="0026591D">
      <w:pPr>
        <w:pStyle w:val="Heading3"/>
        <w:widowControl/>
        <w:numPr>
          <w:ilvl w:val="0"/>
          <w:numId w:val="11"/>
        </w:numPr>
        <w:ind w:left="359"/>
        <w:rPr>
          <w:del w:id="2751" w:author="User" w:date="2026-01-23T19:11:00Z"/>
          <w:rFonts w:ascii="Times New Roman" w:hAnsi="Times New Roman" w:cs="Times New Roman"/>
          <w:color w:val="44546A" w:themeColor="text2"/>
        </w:rPr>
      </w:pPr>
      <w:del w:id="2752" w:author="User" w:date="2026-01-23T19:11:00Z">
        <w:r w:rsidRPr="000C54C6" w:rsidDel="00B34DB0">
          <w:rPr>
            <w:rStyle w:val="Strong"/>
            <w:rFonts w:ascii="Times New Roman" w:hAnsi="Times New Roman" w:cs="Times New Roman"/>
            <w:color w:val="44546A" w:themeColor="text2"/>
          </w:rPr>
          <w:delText>Approvals</w:delText>
        </w:r>
      </w:del>
    </w:p>
    <w:p w14:paraId="7704A394" w14:textId="77777777" w:rsidR="008A0411" w:rsidRPr="000C54C6" w:rsidDel="00B34DB0" w:rsidRDefault="0026591D">
      <w:pPr>
        <w:pStyle w:val="NormalWeb"/>
        <w:numPr>
          <w:ilvl w:val="0"/>
          <w:numId w:val="21"/>
        </w:numPr>
        <w:rPr>
          <w:del w:id="2753" w:author="User" w:date="2026-01-23T19:11:00Z"/>
          <w:color w:val="FF0000"/>
          <w:rPrChange w:id="2754" w:author="User" w:date="2026-02-02T18:38:00Z">
            <w:rPr>
              <w:del w:id="2755" w:author="User" w:date="2026-01-23T19:11:00Z"/>
              <w:rStyle w:val="Strong"/>
              <w:rFonts w:asciiTheme="minorHAnsi" w:eastAsiaTheme="minorEastAsia" w:hAnsiTheme="minorHAnsi" w:cstheme="minorBidi"/>
              <w:b w:val="0"/>
              <w:bCs w:val="0"/>
              <w:sz w:val="22"/>
              <w:szCs w:val="22"/>
              <w:lang w:eastAsia="en-US"/>
            </w:rPr>
          </w:rPrChange>
        </w:rPr>
        <w:pPrChange w:id="2756" w:author="User" w:date="2026-01-23T13:49:00Z">
          <w:pPr>
            <w:pStyle w:val="NormalWeb"/>
          </w:pPr>
        </w:pPrChange>
      </w:pPr>
      <w:del w:id="2757" w:author="User" w:date="2026-01-23T19:11:00Z">
        <w:r w:rsidRPr="000C54C6" w:rsidDel="00B34DB0">
          <w:rPr>
            <w:color w:val="FF0000"/>
            <w:rPrChange w:id="2758" w:author="User" w:date="2026-02-02T18:38:00Z">
              <w:rPr>
                <w:rStyle w:val="Strong"/>
                <w:rFonts w:asciiTheme="minorHAnsi" w:eastAsiaTheme="minorEastAsia" w:hAnsiTheme="minorHAnsi" w:cstheme="minorBidi"/>
                <w:b w:val="0"/>
                <w:bCs w:val="0"/>
              </w:rPr>
            </w:rPrChange>
          </w:rPr>
          <w:delText>Before pushing the blocking status to SAP. Approval is required on SFDC if advance is not made for the sales order.</w:delText>
        </w:r>
      </w:del>
    </w:p>
    <w:p w14:paraId="08046A4B" w14:textId="77777777" w:rsidR="008A0411" w:rsidRPr="000C54C6" w:rsidDel="00B34DB0" w:rsidRDefault="0026591D">
      <w:pPr>
        <w:pStyle w:val="NormalWeb"/>
        <w:numPr>
          <w:ilvl w:val="0"/>
          <w:numId w:val="21"/>
        </w:numPr>
        <w:rPr>
          <w:del w:id="2759" w:author="User" w:date="2026-01-23T19:11:00Z"/>
          <w:color w:val="FF0000"/>
          <w:sz w:val="22"/>
          <w:szCs w:val="22"/>
          <w:rPrChange w:id="2760" w:author="User" w:date="2026-02-02T18:38:00Z">
            <w:rPr>
              <w:del w:id="2761" w:author="User" w:date="2026-01-23T19:11:00Z"/>
              <w:sz w:val="22"/>
              <w:szCs w:val="22"/>
            </w:rPr>
          </w:rPrChange>
        </w:rPr>
        <w:pPrChange w:id="2762" w:author="User" w:date="2026-01-23T13:49:00Z">
          <w:pPr>
            <w:pStyle w:val="NormalWeb"/>
          </w:pPr>
        </w:pPrChange>
      </w:pPr>
      <w:del w:id="2763" w:author="User" w:date="2026-01-23T19:11:00Z">
        <w:r w:rsidRPr="000C54C6" w:rsidDel="00B34DB0">
          <w:rPr>
            <w:color w:val="FF0000"/>
            <w:rPrChange w:id="2764" w:author="User" w:date="2026-02-02T18:38:00Z">
              <w:rPr>
                <w:rStyle w:val="Strong"/>
                <w:b w:val="0"/>
                <w:bCs w:val="0"/>
              </w:rPr>
            </w:rPrChange>
          </w:rPr>
          <w:delText>Manager approval may be required</w:delText>
        </w:r>
        <w:r w:rsidRPr="000C54C6" w:rsidDel="00B34DB0">
          <w:rPr>
            <w:color w:val="FF0000"/>
            <w:rPrChange w:id="2765" w:author="User" w:date="2026-02-02T18:38:00Z">
              <w:rPr/>
            </w:rPrChange>
          </w:rPr>
          <w:delText xml:space="preserve"> for manual unblocking or exceptions if system auto-unblock fails.</w:delText>
        </w:r>
      </w:del>
    </w:p>
    <w:p w14:paraId="2C6E66BC" w14:textId="77777777" w:rsidR="008A0411" w:rsidRPr="000C54C6" w:rsidRDefault="0026591D">
      <w:pPr>
        <w:pStyle w:val="Heading3"/>
        <w:widowControl/>
        <w:numPr>
          <w:ilvl w:val="0"/>
          <w:numId w:val="11"/>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Integration</w:t>
      </w:r>
    </w:p>
    <w:p w14:paraId="22680993" w14:textId="77777777" w:rsidR="008A0411" w:rsidRPr="000C54C6" w:rsidRDefault="0026591D" w:rsidP="008E70C9">
      <w:pPr>
        <w:pStyle w:val="NormalWeb"/>
        <w:tabs>
          <w:tab w:val="left" w:pos="425"/>
        </w:tabs>
        <w:rPr>
          <w:sz w:val="22"/>
          <w:szCs w:val="22"/>
        </w:rPr>
        <w:pPrChange w:id="2766" w:author="User" w:date="2026-02-06T13:45:00Z">
          <w:pPr>
            <w:pStyle w:val="NormalWeb"/>
            <w:numPr>
              <w:numId w:val="22"/>
            </w:numPr>
            <w:ind w:left="420" w:hanging="420"/>
          </w:pPr>
        </w:pPrChange>
      </w:pPr>
      <w:r w:rsidRPr="000C54C6">
        <w:rPr>
          <w:rStyle w:val="Strong"/>
          <w:sz w:val="22"/>
          <w:szCs w:val="22"/>
        </w:rPr>
        <w:t>SAP Integration:</w:t>
      </w:r>
    </w:p>
    <w:p w14:paraId="0C4406A0" w14:textId="31D88FFF" w:rsidR="008A0411" w:rsidRPr="000C54C6" w:rsidRDefault="0026591D">
      <w:pPr>
        <w:pStyle w:val="NormalWeb"/>
        <w:numPr>
          <w:ilvl w:val="0"/>
          <w:numId w:val="23"/>
        </w:numPr>
        <w:rPr>
          <w:sz w:val="22"/>
          <w:szCs w:val="22"/>
        </w:rPr>
      </w:pPr>
      <w:r w:rsidRPr="000C54C6">
        <w:rPr>
          <w:sz w:val="22"/>
          <w:szCs w:val="22"/>
        </w:rPr>
        <w:t xml:space="preserve">Real-time integration for stock fetch, block, </w:t>
      </w:r>
      <w:del w:id="2767" w:author="User" w:date="2026-02-06T11:39:00Z">
        <w:r w:rsidRPr="000C54C6" w:rsidDel="00E212BE">
          <w:rPr>
            <w:sz w:val="22"/>
            <w:szCs w:val="22"/>
          </w:rPr>
          <w:delText>and unblock.</w:delText>
        </w:r>
      </w:del>
    </w:p>
    <w:p w14:paraId="28BEE0C6" w14:textId="77777777" w:rsidR="008A0411" w:rsidRPr="000C54C6" w:rsidRDefault="0026591D">
      <w:pPr>
        <w:pStyle w:val="NormalWeb"/>
        <w:numPr>
          <w:ilvl w:val="0"/>
          <w:numId w:val="23"/>
        </w:numPr>
        <w:rPr>
          <w:sz w:val="22"/>
          <w:szCs w:val="22"/>
        </w:rPr>
      </w:pPr>
      <w:r w:rsidRPr="000C54C6">
        <w:rPr>
          <w:sz w:val="22"/>
          <w:szCs w:val="22"/>
        </w:rPr>
        <w:t xml:space="preserve">SAP provides current available stock, blocked stock, and updated values after invoice creation. </w:t>
      </w:r>
    </w:p>
    <w:p w14:paraId="3DC1CBB2" w14:textId="77777777" w:rsidR="008A0411" w:rsidRPr="000C54C6" w:rsidRDefault="0026591D">
      <w:pPr>
        <w:pStyle w:val="NormalWeb"/>
        <w:numPr>
          <w:ilvl w:val="0"/>
          <w:numId w:val="23"/>
        </w:numPr>
        <w:rPr>
          <w:sz w:val="22"/>
          <w:szCs w:val="22"/>
        </w:rPr>
      </w:pPr>
      <w:r w:rsidRPr="000C54C6">
        <w:rPr>
          <w:sz w:val="22"/>
          <w:szCs w:val="22"/>
        </w:rPr>
        <w:t>Sales force provides blocked quantity to SAP.</w:t>
      </w:r>
    </w:p>
    <w:p w14:paraId="4EB0353E" w14:textId="1B1B5C02" w:rsidR="008A0411" w:rsidRPr="000C54C6" w:rsidRDefault="0026591D">
      <w:pPr>
        <w:pStyle w:val="NormalWeb"/>
        <w:numPr>
          <w:ilvl w:val="0"/>
          <w:numId w:val="23"/>
        </w:numPr>
        <w:rPr>
          <w:sz w:val="22"/>
          <w:szCs w:val="22"/>
        </w:rPr>
      </w:pPr>
      <w:r w:rsidRPr="000C54C6">
        <w:rPr>
          <w:sz w:val="22"/>
          <w:szCs w:val="22"/>
        </w:rPr>
        <w:t xml:space="preserve">All </w:t>
      </w:r>
      <w:del w:id="2768" w:author="User" w:date="2026-02-06T11:39:00Z">
        <w:r w:rsidRPr="000C54C6" w:rsidDel="00E212BE">
          <w:rPr>
            <w:sz w:val="22"/>
            <w:szCs w:val="22"/>
          </w:rPr>
          <w:delText>unblocking or</w:delText>
        </w:r>
      </w:del>
      <w:r w:rsidRPr="000C54C6">
        <w:rPr>
          <w:sz w:val="22"/>
          <w:szCs w:val="22"/>
        </w:rPr>
        <w:t xml:space="preserve"> blocking actions are logged via API.</w:t>
      </w:r>
    </w:p>
    <w:p w14:paraId="58F77399" w14:textId="77777777" w:rsidR="008A0411" w:rsidRPr="000C54C6" w:rsidRDefault="0026591D">
      <w:pPr>
        <w:pStyle w:val="NormalWeb"/>
        <w:numPr>
          <w:ilvl w:val="0"/>
          <w:numId w:val="23"/>
        </w:numPr>
      </w:pPr>
      <w:r w:rsidRPr="000C54C6">
        <w:rPr>
          <w:sz w:val="22"/>
          <w:szCs w:val="22"/>
        </w:rPr>
        <w:t>In case of API format or sync issues, SAP team will update integration structure.</w:t>
      </w:r>
    </w:p>
    <w:p w14:paraId="281A99E3" w14:textId="77777777" w:rsidR="008A0411" w:rsidRPr="000C54C6" w:rsidRDefault="0026591D">
      <w:pPr>
        <w:pStyle w:val="Heading3"/>
        <w:widowControl/>
        <w:numPr>
          <w:ilvl w:val="0"/>
          <w:numId w:val="11"/>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Access Control</w:t>
      </w:r>
    </w:p>
    <w:p w14:paraId="1F8E631F" w14:textId="77777777" w:rsidR="008A0411" w:rsidRPr="000C54C6" w:rsidRDefault="0026591D">
      <w:pPr>
        <w:pStyle w:val="NormalWeb"/>
        <w:numPr>
          <w:ilvl w:val="0"/>
          <w:numId w:val="23"/>
        </w:numPr>
        <w:rPr>
          <w:sz w:val="22"/>
          <w:szCs w:val="22"/>
          <w:rPrChange w:id="2769" w:author="User" w:date="2026-02-02T18:38:00Z">
            <w:rPr/>
          </w:rPrChange>
        </w:rPr>
      </w:pPr>
      <w:r w:rsidRPr="000C54C6">
        <w:rPr>
          <w:sz w:val="22"/>
          <w:szCs w:val="22"/>
          <w:rPrChange w:id="2770" w:author="User" w:date="2026-02-02T18:38:00Z">
            <w:rPr>
              <w:rStyle w:val="Strong"/>
            </w:rPr>
          </w:rPrChange>
        </w:rPr>
        <w:t>Sales Executives:</w:t>
      </w:r>
      <w:ins w:id="2771" w:author="User" w:date="2025-12-09T13:55:00Z">
        <w:r w:rsidR="000C310E" w:rsidRPr="000C54C6">
          <w:rPr>
            <w:sz w:val="22"/>
            <w:szCs w:val="22"/>
            <w:rPrChange w:id="2772" w:author="User" w:date="2026-02-02T18:38:00Z">
              <w:rPr>
                <w:rStyle w:val="Strong"/>
              </w:rPr>
            </w:rPrChange>
          </w:rPr>
          <w:t xml:space="preserve"> </w:t>
        </w:r>
      </w:ins>
      <w:r w:rsidRPr="000C54C6">
        <w:rPr>
          <w:sz w:val="22"/>
          <w:szCs w:val="22"/>
          <w:rPrChange w:id="2773" w:author="User" w:date="2026-02-02T18:38:00Z">
            <w:rPr/>
          </w:rPrChange>
        </w:rPr>
        <w:t>Can fetch stock, confirm orders, and initiate stock blocking.</w:t>
      </w:r>
    </w:p>
    <w:p w14:paraId="347D64F1" w14:textId="77777777" w:rsidR="008A0411" w:rsidRPr="000C54C6" w:rsidRDefault="0026591D">
      <w:pPr>
        <w:pStyle w:val="NormalWeb"/>
        <w:numPr>
          <w:ilvl w:val="0"/>
          <w:numId w:val="23"/>
        </w:numPr>
        <w:rPr>
          <w:sz w:val="22"/>
          <w:szCs w:val="22"/>
          <w:rPrChange w:id="2774" w:author="User" w:date="2026-02-02T18:38:00Z">
            <w:rPr/>
          </w:rPrChange>
        </w:rPr>
        <w:pPrChange w:id="2775" w:author="User" w:date="2026-01-23T19:18:00Z">
          <w:pPr>
            <w:pStyle w:val="NormalWeb"/>
            <w:tabs>
              <w:tab w:val="left" w:pos="420"/>
            </w:tabs>
            <w:ind w:left="420"/>
          </w:pPr>
        </w:pPrChange>
      </w:pPr>
      <w:r w:rsidRPr="000C54C6">
        <w:rPr>
          <w:sz w:val="22"/>
          <w:szCs w:val="22"/>
          <w:rPrChange w:id="2776" w:author="User" w:date="2026-02-02T18:38:00Z">
            <w:rPr/>
          </w:rPrChange>
        </w:rPr>
        <w:t>It should be user defined (</w:t>
      </w:r>
      <w:del w:id="2777" w:author="User" w:date="2025-12-09T13:55:00Z">
        <w:r w:rsidR="00A87EC9" w:rsidRPr="000C54C6">
          <w:rPr>
            <w:sz w:val="22"/>
            <w:szCs w:val="22"/>
            <w:rPrChange w:id="2778" w:author="User" w:date="2026-02-02T18:38:00Z">
              <w:rPr/>
            </w:rPrChange>
          </w:rPr>
          <w:delText xml:space="preserve"> </w:delText>
        </w:r>
      </w:del>
      <w:r w:rsidRPr="000C54C6">
        <w:rPr>
          <w:sz w:val="22"/>
          <w:szCs w:val="22"/>
          <w:rPrChange w:id="2779" w:author="User" w:date="2026-02-02T18:38:00Z">
            <w:rPr/>
          </w:rPrChange>
        </w:rPr>
        <w:t>Coordinators</w:t>
      </w:r>
      <w:del w:id="2780" w:author="User" w:date="2025-12-09T13:55:00Z">
        <w:r w:rsidR="00A87EC9" w:rsidRPr="000C54C6">
          <w:rPr>
            <w:sz w:val="22"/>
            <w:szCs w:val="22"/>
            <w:rPrChange w:id="2781" w:author="User" w:date="2026-02-02T18:38:00Z">
              <w:rPr/>
            </w:rPrChange>
          </w:rPr>
          <w:delText xml:space="preserve"> </w:delText>
        </w:r>
      </w:del>
      <w:r w:rsidRPr="000C54C6">
        <w:rPr>
          <w:sz w:val="22"/>
          <w:szCs w:val="22"/>
          <w:rPrChange w:id="2782" w:author="User" w:date="2026-02-02T18:38:00Z">
            <w:rPr/>
          </w:rPrChange>
        </w:rPr>
        <w:t>)</w:t>
      </w:r>
    </w:p>
    <w:p w14:paraId="499652BC" w14:textId="77777777" w:rsidR="008A0411" w:rsidRPr="000C54C6" w:rsidDel="00B34DB0" w:rsidRDefault="0026591D">
      <w:pPr>
        <w:pStyle w:val="NormalWeb"/>
        <w:numPr>
          <w:ilvl w:val="0"/>
          <w:numId w:val="23"/>
        </w:numPr>
        <w:rPr>
          <w:del w:id="2783" w:author="User" w:date="2026-01-23T19:12:00Z"/>
          <w:sz w:val="22"/>
          <w:szCs w:val="22"/>
          <w:rPrChange w:id="2784" w:author="User" w:date="2026-02-02T18:38:00Z">
            <w:rPr>
              <w:del w:id="2785" w:author="User" w:date="2026-01-23T19:12:00Z"/>
            </w:rPr>
          </w:rPrChange>
        </w:rPr>
      </w:pPr>
      <w:del w:id="2786" w:author="User" w:date="2026-01-23T19:12:00Z">
        <w:r w:rsidRPr="000C54C6" w:rsidDel="00B34DB0">
          <w:rPr>
            <w:sz w:val="22"/>
            <w:szCs w:val="22"/>
            <w:rPrChange w:id="2787" w:author="User" w:date="2026-02-02T18:38:00Z">
              <w:rPr>
                <w:rStyle w:val="Strong"/>
              </w:rPr>
            </w:rPrChange>
          </w:rPr>
          <w:delText>Managers / Admins:</w:delText>
        </w:r>
        <w:r w:rsidRPr="000C54C6" w:rsidDel="00B34DB0">
          <w:rPr>
            <w:sz w:val="22"/>
            <w:szCs w:val="22"/>
            <w:rPrChange w:id="2788" w:author="User" w:date="2026-02-02T18:38:00Z">
              <w:rPr/>
            </w:rPrChange>
          </w:rPr>
          <w:delText>Can view all stock data and unblock manually if required.</w:delText>
        </w:r>
      </w:del>
    </w:p>
    <w:p w14:paraId="26F0C054" w14:textId="77777777" w:rsidR="008A0411" w:rsidRPr="000C54C6" w:rsidRDefault="0026591D">
      <w:pPr>
        <w:pStyle w:val="NormalWeb"/>
        <w:numPr>
          <w:ilvl w:val="0"/>
          <w:numId w:val="23"/>
        </w:numPr>
        <w:rPr>
          <w:sz w:val="22"/>
          <w:szCs w:val="22"/>
          <w:rPrChange w:id="2789" w:author="User" w:date="2026-02-02T18:38:00Z">
            <w:rPr/>
          </w:rPrChange>
        </w:rPr>
      </w:pPr>
      <w:r w:rsidRPr="000C54C6">
        <w:rPr>
          <w:sz w:val="22"/>
          <w:szCs w:val="22"/>
          <w:rPrChange w:id="2790" w:author="User" w:date="2026-02-02T18:38:00Z">
            <w:rPr>
              <w:rStyle w:val="Strong"/>
            </w:rPr>
          </w:rPrChange>
        </w:rPr>
        <w:t>All Users:</w:t>
      </w:r>
      <w:ins w:id="2791" w:author="User" w:date="2025-12-09T13:55:00Z">
        <w:r w:rsidR="00B24F2B" w:rsidRPr="000C54C6">
          <w:rPr>
            <w:sz w:val="22"/>
            <w:szCs w:val="22"/>
            <w:rPrChange w:id="2792" w:author="User" w:date="2026-02-02T18:38:00Z">
              <w:rPr>
                <w:rStyle w:val="Strong"/>
              </w:rPr>
            </w:rPrChange>
          </w:rPr>
          <w:t xml:space="preserve"> </w:t>
        </w:r>
      </w:ins>
      <w:r w:rsidRPr="000C54C6">
        <w:rPr>
          <w:sz w:val="22"/>
          <w:szCs w:val="22"/>
          <w:rPrChange w:id="2793" w:author="User" w:date="2026-02-02T18:38:00Z">
            <w:rPr/>
          </w:rPrChange>
        </w:rPr>
        <w:t>Read-only access to stock view; no permission to edit or override SAP values.</w:t>
      </w:r>
    </w:p>
    <w:p w14:paraId="7D0F1BAC" w14:textId="77777777" w:rsidR="008A0411" w:rsidRPr="000C54C6" w:rsidRDefault="008A0411">
      <w:pPr>
        <w:widowControl/>
        <w:rPr>
          <w:rFonts w:ascii="Times New Roman" w:hAnsi="Times New Roman" w:cs="Times New Roman"/>
          <w:rPrChange w:id="2794" w:author="User" w:date="2026-02-02T18:38:00Z">
            <w:rPr/>
          </w:rPrChange>
        </w:rPr>
      </w:pPr>
    </w:p>
    <w:p w14:paraId="47A5886D" w14:textId="77777777" w:rsidR="008A0411" w:rsidRPr="000C54C6" w:rsidRDefault="0026591D">
      <w:pPr>
        <w:pStyle w:val="Heading3"/>
        <w:widowControl/>
        <w:numPr>
          <w:ilvl w:val="0"/>
          <w:numId w:val="11"/>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Acceptance Criteria</w:t>
      </w:r>
    </w:p>
    <w:p w14:paraId="346F89A7" w14:textId="77777777" w:rsidR="008A0411" w:rsidRPr="000C54C6" w:rsidRDefault="0026591D">
      <w:pPr>
        <w:pStyle w:val="NormalWeb"/>
        <w:numPr>
          <w:ilvl w:val="0"/>
          <w:numId w:val="24"/>
        </w:numPr>
      </w:pPr>
      <w:r w:rsidRPr="000C54C6">
        <w:t>System successfully fetches real-time stock from SAP by Warehouse.</w:t>
      </w:r>
    </w:p>
    <w:p w14:paraId="36008D28" w14:textId="77777777" w:rsidR="008A0411" w:rsidRPr="000C54C6" w:rsidRDefault="0026591D">
      <w:pPr>
        <w:pStyle w:val="NormalWeb"/>
        <w:numPr>
          <w:ilvl w:val="0"/>
          <w:numId w:val="24"/>
        </w:numPr>
      </w:pPr>
      <w:r w:rsidRPr="000C54C6">
        <w:t>Salesforce does not store any stock data permanently.</w:t>
      </w:r>
    </w:p>
    <w:p w14:paraId="4E3407EE" w14:textId="77777777" w:rsidR="008A0411" w:rsidRPr="000C54C6" w:rsidRDefault="0026591D">
      <w:pPr>
        <w:pStyle w:val="NormalWeb"/>
        <w:numPr>
          <w:ilvl w:val="0"/>
          <w:numId w:val="24"/>
        </w:numPr>
      </w:pPr>
      <w:r w:rsidRPr="000C54C6">
        <w:t>Stock blocking occurs only when Warehouse is selected.</w:t>
      </w:r>
    </w:p>
    <w:p w14:paraId="3D210B7B" w14:textId="77777777" w:rsidR="008A0411" w:rsidRPr="000C54C6" w:rsidRDefault="0026591D">
      <w:pPr>
        <w:pStyle w:val="NormalWeb"/>
        <w:numPr>
          <w:ilvl w:val="0"/>
          <w:numId w:val="24"/>
        </w:numPr>
      </w:pPr>
      <w:r w:rsidRPr="000C54C6">
        <w:t>No blocking occurs for Factory selection.</w:t>
      </w:r>
    </w:p>
    <w:p w14:paraId="37C2353E" w14:textId="77777777" w:rsidR="008A0411" w:rsidRPr="000C54C6" w:rsidRDefault="0026591D">
      <w:pPr>
        <w:pStyle w:val="NormalWeb"/>
        <w:numPr>
          <w:ilvl w:val="0"/>
          <w:numId w:val="24"/>
        </w:numPr>
      </w:pPr>
      <w:r w:rsidRPr="000C54C6">
        <w:t>Blocked stock successfully pushed to SAP with correct order and product mapping.</w:t>
      </w:r>
    </w:p>
    <w:p w14:paraId="308150E9" w14:textId="7CF56FE5" w:rsidR="008A0411" w:rsidRPr="000C54C6" w:rsidDel="00E212BE" w:rsidRDefault="0026591D">
      <w:pPr>
        <w:pStyle w:val="NormalWeb"/>
        <w:numPr>
          <w:ilvl w:val="0"/>
          <w:numId w:val="24"/>
        </w:numPr>
        <w:rPr>
          <w:del w:id="2795" w:author="User" w:date="2026-02-06T11:40:00Z"/>
        </w:rPr>
      </w:pPr>
      <w:del w:id="2796" w:author="User" w:date="2026-02-06T11:40:00Z">
        <w:r w:rsidRPr="000C54C6" w:rsidDel="00E212BE">
          <w:delText>Auto-unblock process functions correctly when invoice not created.</w:delText>
        </w:r>
      </w:del>
    </w:p>
    <w:p w14:paraId="6C09B5C3" w14:textId="562FF207" w:rsidR="008A0411" w:rsidRPr="000C54C6" w:rsidRDefault="0026591D">
      <w:pPr>
        <w:pStyle w:val="NormalWeb"/>
        <w:numPr>
          <w:ilvl w:val="0"/>
          <w:numId w:val="24"/>
        </w:numPr>
      </w:pPr>
      <w:r w:rsidRPr="000C54C6">
        <w:t>SAP updates blocked quantity upon invoice creation</w:t>
      </w:r>
      <w:ins w:id="2797" w:author="User" w:date="2026-02-06T11:40:00Z">
        <w:r w:rsidR="00E212BE">
          <w:t xml:space="preserve"> </w:t>
        </w:r>
        <w:r w:rsidR="00E212BE">
          <w:sym w:font="Wingdings" w:char="F0E0"/>
        </w:r>
        <w:r w:rsidR="00E212BE">
          <w:t xml:space="preserve"> out</w:t>
        </w:r>
      </w:ins>
      <w:ins w:id="2798" w:author="User" w:date="2026-02-06T11:41:00Z">
        <w:r w:rsidR="00E212BE">
          <w:t xml:space="preserve"> of salesforce</w:t>
        </w:r>
      </w:ins>
      <w:del w:id="2799" w:author="User" w:date="2026-02-06T11:40:00Z">
        <w:r w:rsidRPr="000C54C6" w:rsidDel="00E212BE">
          <w:delText>.</w:delText>
        </w:r>
      </w:del>
    </w:p>
    <w:p w14:paraId="4B8EDFBE" w14:textId="0864EB5C" w:rsidR="008A0411" w:rsidRPr="000C54C6" w:rsidRDefault="0026591D">
      <w:pPr>
        <w:pStyle w:val="NormalWeb"/>
        <w:numPr>
          <w:ilvl w:val="0"/>
          <w:numId w:val="24"/>
        </w:numPr>
      </w:pPr>
      <w:r w:rsidRPr="000C54C6">
        <w:t xml:space="preserve">Notifications trigger correctly for fetch, block, </w:t>
      </w:r>
      <w:del w:id="2800" w:author="User" w:date="2026-02-06T11:41:00Z">
        <w:r w:rsidRPr="000C54C6" w:rsidDel="00E212BE">
          <w:delText>unblock,</w:delText>
        </w:r>
      </w:del>
      <w:r w:rsidRPr="000C54C6">
        <w:t xml:space="preserve"> and invoice updates.</w:t>
      </w:r>
    </w:p>
    <w:p w14:paraId="432A5710" w14:textId="77777777" w:rsidR="008A0411" w:rsidRPr="000C54C6" w:rsidRDefault="0026591D">
      <w:pPr>
        <w:pStyle w:val="NormalWeb"/>
        <w:numPr>
          <w:ilvl w:val="0"/>
          <w:numId w:val="24"/>
        </w:numPr>
      </w:pPr>
      <w:r w:rsidRPr="000C54C6">
        <w:t>No manual stock creation or update possible within Salesforce.</w:t>
      </w:r>
    </w:p>
    <w:p w14:paraId="4A5ACEE3" w14:textId="77777777" w:rsidR="008A0411" w:rsidRDefault="0026591D">
      <w:pPr>
        <w:pStyle w:val="NormalWeb"/>
        <w:numPr>
          <w:ilvl w:val="0"/>
          <w:numId w:val="24"/>
        </w:numPr>
        <w:rPr>
          <w:ins w:id="2801" w:author="User" w:date="2026-02-06T14:08:00Z"/>
        </w:rPr>
      </w:pPr>
      <w:r w:rsidRPr="000C54C6">
        <w:t>Integration logs show successful push and pull transactions between Salesforce and SAP.</w:t>
      </w:r>
    </w:p>
    <w:p w14:paraId="64D883D1" w14:textId="58FCAE35" w:rsidR="00B72D52" w:rsidRPr="000C54C6" w:rsidRDefault="00B72D52">
      <w:pPr>
        <w:pStyle w:val="NormalWeb"/>
        <w:numPr>
          <w:ilvl w:val="0"/>
          <w:numId w:val="24"/>
        </w:numPr>
      </w:pPr>
      <w:ins w:id="2802" w:author="User" w:date="2026-02-06T14:08:00Z">
        <w:r>
          <w:t>Unblocking process is not part of salesforce.</w:t>
        </w:r>
      </w:ins>
      <w:bookmarkStart w:id="2803" w:name="_GoBack"/>
      <w:bookmarkEnd w:id="2803"/>
    </w:p>
    <w:p w14:paraId="18BFBEA6"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44546A" w:themeColor="text2"/>
          <w:sz w:val="24"/>
          <w:szCs w:val="24"/>
        </w:rPr>
      </w:pPr>
    </w:p>
    <w:p w14:paraId="0F01942A" w14:textId="77777777" w:rsidR="008A0411" w:rsidRPr="000C54C6" w:rsidRDefault="0026591D">
      <w:pPr>
        <w:pStyle w:val="Heading3"/>
        <w:widowControl/>
        <w:numPr>
          <w:ilvl w:val="0"/>
          <w:numId w:val="11"/>
        </w:numPr>
        <w:ind w:left="359"/>
        <w:rPr>
          <w:rStyle w:val="Strong"/>
          <w:rFonts w:ascii="Times New Roman" w:hAnsi="Times New Roman" w:cs="Times New Roman"/>
          <w:b/>
          <w:bCs/>
          <w:color w:val="44546A" w:themeColor="text2"/>
          <w:rPrChange w:id="2804" w:author="User" w:date="2026-02-02T18:38:00Z">
            <w:rPr>
              <w:rStyle w:val="Strong"/>
              <w:rFonts w:ascii="Times New Roman" w:hAnsi="Times New Roman" w:cs="Times New Roman"/>
              <w:b/>
              <w:bCs/>
              <w:color w:val="44546A" w:themeColor="text2"/>
              <w:sz w:val="22"/>
              <w:szCs w:val="22"/>
            </w:rPr>
          </w:rPrChange>
        </w:rPr>
      </w:pPr>
      <w:r w:rsidRPr="000C54C6">
        <w:rPr>
          <w:rStyle w:val="Strong"/>
          <w:rFonts w:ascii="Times New Roman" w:hAnsi="Times New Roman" w:cs="Times New Roman"/>
          <w:b/>
          <w:bCs/>
          <w:color w:val="44546A" w:themeColor="text2"/>
        </w:rPr>
        <w:t>Reports</w:t>
      </w:r>
    </w:p>
    <w:p w14:paraId="4A9DC907" w14:textId="77777777" w:rsidR="008A0411" w:rsidRPr="000C54C6" w:rsidDel="003C7810" w:rsidRDefault="0026591D">
      <w:pPr>
        <w:pStyle w:val="NormalWeb"/>
        <w:numPr>
          <w:ilvl w:val="0"/>
          <w:numId w:val="24"/>
        </w:numPr>
        <w:rPr>
          <w:del w:id="2805" w:author="User" w:date="2026-01-22T19:14:00Z"/>
          <w:rPrChange w:id="2806" w:author="User" w:date="2026-02-02T18:38:00Z">
            <w:rPr>
              <w:del w:id="2807" w:author="User" w:date="2026-01-22T19:14:00Z"/>
            </w:rPr>
          </w:rPrChange>
        </w:rPr>
        <w:pPrChange w:id="2808" w:author="User" w:date="2026-01-23T23:01:00Z">
          <w:pPr>
            <w:pStyle w:val="Heading3"/>
            <w:widowControl/>
            <w:ind w:left="359" w:firstLine="0"/>
          </w:pPr>
        </w:pPrChange>
      </w:pPr>
      <w:r w:rsidRPr="00456764">
        <w:t>Report will be provided on the Home Tab to view the near unblocked quantity (blocked quantity with due date).</w:t>
      </w:r>
      <w:ins w:id="2809" w:author="User" w:date="2026-01-07T15:36:00Z">
        <w:r w:rsidR="00D93AA7" w:rsidRPr="00651507">
          <w:t xml:space="preserve"> </w:t>
        </w:r>
      </w:ins>
      <w:ins w:id="2810" w:author="User" w:date="2026-01-07T15:38:00Z">
        <w:r w:rsidR="009538A0" w:rsidRPr="00651507">
          <w:t>Based on the sales order data only</w:t>
        </w:r>
      </w:ins>
    </w:p>
    <w:p w14:paraId="3EA871FE" w14:textId="77777777" w:rsidR="003C7810" w:rsidRPr="000C54C6" w:rsidRDefault="003C7810">
      <w:pPr>
        <w:pStyle w:val="NormalWeb"/>
        <w:numPr>
          <w:ilvl w:val="0"/>
          <w:numId w:val="24"/>
        </w:numPr>
        <w:rPr>
          <w:ins w:id="2811" w:author="User" w:date="2026-02-02T17:56:00Z"/>
        </w:rPr>
      </w:pPr>
    </w:p>
    <w:p w14:paraId="2235ED1C" w14:textId="77777777" w:rsidR="008A0411" w:rsidRPr="00456764" w:rsidDel="003C7810" w:rsidRDefault="008A0411">
      <w:pPr>
        <w:pStyle w:val="NormalWeb"/>
        <w:tabs>
          <w:tab w:val="left" w:pos="420"/>
        </w:tabs>
        <w:ind w:left="420"/>
        <w:rPr>
          <w:del w:id="2812" w:author="User" w:date="2026-01-23T23:01:00Z"/>
        </w:rPr>
        <w:pPrChange w:id="2813" w:author="User" w:date="2026-02-02T17:56:00Z">
          <w:pPr>
            <w:pStyle w:val="Heading3"/>
            <w:widowControl/>
            <w:ind w:left="359" w:firstLine="0"/>
          </w:pPr>
        </w:pPrChange>
      </w:pPr>
    </w:p>
    <w:p w14:paraId="23E9B81F" w14:textId="77777777" w:rsidR="003C7810" w:rsidRPr="000C54C6" w:rsidRDefault="003C7810">
      <w:pPr>
        <w:pStyle w:val="NormalWeb"/>
        <w:tabs>
          <w:tab w:val="left" w:pos="420"/>
        </w:tabs>
        <w:ind w:left="420"/>
        <w:rPr>
          <w:ins w:id="2814" w:author="User" w:date="2026-02-02T17:56:00Z"/>
        </w:rPr>
        <w:pPrChange w:id="2815" w:author="User" w:date="2026-02-02T17:56:00Z">
          <w:pPr>
            <w:pStyle w:val="NormalWeb"/>
          </w:pPr>
        </w:pPrChange>
      </w:pPr>
    </w:p>
    <w:p w14:paraId="584933F5" w14:textId="77777777" w:rsidR="003C7810" w:rsidRPr="000C54C6" w:rsidRDefault="003C7810">
      <w:pPr>
        <w:pStyle w:val="NormalWeb"/>
        <w:tabs>
          <w:tab w:val="left" w:pos="420"/>
        </w:tabs>
        <w:ind w:left="420"/>
        <w:rPr>
          <w:ins w:id="2816" w:author="User" w:date="2026-02-02T17:56:00Z"/>
        </w:rPr>
        <w:pPrChange w:id="2817" w:author="User" w:date="2026-02-02T17:56:00Z">
          <w:pPr>
            <w:pStyle w:val="NormalWeb"/>
          </w:pPr>
        </w:pPrChange>
      </w:pPr>
    </w:p>
    <w:p w14:paraId="0B5B2EC6" w14:textId="77777777" w:rsidR="003C7810" w:rsidRPr="000C54C6" w:rsidRDefault="003C7810">
      <w:pPr>
        <w:pStyle w:val="NormalWeb"/>
        <w:tabs>
          <w:tab w:val="left" w:pos="420"/>
        </w:tabs>
        <w:ind w:left="420"/>
        <w:rPr>
          <w:ins w:id="2818" w:author="User" w:date="2026-02-02T17:56:00Z"/>
        </w:rPr>
        <w:pPrChange w:id="2819" w:author="User" w:date="2026-02-02T17:56:00Z">
          <w:pPr>
            <w:pStyle w:val="NormalWeb"/>
          </w:pPr>
        </w:pPrChange>
      </w:pPr>
    </w:p>
    <w:p w14:paraId="441E2391" w14:textId="77777777" w:rsidR="003C7810" w:rsidRPr="000C54C6" w:rsidRDefault="003C7810">
      <w:pPr>
        <w:pStyle w:val="NormalWeb"/>
        <w:tabs>
          <w:tab w:val="left" w:pos="420"/>
        </w:tabs>
        <w:ind w:left="420"/>
        <w:rPr>
          <w:ins w:id="2820" w:author="User" w:date="2026-02-02T17:56:00Z"/>
        </w:rPr>
        <w:pPrChange w:id="2821" w:author="User" w:date="2026-02-02T17:56:00Z">
          <w:pPr>
            <w:pStyle w:val="NormalWeb"/>
          </w:pPr>
        </w:pPrChange>
      </w:pPr>
    </w:p>
    <w:p w14:paraId="09D5FD4D" w14:textId="77777777" w:rsidR="008A0411" w:rsidRPr="000C54C6" w:rsidDel="00D77967" w:rsidRDefault="008A0411">
      <w:pPr>
        <w:pStyle w:val="NormalWeb"/>
        <w:tabs>
          <w:tab w:val="left" w:pos="420"/>
        </w:tabs>
        <w:ind w:left="420"/>
        <w:rPr>
          <w:del w:id="2822" w:author="User" w:date="2026-01-23T23:01:00Z"/>
          <w:rStyle w:val="Strong"/>
          <w:b w:val="0"/>
          <w:bCs w:val="0"/>
          <w:color w:val="44546A" w:themeColor="text2"/>
          <w:rPrChange w:id="2823" w:author="User" w:date="2026-02-02T18:38:00Z">
            <w:rPr>
              <w:del w:id="2824" w:author="User" w:date="2026-01-23T23:01:00Z"/>
              <w:rStyle w:val="Strong"/>
              <w:rFonts w:ascii="Times New Roman" w:eastAsia="SimSun" w:hAnsi="Times New Roman" w:cs="Times New Roman"/>
              <w:b/>
              <w:bCs/>
              <w:color w:val="44546A" w:themeColor="text2"/>
              <w:sz w:val="22"/>
              <w:szCs w:val="22"/>
              <w:lang w:eastAsia="zh-CN"/>
            </w:rPr>
          </w:rPrChange>
        </w:rPr>
        <w:pPrChange w:id="2825" w:author="User" w:date="2026-02-02T17:56:00Z">
          <w:pPr>
            <w:pStyle w:val="Heading3"/>
            <w:widowControl/>
            <w:ind w:left="359" w:firstLine="0"/>
          </w:pPr>
        </w:pPrChange>
      </w:pPr>
    </w:p>
    <w:p w14:paraId="71633A4D" w14:textId="77777777" w:rsidR="00677082" w:rsidRPr="00456764" w:rsidRDefault="00677082">
      <w:pPr>
        <w:pStyle w:val="NormalWeb"/>
        <w:tabs>
          <w:tab w:val="left" w:pos="420"/>
        </w:tabs>
        <w:ind w:left="420"/>
        <w:rPr>
          <w:ins w:id="2826" w:author="User" w:date="2026-01-23T19:18:00Z"/>
        </w:rPr>
        <w:pPrChange w:id="2827" w:author="User" w:date="2026-02-02T17:56:00Z">
          <w:pPr>
            <w:pStyle w:val="Heading3"/>
            <w:widowControl/>
            <w:ind w:left="359" w:firstLine="0"/>
          </w:pPr>
        </w:pPrChange>
      </w:pPr>
    </w:p>
    <w:p w14:paraId="06C0992F" w14:textId="77777777" w:rsidR="00677082" w:rsidRPr="000C54C6" w:rsidRDefault="00677082">
      <w:pPr>
        <w:pStyle w:val="Heading3"/>
        <w:widowControl/>
        <w:ind w:left="0" w:firstLine="0"/>
        <w:rPr>
          <w:rFonts w:ascii="Times New Roman" w:hAnsi="Times New Roman" w:cs="Times New Roman"/>
          <w:color w:val="44546A" w:themeColor="text2"/>
        </w:rPr>
        <w:pPrChange w:id="2828" w:author="User" w:date="2026-01-23T19:18:00Z">
          <w:pPr>
            <w:pStyle w:val="Heading3"/>
            <w:widowControl/>
            <w:ind w:left="359" w:firstLine="0"/>
          </w:pPr>
        </w:pPrChange>
      </w:pPr>
    </w:p>
    <w:p w14:paraId="25C14145" w14:textId="77777777" w:rsidR="008A0411" w:rsidRPr="00456764" w:rsidDel="00A907E0" w:rsidRDefault="0026591D">
      <w:pPr>
        <w:spacing w:before="4"/>
        <w:rPr>
          <w:del w:id="2829" w:author="User" w:date="2026-01-12T18:51:00Z"/>
          <w:rStyle w:val="Strong"/>
          <w:rFonts w:ascii="Times New Roman" w:eastAsia="SimSun" w:hAnsi="Times New Roman" w:cs="Times New Roman"/>
          <w:color w:val="222A35" w:themeColor="text2" w:themeShade="80"/>
          <w:sz w:val="28"/>
          <w:szCs w:val="28"/>
        </w:rPr>
      </w:pPr>
      <w:del w:id="2830" w:author="User" w:date="2026-01-12T18:51:00Z">
        <w:r w:rsidRPr="000C54C6" w:rsidDel="00A907E0">
          <w:rPr>
            <w:rStyle w:val="Strong"/>
            <w:rFonts w:ascii="Times New Roman" w:eastAsia="SimSun" w:hAnsi="Times New Roman" w:cs="Times New Roman"/>
            <w:color w:val="222A35" w:themeColor="text2" w:themeShade="80"/>
            <w:sz w:val="28"/>
            <w:szCs w:val="28"/>
          </w:rPr>
          <w:br w:type="page"/>
        </w:r>
      </w:del>
    </w:p>
    <w:p w14:paraId="01F1B974" w14:textId="77777777" w:rsidR="008A0411" w:rsidRPr="000C54C6" w:rsidDel="00D77967" w:rsidRDefault="0026591D">
      <w:pPr>
        <w:spacing w:before="4"/>
        <w:rPr>
          <w:del w:id="2831" w:author="User" w:date="2026-01-23T23:01:00Z"/>
          <w:rStyle w:val="Strong"/>
          <w:rFonts w:ascii="Times New Roman" w:eastAsia="SimSun" w:hAnsi="Times New Roman" w:cs="Times New Roman"/>
          <w:color w:val="222A35" w:themeColor="text2" w:themeShade="80"/>
          <w:sz w:val="28"/>
          <w:szCs w:val="28"/>
        </w:rPr>
        <w:pPrChange w:id="2832" w:author="User" w:date="2026-01-12T18:51:00Z">
          <w:pPr>
            <w:pStyle w:val="ListParagraph"/>
            <w:tabs>
              <w:tab w:val="left" w:pos="653"/>
            </w:tabs>
            <w:spacing w:before="4"/>
            <w:ind w:left="0" w:firstLine="0"/>
          </w:pPr>
        </w:pPrChange>
      </w:pPr>
      <w:r w:rsidRPr="000C54C6">
        <w:rPr>
          <w:rStyle w:val="Strong"/>
          <w:rFonts w:ascii="Times New Roman" w:eastAsia="SimSun" w:hAnsi="Times New Roman" w:cs="Times New Roman"/>
          <w:color w:val="222A35" w:themeColor="text2" w:themeShade="80"/>
          <w:sz w:val="28"/>
          <w:szCs w:val="28"/>
        </w:rPr>
        <w:t>Module 7</w:t>
      </w:r>
    </w:p>
    <w:p w14:paraId="31645243" w14:textId="77777777" w:rsidR="008A0411" w:rsidRPr="000C54C6" w:rsidRDefault="008A0411">
      <w:pPr>
        <w:spacing w:before="4"/>
        <w:rPr>
          <w:rStyle w:val="Strong"/>
          <w:rFonts w:ascii="Times New Roman" w:eastAsia="SimSun" w:hAnsi="Times New Roman" w:cs="Times New Roman"/>
          <w:color w:val="222A35" w:themeColor="text2" w:themeShade="80"/>
          <w:sz w:val="28"/>
          <w:szCs w:val="28"/>
        </w:rPr>
        <w:pPrChange w:id="2833" w:author="User" w:date="2026-01-23T23:01:00Z">
          <w:pPr>
            <w:pStyle w:val="ListParagraph"/>
            <w:tabs>
              <w:tab w:val="left" w:pos="653"/>
            </w:tabs>
            <w:spacing w:before="4"/>
            <w:ind w:left="0" w:firstLine="0"/>
          </w:pPr>
        </w:pPrChange>
      </w:pPr>
    </w:p>
    <w:p w14:paraId="70B493E1" w14:textId="77777777" w:rsidR="00A503CB" w:rsidRPr="000C54C6" w:rsidRDefault="0026591D" w:rsidP="000B388E">
      <w:pPr>
        <w:pStyle w:val="ListParagraph"/>
        <w:tabs>
          <w:tab w:val="left" w:pos="653"/>
        </w:tabs>
        <w:spacing w:before="4"/>
        <w:ind w:left="0" w:firstLine="0"/>
        <w:jc w:val="both"/>
        <w:rPr>
          <w:ins w:id="2834" w:author="User" w:date="2026-01-07T16:29:00Z"/>
          <w:rFonts w:ascii="Times New Roman" w:eastAsia="SimSun" w:hAnsi="Times New Roman" w:cs="Times New Roman"/>
          <w:b/>
          <w:bCs/>
          <w:color w:val="222A35" w:themeColor="text2" w:themeShade="80"/>
          <w:sz w:val="28"/>
          <w:szCs w:val="28"/>
          <w:rPrChange w:id="2835" w:author="User" w:date="2026-02-02T18:38:00Z">
            <w:rPr>
              <w:ins w:id="2836" w:author="User" w:date="2026-01-07T16:29:00Z"/>
            </w:rPr>
          </w:rPrChange>
        </w:rPr>
      </w:pPr>
      <w:r w:rsidRPr="000C54C6">
        <w:rPr>
          <w:rFonts w:ascii="Times New Roman" w:eastAsia="SimSun" w:hAnsi="Times New Roman" w:cs="Times New Roman"/>
          <w:b/>
          <w:bCs/>
          <w:color w:val="222A35" w:themeColor="text2" w:themeShade="80"/>
          <w:sz w:val="28"/>
          <w:szCs w:val="28"/>
        </w:rPr>
        <w:t>Sales Order</w:t>
      </w:r>
      <w:ins w:id="2837" w:author="User" w:date="2026-01-19T17:56:00Z">
        <w:r w:rsidR="00911483" w:rsidRPr="000C54C6">
          <w:rPr>
            <w:rFonts w:ascii="Times New Roman" w:eastAsia="SimSun" w:hAnsi="Times New Roman" w:cs="Times New Roman"/>
            <w:b/>
            <w:bCs/>
            <w:color w:val="222A35" w:themeColor="text2" w:themeShade="80"/>
            <w:sz w:val="28"/>
            <w:szCs w:val="28"/>
          </w:rPr>
          <w:t xml:space="preserve">  </w:t>
        </w:r>
      </w:ins>
      <w:ins w:id="2838" w:author="User" w:date="2026-01-07T16:30:00Z">
        <w:r w:rsidR="00D977D9" w:rsidRPr="000C54C6">
          <w:rPr>
            <w:rFonts w:ascii="Times New Roman" w:eastAsia="SimSun" w:hAnsi="Times New Roman" w:cs="Times New Roman"/>
            <w:b/>
            <w:bCs/>
            <w:color w:val="FF0000"/>
            <w:sz w:val="28"/>
            <w:szCs w:val="28"/>
            <w:rPrChange w:id="2839" w:author="User" w:date="2026-02-02T18:38:00Z">
              <w:rPr>
                <w:rFonts w:ascii="Times New Roman" w:eastAsia="SimSun" w:hAnsi="Times New Roman" w:cs="Times New Roman"/>
                <w:b/>
                <w:bCs/>
                <w:color w:val="222A35" w:themeColor="text2" w:themeShade="80"/>
                <w:sz w:val="28"/>
                <w:szCs w:val="28"/>
              </w:rPr>
            </w:rPrChange>
          </w:rPr>
          <w:tab/>
        </w:r>
      </w:ins>
      <w:ins w:id="2840" w:author="User" w:date="2026-01-07T16:29:00Z">
        <w:r w:rsidR="00A503CB" w:rsidRPr="000C54C6">
          <w:rPr>
            <w:rFonts w:ascii="Times New Roman" w:eastAsia="SimSun" w:hAnsi="Times New Roman" w:cs="Times New Roman"/>
            <w:b/>
            <w:bCs/>
            <w:color w:val="FF0000"/>
            <w:sz w:val="28"/>
            <w:szCs w:val="28"/>
            <w:rPrChange w:id="2841" w:author="User" w:date="2026-02-02T18:38:00Z">
              <w:rPr/>
            </w:rPrChange>
          </w:rPr>
          <w:t xml:space="preserve"> </w:t>
        </w:r>
      </w:ins>
    </w:p>
    <w:p w14:paraId="5A9A10C7" w14:textId="77777777" w:rsidR="00D977D9" w:rsidRPr="000C54C6" w:rsidDel="00B34DB0" w:rsidRDefault="00D977D9">
      <w:pPr>
        <w:pStyle w:val="ListParagraph"/>
        <w:numPr>
          <w:ilvl w:val="0"/>
          <w:numId w:val="50"/>
        </w:numPr>
        <w:tabs>
          <w:tab w:val="left" w:pos="653"/>
        </w:tabs>
        <w:spacing w:before="4"/>
        <w:jc w:val="both"/>
        <w:rPr>
          <w:del w:id="2842" w:author="User" w:date="2026-01-23T19:14:00Z"/>
          <w:rFonts w:ascii="Times New Roman" w:eastAsia="SimSun" w:hAnsi="Times New Roman" w:cs="Times New Roman"/>
          <w:bCs/>
          <w:color w:val="FF0000"/>
          <w:rPrChange w:id="2843" w:author="User" w:date="2026-02-02T18:38:00Z">
            <w:rPr>
              <w:del w:id="2844" w:author="User" w:date="2026-01-23T19:14:00Z"/>
              <w:rFonts w:ascii="Times New Roman" w:eastAsia="SimSun" w:hAnsi="Times New Roman" w:cs="Times New Roman"/>
              <w:b/>
              <w:bCs/>
              <w:color w:val="222A35" w:themeColor="text2" w:themeShade="80"/>
              <w:sz w:val="28"/>
              <w:szCs w:val="28"/>
            </w:rPr>
          </w:rPrChange>
        </w:rPr>
        <w:pPrChange w:id="2845" w:author="User" w:date="2026-01-07T16:28:00Z">
          <w:pPr>
            <w:pStyle w:val="ListParagraph"/>
            <w:tabs>
              <w:tab w:val="left" w:pos="653"/>
            </w:tabs>
            <w:spacing w:before="4"/>
            <w:ind w:left="0" w:firstLine="0"/>
            <w:jc w:val="both"/>
          </w:pPr>
        </w:pPrChange>
      </w:pPr>
    </w:p>
    <w:p w14:paraId="63828DD0"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222A35" w:themeColor="text2" w:themeShade="80"/>
          <w:sz w:val="28"/>
          <w:szCs w:val="28"/>
        </w:rPr>
      </w:pPr>
    </w:p>
    <w:p w14:paraId="22875781" w14:textId="77777777" w:rsidR="008A0411" w:rsidRPr="000C54C6" w:rsidRDefault="0026591D">
      <w:pPr>
        <w:pStyle w:val="ListParagraph"/>
        <w:numPr>
          <w:ilvl w:val="0"/>
          <w:numId w:val="25"/>
        </w:numPr>
        <w:tabs>
          <w:tab w:val="left" w:pos="653"/>
        </w:tabs>
        <w:spacing w:before="4"/>
        <w:ind w:left="359"/>
        <w:jc w:val="both"/>
        <w:rPr>
          <w:rFonts w:ascii="Times New Roman" w:eastAsia="SimSun" w:hAnsi="Times New Roman" w:cs="Times New Roman"/>
          <w:b/>
          <w:bCs/>
          <w:color w:val="44546A" w:themeColor="text2"/>
        </w:rPr>
      </w:pPr>
      <w:r w:rsidRPr="000C54C6">
        <w:rPr>
          <w:rFonts w:ascii="Times New Roman" w:eastAsia="SimSun" w:hAnsi="Times New Roman" w:cs="Times New Roman"/>
          <w:b/>
          <w:bCs/>
          <w:color w:val="44546A" w:themeColor="text2"/>
          <w:sz w:val="24"/>
          <w:szCs w:val="24"/>
        </w:rPr>
        <w:t>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Change w:id="2846" w:author="User" w:date="2025-12-09T13:55: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PrChange>
      </w:tblPr>
      <w:tblGrid>
        <w:gridCol w:w="1454"/>
        <w:gridCol w:w="1411"/>
        <w:gridCol w:w="1306"/>
        <w:gridCol w:w="1741"/>
        <w:gridCol w:w="2384"/>
        <w:tblGridChange w:id="2847">
          <w:tblGrid>
            <w:gridCol w:w="1454"/>
            <w:gridCol w:w="1411"/>
            <w:gridCol w:w="1306"/>
            <w:gridCol w:w="1741"/>
            <w:gridCol w:w="2384"/>
          </w:tblGrid>
        </w:tblGridChange>
      </w:tblGrid>
      <w:tr w:rsidR="008A0411" w:rsidRPr="000C54C6" w14:paraId="7D66440B" w14:textId="77777777">
        <w:trPr>
          <w:tblHeader/>
          <w:trPrChange w:id="2848" w:author="User" w:date="2025-12-09T13:55:00Z">
            <w:trPr>
              <w:tblHeader/>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4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D34BBC4"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Field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B14281E"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Type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F53DF8A"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Optional / 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FB38668"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Picklist Values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537EC04"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Comments</w:t>
            </w:r>
          </w:p>
        </w:tc>
      </w:tr>
      <w:tr w:rsidR="008A0411" w:rsidRPr="000C54C6" w14:paraId="7B4658B8"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74D5E18"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Order 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E1FA18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Auto 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E85681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EF78B08"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8"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99D86B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Unique identifier for each Sales Order.</w:t>
            </w:r>
          </w:p>
        </w:tc>
      </w:tr>
      <w:tr w:rsidR="008A0411" w:rsidRPr="000C54C6" w14:paraId="20A401F7"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5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4C6922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Customer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0E230E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(Account)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07AA0A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B71E9E1"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C2633F5"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Links Sales Order to Standard Account.</w:t>
            </w:r>
          </w:p>
        </w:tc>
      </w:tr>
      <w:tr w:rsidR="008A0411" w:rsidRPr="000C54C6" w14:paraId="4EC5AF3D"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EEC30E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Opportunity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61CF56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(Opportunity)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FFEF79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36E064B"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8"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EF4574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Links Sales Order to Standard Opportunity.</w:t>
            </w:r>
          </w:p>
        </w:tc>
      </w:tr>
      <w:tr w:rsidR="008A0411" w:rsidRPr="000C54C6" w14:paraId="462CC686"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6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0E08C9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Contract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17DE64E"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(Contract)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5F8FE5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C4194A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AF00CE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Every customer should have contract; contract must exist before creating order.</w:t>
            </w:r>
          </w:p>
        </w:tc>
      </w:tr>
      <w:tr w:rsidR="008A0411" w:rsidRPr="000C54C6" w14:paraId="7C924AC7"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EC8E82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Price Book</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C7E37F1"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(Pricebook)</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134FF5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93501A0"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78"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18C407A"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Pricebook mapping is mandatory while creating contract.</w:t>
            </w:r>
          </w:p>
        </w:tc>
      </w:tr>
      <w:tr w:rsidR="008A0411" w:rsidRPr="000C54C6" w14:paraId="6CA72CC1" w14:textId="77777777">
        <w:trPr>
          <w:trHeight w:val="300"/>
          <w:trPrChange w:id="2879" w:author="User" w:date="2025-12-09T13:55:00Z">
            <w:trPr>
              <w:trHeight w:val="300"/>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8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34BB8EC"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Order Date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8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B01E1B7"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Date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8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23D1B38"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8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D4A2935"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8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11BA575" w14:textId="77777777" w:rsidR="008A0411" w:rsidRPr="000C54C6" w:rsidRDefault="0026591D">
            <w:pPr>
              <w:widowControl/>
              <w:rPr>
                <w:rFonts w:ascii="Times New Roman" w:eastAsia="SimSun" w:hAnsi="Times New Roman" w:cs="Times New Roman"/>
                <w:lang w:eastAsia="zh-CN" w:bidi="ar"/>
              </w:rPr>
            </w:pPr>
            <w:r w:rsidRPr="000C54C6">
              <w:rPr>
                <w:rFonts w:ascii="Times New Roman" w:eastAsia="SimSun" w:hAnsi="Times New Roman" w:cs="Times New Roman"/>
                <w:lang w:eastAsia="zh-CN" w:bidi="ar"/>
              </w:rPr>
              <w:t>Order date</w:t>
            </w:r>
          </w:p>
        </w:tc>
      </w:tr>
      <w:tr w:rsidR="008A0411" w:rsidRPr="000C54C6" w14:paraId="147BF3AA"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646CCB3E"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Delivery Committed Date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CBDEF5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Date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D9423C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172CE867" w14:textId="77777777" w:rsidR="008A0411" w:rsidRPr="000C54C6" w:rsidRDefault="0026591D">
            <w:pPr>
              <w:widowControl/>
              <w:jc w:val="center"/>
              <w:rPr>
                <w:rFonts w:ascii="Times New Roman" w:hAnsi="Times New Roman" w:cs="Times New Roman"/>
                <w:color w:val="EE0000"/>
                <w:rPrChange w:id="2885" w:author="User" w:date="2026-02-02T18:38:00Z">
                  <w:rPr>
                    <w:rFonts w:ascii="Times New Roman" w:hAnsi="Times New Roman"/>
                  </w:rPr>
                </w:rPrChange>
              </w:rPr>
            </w:pPr>
            <w:r w:rsidRPr="000C54C6">
              <w:rPr>
                <w:rFonts w:ascii="Times New Roman" w:hAnsi="Times New Roman" w:cs="Times New Roman"/>
                <w:color w:val="EE0000"/>
                <w:rPrChange w:id="2886" w:author="User" w:date="2026-02-02T18:38:00Z">
                  <w:rPr>
                    <w:rFonts w:ascii="Times New Roman" w:hAnsi="Times New Roman"/>
                  </w:rPr>
                </w:rPrChange>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0DC74DC" w14:textId="77777777" w:rsidR="008A0411" w:rsidRPr="000C54C6" w:rsidRDefault="0026591D">
            <w:pPr>
              <w:widowControl/>
              <w:rPr>
                <w:rFonts w:ascii="Times New Roman" w:hAnsi="Times New Roman" w:cs="Times New Roman"/>
                <w:color w:val="EE0000"/>
                <w:rPrChange w:id="2887" w:author="User" w:date="2026-02-02T18:38:00Z">
                  <w:rPr>
                    <w:rFonts w:ascii="Times New Roman" w:hAnsi="Times New Roman"/>
                  </w:rPr>
                </w:rPrChange>
              </w:rPr>
            </w:pPr>
            <w:r w:rsidRPr="000C54C6">
              <w:rPr>
                <w:rFonts w:ascii="Times New Roman" w:eastAsia="SimSun" w:hAnsi="Times New Roman" w:cs="Times New Roman"/>
                <w:lang w:eastAsia="zh-CN" w:bidi="ar"/>
              </w:rPr>
              <w:t>Field to capture committed delivery date for order</w:t>
            </w:r>
            <w:del w:id="2888" w:author="User" w:date="2026-01-07T15:48:00Z">
              <w:r w:rsidRPr="000C54C6" w:rsidDel="00794DAA">
                <w:rPr>
                  <w:rFonts w:ascii="Times New Roman" w:eastAsia="SimSun" w:hAnsi="Times New Roman" w:cs="Times New Roman"/>
                  <w:lang w:eastAsia="zh-CN" w:bidi="ar"/>
                </w:rPr>
                <w:delText>.</w:delText>
              </w:r>
            </w:del>
            <w:ins w:id="2889" w:author="User" w:date="2026-01-07T15:40:00Z">
              <w:r w:rsidR="009538A0" w:rsidRPr="000C54C6">
                <w:rPr>
                  <w:rFonts w:ascii="Times New Roman" w:hAnsi="Times New Roman" w:cs="Times New Roman"/>
                  <w:color w:val="EE0000"/>
                  <w:lang w:eastAsia="zh-CN" w:bidi="ar"/>
                </w:rPr>
                <w:t xml:space="preserve"> </w:t>
              </w:r>
            </w:ins>
            <w:ins w:id="2890" w:author="User" w:date="2025-12-09T13:55:00Z">
              <w:r w:rsidR="006B77D3" w:rsidRPr="000C54C6">
                <w:rPr>
                  <w:rFonts w:ascii="Times New Roman" w:hAnsi="Times New Roman" w:cs="Times New Roman"/>
                  <w:color w:val="EE0000"/>
                  <w:lang w:eastAsia="zh-CN" w:bidi="ar"/>
                </w:rPr>
                <w:br/>
              </w:r>
            </w:ins>
          </w:p>
        </w:tc>
      </w:tr>
      <w:tr w:rsidR="008A0411" w:rsidRPr="000C54C6" w14:paraId="02F2C42C"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23F8F21"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Standard Quote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B62E50B"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(Quote)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BF99ACE"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1B4B96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D3AC70A"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Option to create Order from Standard Quote.</w:t>
            </w:r>
          </w:p>
        </w:tc>
      </w:tr>
      <w:tr w:rsidR="008A0411" w:rsidRPr="000C54C6" w14:paraId="5E9EA8EC"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65C711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Order Status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36ABC60"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8"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0C96A8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89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A083A4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Draft, Submitted, Approved, Cancelled, Completed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8B04D9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Indicates current status of the order.</w:t>
            </w:r>
          </w:p>
        </w:tc>
      </w:tr>
      <w:tr w:rsidR="008A0411" w:rsidRPr="000C54C6" w14:paraId="6C7A1BF6" w14:textId="77777777">
        <w:trPr>
          <w:trHeight w:val="300"/>
          <w:trPrChange w:id="2901" w:author="User" w:date="2025-12-09T13:55:00Z">
            <w:trPr>
              <w:trHeight w:val="300"/>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7C34F9D"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Total 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AD1E065"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09A82E6"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29C5CF1"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3A6438C" w14:textId="77777777" w:rsidR="008A0411" w:rsidRPr="000C54C6" w:rsidRDefault="0026591D">
            <w:pPr>
              <w:widowControl/>
              <w:rPr>
                <w:rFonts w:ascii="Times New Roman" w:eastAsia="SimSun" w:hAnsi="Times New Roman" w:cs="Times New Roman"/>
                <w:lang w:eastAsia="zh-CN" w:bidi="ar"/>
              </w:rPr>
            </w:pPr>
            <w:r w:rsidRPr="000C54C6">
              <w:rPr>
                <w:rFonts w:ascii="Times New Roman" w:eastAsia="SimSun" w:hAnsi="Times New Roman" w:cs="Times New Roman"/>
                <w:lang w:eastAsia="zh-CN" w:bidi="ar"/>
              </w:rPr>
              <w:t>Total Quantity of all line items</w:t>
            </w:r>
          </w:p>
        </w:tc>
      </w:tr>
      <w:tr w:rsidR="008A0411" w:rsidRPr="000C54C6" w14:paraId="683C1C4A" w14:textId="77777777">
        <w:trPr>
          <w:trHeight w:val="300"/>
          <w:trPrChange w:id="2907" w:author="User" w:date="2025-12-09T13:55:00Z">
            <w:trPr>
              <w:trHeight w:val="300"/>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8"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38F9EDC" w14:textId="77777777" w:rsidR="008A0411" w:rsidRPr="000C54C6" w:rsidRDefault="0026591D">
            <w:pPr>
              <w:widowControl/>
              <w:jc w:val="center"/>
              <w:rPr>
                <w:rFonts w:ascii="Times New Roman" w:hAnsi="Times New Roman" w:cs="Times New Roman"/>
                <w:lang w:eastAsia="zh-CN"/>
              </w:rPr>
            </w:pPr>
            <w:r w:rsidRPr="000C54C6">
              <w:rPr>
                <w:rFonts w:ascii="Times New Roman" w:eastAsia="SimSun" w:hAnsi="Times New Roman" w:cs="Times New Roman"/>
                <w:lang w:eastAsia="zh-CN" w:bidi="ar"/>
              </w:rPr>
              <w:t>Delivered 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0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7CE2660" w14:textId="77777777" w:rsidR="008A0411" w:rsidRPr="000C54C6" w:rsidRDefault="0026591D">
            <w:pPr>
              <w:widowControl/>
              <w:jc w:val="center"/>
              <w:rPr>
                <w:rFonts w:ascii="Times New Roman" w:hAnsi="Times New Roman" w:cs="Times New Roman"/>
                <w:lang w:eastAsia="zh-CN"/>
              </w:rPr>
            </w:pPr>
            <w:r w:rsidRPr="000C54C6">
              <w:rPr>
                <w:rFonts w:ascii="Times New Roman" w:eastAsia="SimSun" w:hAnsi="Times New Roman" w:cs="Times New Roman"/>
                <w:lang w:eastAsia="zh-CN" w:bidi="ar"/>
              </w:rPr>
              <w:t>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AA32385" w14:textId="77777777" w:rsidR="008A0411" w:rsidRPr="000C54C6" w:rsidRDefault="0026591D">
            <w:pPr>
              <w:widowControl/>
              <w:jc w:val="center"/>
              <w:rPr>
                <w:rFonts w:ascii="Times New Roman" w:hAnsi="Times New Roman" w:cs="Times New Roman"/>
                <w:lang w:eastAsia="zh-CN"/>
              </w:rPr>
            </w:pPr>
            <w:r w:rsidRPr="000C54C6">
              <w:rPr>
                <w:rFonts w:ascii="Times New Roman" w:eastAsia="SimSun" w:hAnsi="Times New Roman" w:cs="Times New Roman"/>
                <w:lang w:eastAsia="zh-CN" w:bidi="ar"/>
              </w:rPr>
              <w:t>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F965558" w14:textId="77777777" w:rsidR="008A0411" w:rsidRPr="000C54C6" w:rsidRDefault="0026591D">
            <w:pPr>
              <w:widowControl/>
              <w:jc w:val="center"/>
              <w:rPr>
                <w:rFonts w:ascii="Times New Roman" w:hAnsi="Times New Roman" w:cs="Times New Roman"/>
                <w:lang w:eastAsia="zh-C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554FB5E" w14:textId="77777777" w:rsidR="008A0411" w:rsidRPr="000C54C6" w:rsidRDefault="0026591D">
            <w:pPr>
              <w:widowControl/>
              <w:rPr>
                <w:rFonts w:ascii="Times New Roman" w:hAnsi="Times New Roman" w:cs="Times New Roman"/>
                <w:lang w:eastAsia="zh-CN"/>
              </w:rPr>
            </w:pPr>
            <w:r w:rsidRPr="000C54C6">
              <w:rPr>
                <w:rFonts w:ascii="Times New Roman" w:eastAsia="SimSun" w:hAnsi="Times New Roman" w:cs="Times New Roman"/>
                <w:lang w:eastAsia="zh-CN" w:bidi="ar"/>
              </w:rPr>
              <w:t>Auto-updated when delivery status is marked as “Delivered”.</w:t>
            </w:r>
          </w:p>
        </w:tc>
      </w:tr>
      <w:tr w:rsidR="008A0411" w:rsidRPr="000C54C6" w14:paraId="19659965"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516263C"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Pending 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DC5C675"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Formula / 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75B373E"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1631CF8"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25B0899" w14:textId="77777777" w:rsidR="008A0411" w:rsidRPr="000C54C6" w:rsidRDefault="0026591D">
            <w:pPr>
              <w:widowControl/>
              <w:rPr>
                <w:rFonts w:ascii="Times New Roman" w:eastAsia="SimSun" w:hAnsi="Times New Roman" w:cs="Times New Roman"/>
                <w:lang w:eastAsia="zh-CN" w:bidi="ar"/>
              </w:rPr>
            </w:pPr>
            <w:r w:rsidRPr="000C54C6">
              <w:rPr>
                <w:rFonts w:ascii="Times New Roman" w:eastAsia="SimSun" w:hAnsi="Times New Roman" w:cs="Times New Roman"/>
                <w:lang w:eastAsia="zh-CN" w:bidi="ar"/>
              </w:rPr>
              <w:t>Calculated as Total Quantity – Delivered Quantity.</w:t>
            </w:r>
          </w:p>
        </w:tc>
      </w:tr>
      <w:tr w:rsidR="008A0411" w:rsidRPr="000C54C6" w14:paraId="1E903C62" w14:textId="77777777">
        <w:trPr>
          <w:trHeight w:val="300"/>
          <w:trPrChange w:id="2918" w:author="User" w:date="2025-12-09T13:55:00Z">
            <w:trPr>
              <w:trHeight w:val="300"/>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1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9BA79ED"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Total Value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1E468D1"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Currency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295ED19"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Roll-up Summary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CB5A362"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F49D580" w14:textId="77777777" w:rsidR="008A0411" w:rsidRPr="000C54C6" w:rsidRDefault="0026591D">
            <w:pPr>
              <w:widowControl/>
              <w:rPr>
                <w:rFonts w:ascii="Times New Roman" w:eastAsia="SimSun" w:hAnsi="Times New Roman" w:cs="Times New Roman"/>
                <w:lang w:eastAsia="zh-CN" w:bidi="ar"/>
              </w:rPr>
            </w:pPr>
            <w:r w:rsidRPr="000C54C6">
              <w:rPr>
                <w:rFonts w:ascii="Times New Roman" w:eastAsia="SimSun" w:hAnsi="Times New Roman" w:cs="Times New Roman"/>
                <w:lang w:eastAsia="zh-CN" w:bidi="ar"/>
              </w:rPr>
              <w:t>Total value of all line items for that order</w:t>
            </w:r>
          </w:p>
        </w:tc>
      </w:tr>
      <w:tr w:rsidR="008A0411" w:rsidRPr="000C54C6" w14:paraId="131784F1" w14:textId="77777777">
        <w:trPr>
          <w:trHeight w:val="300"/>
          <w:trPrChange w:id="2924" w:author="User" w:date="2025-12-09T13:55:00Z">
            <w:trPr>
              <w:trHeight w:val="300"/>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E694DE0"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Order Line Items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6"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8DD4EC9" w14:textId="77777777" w:rsidR="008A0411" w:rsidRPr="000C54C6" w:rsidRDefault="0026591D">
            <w:pPr>
              <w:widowControl/>
              <w:jc w:val="center"/>
              <w:rPr>
                <w:rFonts w:ascii="Times New Roman" w:eastAsia="SimSun" w:hAnsi="Times New Roman" w:cs="Times New Roman"/>
                <w:lang w:eastAsia="zh-CN" w:bidi="ar"/>
              </w:rPr>
            </w:pPr>
            <w:r w:rsidRPr="000C54C6">
              <w:rPr>
                <w:rFonts w:ascii="Times New Roman" w:eastAsia="SimSun" w:hAnsi="Times New Roman" w:cs="Times New Roman"/>
                <w:lang w:eastAsia="zh-CN" w:bidi="ar"/>
              </w:rPr>
              <w:t>Related Records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D2448A3"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8"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4038A54"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2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6DE8EC2" w14:textId="77777777" w:rsidR="008A0411" w:rsidRPr="000C54C6" w:rsidRDefault="008A0411">
            <w:pPr>
              <w:widowControl/>
              <w:rPr>
                <w:rFonts w:ascii="Times New Roman" w:eastAsia="SimSun" w:hAnsi="Times New Roman" w:cs="Times New Roman"/>
                <w:lang w:eastAsia="zh-CN" w:bidi="ar"/>
              </w:rPr>
            </w:pPr>
          </w:p>
        </w:tc>
      </w:tr>
      <w:tr w:rsidR="008A0411" w:rsidRPr="000C54C6" w14:paraId="36EBD790"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853CA9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Created By / Last Modified By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18F25A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BA40648"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E91BBBE"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4"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57DC3BB8"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Standard Salesforce fields.</w:t>
            </w:r>
          </w:p>
        </w:tc>
      </w:tr>
      <w:tr w:rsidR="008A0411" w:rsidRPr="000C54C6" w14:paraId="4FCF63D7"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0B9815D" w14:textId="77777777" w:rsidR="008A0411" w:rsidRPr="000C54C6" w:rsidRDefault="0026591D">
            <w:pPr>
              <w:widowControl/>
              <w:jc w:val="center"/>
              <w:rPr>
                <w:rFonts w:ascii="Times New Roman" w:eastAsia="SimSun" w:hAnsi="Times New Roman" w:cs="Times New Roman"/>
                <w:lang w:eastAsia="zh-CN" w:bidi="ar"/>
              </w:rPr>
            </w:pPr>
            <w:del w:id="2936" w:author="User" w:date="2026-01-07T16:21:00Z">
              <w:r w:rsidRPr="000C54C6" w:rsidDel="00A503CB">
                <w:rPr>
                  <w:rFonts w:ascii="Times New Roman" w:eastAsia="SimSun" w:hAnsi="Times New Roman" w:cs="Times New Roman"/>
                  <w:lang w:eastAsia="zh-CN" w:bidi="ar"/>
                </w:rPr>
                <w:delText>Contact Person Name</w:delText>
              </w:r>
            </w:del>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7A47C4A" w14:textId="77777777" w:rsidR="008A0411" w:rsidRPr="000C54C6" w:rsidRDefault="0026591D">
            <w:pPr>
              <w:widowControl/>
              <w:jc w:val="center"/>
              <w:rPr>
                <w:rFonts w:ascii="Times New Roman" w:eastAsia="SimSun" w:hAnsi="Times New Roman" w:cs="Times New Roman"/>
                <w:lang w:eastAsia="zh-CN" w:bidi="ar"/>
              </w:rPr>
            </w:pPr>
            <w:del w:id="2938" w:author="User" w:date="2026-01-07T16:21:00Z">
              <w:r w:rsidRPr="000C54C6" w:rsidDel="00A503CB">
                <w:rPr>
                  <w:rFonts w:ascii="Times New Roman" w:eastAsia="SimSun" w:hAnsi="Times New Roman" w:cs="Times New Roman"/>
                  <w:lang w:eastAsia="zh-CN" w:bidi="ar"/>
                </w:rPr>
                <w:delText>Text</w:delText>
              </w:r>
            </w:del>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3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C4102DE" w14:textId="77777777" w:rsidR="008A0411" w:rsidRPr="000C54C6" w:rsidRDefault="0026591D">
            <w:pPr>
              <w:widowControl/>
              <w:jc w:val="center"/>
              <w:rPr>
                <w:rFonts w:ascii="Times New Roman" w:eastAsia="SimSun" w:hAnsi="Times New Roman" w:cs="Times New Roman"/>
                <w:lang w:eastAsia="zh-CN" w:bidi="ar"/>
              </w:rPr>
            </w:pPr>
            <w:del w:id="2940" w:author="User" w:date="2026-01-07T16:21:00Z">
              <w:r w:rsidRPr="000C54C6" w:rsidDel="00A503CB">
                <w:rPr>
                  <w:rFonts w:ascii="Times New Roman" w:eastAsia="SimSun" w:hAnsi="Times New Roman" w:cs="Times New Roman"/>
                  <w:lang w:eastAsia="zh-CN" w:bidi="ar"/>
                </w:rPr>
                <w:delText>Optional</w:delText>
              </w:r>
            </w:del>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4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517CC47" w14:textId="77777777" w:rsidR="008A0411" w:rsidRPr="000C54C6" w:rsidRDefault="008A0411">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42"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D047A2A" w14:textId="77777777" w:rsidR="008A0411" w:rsidRPr="000C54C6" w:rsidRDefault="008A0411">
            <w:pPr>
              <w:widowControl/>
              <w:rPr>
                <w:rFonts w:ascii="Times New Roman" w:eastAsia="SimSun" w:hAnsi="Times New Roman" w:cs="Times New Roman"/>
                <w:lang w:eastAsia="zh-CN" w:bidi="ar"/>
              </w:rPr>
            </w:pPr>
          </w:p>
        </w:tc>
      </w:tr>
      <w:tr w:rsidR="00162644" w:rsidRPr="000C54C6" w14:paraId="44022061" w14:textId="77777777">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4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2360CFD" w14:textId="77777777" w:rsidR="00162644" w:rsidRPr="000C54C6" w:rsidRDefault="00162644" w:rsidP="00162644">
            <w:pPr>
              <w:widowControl/>
              <w:jc w:val="center"/>
              <w:rPr>
                <w:rFonts w:ascii="Times New Roman" w:eastAsia="SimSun" w:hAnsi="Times New Roman" w:cs="Times New Roman"/>
                <w:lang w:eastAsia="zh-CN" w:bidi="ar"/>
              </w:rPr>
            </w:pPr>
            <w:del w:id="2944" w:author="User" w:date="2026-01-07T16:21:00Z">
              <w:r w:rsidRPr="000C54C6" w:rsidDel="00A503CB">
                <w:rPr>
                  <w:rFonts w:ascii="Times New Roman" w:eastAsia="SimSun" w:hAnsi="Times New Roman" w:cs="Times New Roman"/>
                  <w:lang w:eastAsia="zh-CN" w:bidi="ar"/>
                </w:rPr>
                <w:delText>Contact Person Number</w:delText>
              </w:r>
            </w:del>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4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E9D369A" w14:textId="77777777" w:rsidR="00162644" w:rsidRPr="000C54C6" w:rsidRDefault="00162644" w:rsidP="00162644">
            <w:pPr>
              <w:widowControl/>
              <w:jc w:val="center"/>
              <w:rPr>
                <w:rFonts w:ascii="Times New Roman" w:eastAsia="SimSun" w:hAnsi="Times New Roman" w:cs="Times New Roman"/>
                <w:lang w:eastAsia="zh-CN" w:bidi="ar"/>
              </w:rPr>
            </w:pPr>
            <w:del w:id="2946" w:author="User" w:date="2026-01-07T16:21:00Z">
              <w:r w:rsidRPr="000C54C6" w:rsidDel="00A503CB">
                <w:rPr>
                  <w:rFonts w:ascii="Times New Roman" w:eastAsia="SimSun" w:hAnsi="Times New Roman" w:cs="Times New Roman"/>
                  <w:lang w:eastAsia="zh-CN" w:bidi="ar"/>
                </w:rPr>
                <w:delText>Number</w:delText>
              </w:r>
            </w:del>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4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04492FB" w14:textId="77777777" w:rsidR="00162644" w:rsidRPr="000C54C6" w:rsidRDefault="00162644" w:rsidP="00162644">
            <w:pPr>
              <w:widowControl/>
              <w:jc w:val="center"/>
              <w:rPr>
                <w:rFonts w:ascii="Times New Roman" w:eastAsia="SimSun" w:hAnsi="Times New Roman" w:cs="Times New Roman"/>
                <w:lang w:eastAsia="zh-CN" w:bidi="ar"/>
              </w:rPr>
            </w:pPr>
            <w:del w:id="2948" w:author="User" w:date="2026-01-07T16:21:00Z">
              <w:r w:rsidRPr="000C54C6" w:rsidDel="00A503CB">
                <w:rPr>
                  <w:rFonts w:ascii="Times New Roman" w:eastAsia="SimSun" w:hAnsi="Times New Roman" w:cs="Times New Roman"/>
                  <w:lang w:eastAsia="zh-CN" w:bidi="ar"/>
                </w:rPr>
                <w:delText>Optional</w:delText>
              </w:r>
            </w:del>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4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1C76346" w14:textId="77777777" w:rsidR="00162644" w:rsidRPr="000C54C6" w:rsidRDefault="00162644" w:rsidP="00162644">
            <w:pPr>
              <w:widowControl/>
              <w:jc w:val="center"/>
              <w:rPr>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2950"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9386832" w14:textId="77777777" w:rsidR="00162644" w:rsidRPr="000C54C6" w:rsidRDefault="00162644" w:rsidP="00162644">
            <w:pPr>
              <w:widowControl/>
              <w:rPr>
                <w:rFonts w:ascii="Times New Roman" w:eastAsia="SimSun" w:hAnsi="Times New Roman" w:cs="Times New Roman"/>
                <w:lang w:eastAsia="zh-CN" w:bidi="ar"/>
              </w:rPr>
            </w:pPr>
          </w:p>
        </w:tc>
      </w:tr>
      <w:tr w:rsidR="00162644" w:rsidRPr="000C54C6" w14:paraId="5DF5B91D" w14:textId="77777777">
        <w:trPr>
          <w:ins w:id="2951" w:author="User" w:date="2026-01-07T16:08:00Z"/>
        </w:trPr>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20A0F764" w14:textId="77777777" w:rsidR="00162644" w:rsidRPr="000C54C6" w:rsidRDefault="00162644" w:rsidP="00162644">
            <w:pPr>
              <w:widowControl/>
              <w:jc w:val="center"/>
              <w:rPr>
                <w:ins w:id="2952" w:author="User" w:date="2026-01-07T16:08:00Z"/>
                <w:rFonts w:ascii="Times New Roman" w:eastAsia="SimSun" w:hAnsi="Times New Roman" w:cs="Times New Roman"/>
                <w:lang w:eastAsia="zh-CN" w:bidi="ar"/>
              </w:rPr>
            </w:pPr>
            <w:ins w:id="2953" w:author="User" w:date="2026-01-07T16:08:00Z">
              <w:r w:rsidRPr="000C54C6">
                <w:rPr>
                  <w:rFonts w:ascii="Times New Roman" w:eastAsia="SimSun" w:hAnsi="Times New Roman" w:cs="Times New Roman"/>
                  <w:lang w:eastAsia="zh-CN" w:bidi="ar"/>
                </w:rPr>
                <w:t>Payment Method</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A3F7C1C" w14:textId="77777777" w:rsidR="00162644" w:rsidRPr="000C54C6" w:rsidRDefault="00162644" w:rsidP="00162644">
            <w:pPr>
              <w:widowControl/>
              <w:jc w:val="center"/>
              <w:rPr>
                <w:ins w:id="2954" w:author="User" w:date="2026-01-07T16:08:00Z"/>
                <w:rFonts w:ascii="Times New Roman" w:eastAsia="SimSun" w:hAnsi="Times New Roman" w:cs="Times New Roman"/>
                <w:lang w:eastAsia="zh-CN" w:bidi="ar"/>
              </w:rPr>
            </w:pPr>
            <w:ins w:id="2955" w:author="User" w:date="2026-01-07T16:08:00Z">
              <w:r w:rsidRPr="000C54C6">
                <w:rPr>
                  <w:rFonts w:ascii="Times New Roman" w:eastAsia="SimSun" w:hAnsi="Times New Roman" w:cs="Times New Roman"/>
                  <w:lang w:eastAsia="zh-CN" w:bidi="ar"/>
                </w:rPr>
                <w:t>Picklist</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08934A2" w14:textId="77777777" w:rsidR="00162644" w:rsidRPr="000C54C6" w:rsidRDefault="00162644" w:rsidP="00162644">
            <w:pPr>
              <w:widowControl/>
              <w:jc w:val="center"/>
              <w:rPr>
                <w:ins w:id="2956" w:author="User" w:date="2026-01-07T16:08:00Z"/>
                <w:rFonts w:ascii="Times New Roman" w:eastAsia="SimSun" w:hAnsi="Times New Roman" w:cs="Times New Roman"/>
                <w:lang w:eastAsia="zh-CN" w:bidi="ar"/>
              </w:rPr>
            </w:pPr>
            <w:ins w:id="2957" w:author="User" w:date="2026-01-07T16:10:00Z">
              <w:r w:rsidRPr="000C54C6">
                <w:rPr>
                  <w:rFonts w:ascii="Times New Roman" w:eastAsia="SimSun" w:hAnsi="Times New Roman" w:cs="Times New Roman"/>
                  <w:lang w:eastAsia="zh-CN" w:bidi="ar"/>
                </w:rPr>
                <w:t>Mandatory</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AB50B5C" w14:textId="77777777" w:rsidR="00162644" w:rsidRPr="000C54C6" w:rsidRDefault="00162644" w:rsidP="00162644">
            <w:pPr>
              <w:widowControl/>
              <w:jc w:val="center"/>
              <w:rPr>
                <w:ins w:id="2958" w:author="User" w:date="2026-01-07T16:08:00Z"/>
                <w:rFonts w:ascii="Times New Roman" w:eastAsia="SimSun" w:hAnsi="Times New Roman" w:cs="Times New Roman"/>
                <w:lang w:eastAsia="zh-CN" w:bidi="ar"/>
              </w:rPr>
            </w:pPr>
            <w:ins w:id="2959" w:author="User" w:date="2026-01-07T16:08:00Z">
              <w:r w:rsidRPr="000C54C6">
                <w:rPr>
                  <w:rFonts w:ascii="Times New Roman" w:eastAsia="SimSun" w:hAnsi="Times New Roman" w:cs="Times New Roman"/>
                  <w:lang w:eastAsia="zh-CN" w:bidi="ar"/>
                </w:rPr>
                <w:t>Cash</w:t>
              </w:r>
            </w:ins>
            <w:ins w:id="2960" w:author="User" w:date="2026-01-07T16:09:00Z">
              <w:r w:rsidRPr="000C54C6">
                <w:rPr>
                  <w:rFonts w:ascii="Times New Roman" w:eastAsia="SimSun" w:hAnsi="Times New Roman" w:cs="Times New Roman"/>
                  <w:lang w:eastAsia="zh-CN" w:bidi="ar"/>
                </w:rPr>
                <w:t xml:space="preserve"> at site, Cheque at site, </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E81A076" w14:textId="77777777" w:rsidR="00162644" w:rsidRPr="000C54C6" w:rsidRDefault="00162644" w:rsidP="00162644">
            <w:pPr>
              <w:widowControl/>
              <w:rPr>
                <w:ins w:id="2961" w:author="User" w:date="2026-01-07T16:08:00Z"/>
                <w:rFonts w:ascii="Times New Roman" w:eastAsia="SimSun" w:hAnsi="Times New Roman" w:cs="Times New Roman"/>
                <w:lang w:eastAsia="zh-CN" w:bidi="ar"/>
              </w:rPr>
            </w:pPr>
          </w:p>
        </w:tc>
      </w:tr>
      <w:tr w:rsidR="00162644" w:rsidRPr="000C54C6" w14:paraId="1EB2B37E" w14:textId="77777777">
        <w:trPr>
          <w:ins w:id="2962" w:author="User" w:date="2026-01-07T16:09:00Z"/>
        </w:trPr>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6CB7D1B" w14:textId="77777777" w:rsidR="00162644" w:rsidRPr="000C54C6" w:rsidRDefault="00162644" w:rsidP="00162644">
            <w:pPr>
              <w:widowControl/>
              <w:jc w:val="center"/>
              <w:rPr>
                <w:ins w:id="2963" w:author="User" w:date="2026-01-07T16:09:00Z"/>
                <w:rFonts w:ascii="Times New Roman" w:eastAsia="SimSun" w:hAnsi="Times New Roman" w:cs="Times New Roman"/>
                <w:lang w:eastAsia="zh-CN" w:bidi="ar"/>
              </w:rPr>
            </w:pPr>
            <w:ins w:id="2964" w:author="User" w:date="2026-01-07T16:09:00Z">
              <w:r w:rsidRPr="000C54C6">
                <w:rPr>
                  <w:rFonts w:ascii="Times New Roman" w:eastAsia="SimSun" w:hAnsi="Times New Roman" w:cs="Times New Roman"/>
                  <w:lang w:eastAsia="zh-CN" w:bidi="ar"/>
                </w:rPr>
                <w:lastRenderedPageBreak/>
                <w:t>Rem</w:t>
              </w:r>
            </w:ins>
            <w:ins w:id="2965" w:author="User" w:date="2026-01-07T16:10:00Z">
              <w:r w:rsidRPr="000C54C6">
                <w:rPr>
                  <w:rFonts w:ascii="Times New Roman" w:eastAsia="SimSun" w:hAnsi="Times New Roman" w:cs="Times New Roman"/>
                  <w:lang w:eastAsia="zh-CN" w:bidi="ar"/>
                </w:rPr>
                <w:t>arks</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378B3A0B" w14:textId="77777777" w:rsidR="00162644" w:rsidRPr="000C54C6" w:rsidRDefault="00162644" w:rsidP="00162644">
            <w:pPr>
              <w:widowControl/>
              <w:jc w:val="center"/>
              <w:rPr>
                <w:ins w:id="2966" w:author="User" w:date="2026-01-07T16:09:00Z"/>
                <w:rFonts w:ascii="Times New Roman" w:eastAsia="SimSun" w:hAnsi="Times New Roman" w:cs="Times New Roman"/>
                <w:lang w:eastAsia="zh-CN" w:bidi="ar"/>
              </w:rPr>
            </w:pPr>
            <w:ins w:id="2967" w:author="User" w:date="2026-01-07T16:10:00Z">
              <w:r w:rsidRPr="000C54C6">
                <w:rPr>
                  <w:rFonts w:ascii="Times New Roman" w:eastAsia="SimSun" w:hAnsi="Times New Roman" w:cs="Times New Roman"/>
                  <w:lang w:eastAsia="zh-CN" w:bidi="ar"/>
                </w:rPr>
                <w:t>Text</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733E8B8A" w14:textId="77777777" w:rsidR="00162644" w:rsidRPr="000C54C6" w:rsidRDefault="00162644" w:rsidP="00162644">
            <w:pPr>
              <w:widowControl/>
              <w:jc w:val="center"/>
              <w:rPr>
                <w:ins w:id="2968" w:author="User" w:date="2026-01-07T16:09:00Z"/>
                <w:rFonts w:ascii="Times New Roman" w:eastAsia="SimSun" w:hAnsi="Times New Roman" w:cs="Times New Roman"/>
                <w:lang w:eastAsia="zh-CN" w:bidi="ar"/>
              </w:rPr>
            </w:pPr>
            <w:ins w:id="2969" w:author="User" w:date="2026-01-07T16:10:00Z">
              <w:r w:rsidRPr="000C54C6">
                <w:rPr>
                  <w:rFonts w:ascii="Times New Roman" w:eastAsia="SimSun" w:hAnsi="Times New Roman" w:cs="Times New Roman"/>
                  <w:lang w:eastAsia="zh-CN" w:bidi="ar"/>
                </w:rPr>
                <w:t>Optional</w:t>
              </w:r>
            </w:ins>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417C1B47" w14:textId="77777777" w:rsidR="00162644" w:rsidRPr="000C54C6" w:rsidRDefault="00162644" w:rsidP="00162644">
            <w:pPr>
              <w:widowControl/>
              <w:jc w:val="center"/>
              <w:rPr>
                <w:ins w:id="2970" w:author="User" w:date="2026-01-07T16:09:00Z"/>
                <w:rFonts w:ascii="Times New Roman" w:eastAsia="SimSun" w:hAnsi="Times New Roman" w:cs="Times New Roman"/>
                <w:lang w:eastAsia="zh-CN" w:bidi="ar"/>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
          <w:p w14:paraId="512F4D3B" w14:textId="77777777" w:rsidR="00162644" w:rsidRPr="000C54C6" w:rsidRDefault="00162644" w:rsidP="00162644">
            <w:pPr>
              <w:widowControl/>
              <w:rPr>
                <w:ins w:id="2971" w:author="User" w:date="2026-01-07T16:09:00Z"/>
                <w:rFonts w:ascii="Times New Roman" w:eastAsia="SimSun" w:hAnsi="Times New Roman" w:cs="Times New Roman"/>
                <w:lang w:eastAsia="zh-CN" w:bidi="ar"/>
              </w:rPr>
            </w:pPr>
          </w:p>
        </w:tc>
      </w:tr>
    </w:tbl>
    <w:p w14:paraId="489CA132"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EE0000"/>
        </w:rPr>
      </w:pPr>
    </w:p>
    <w:tbl>
      <w:tblPr>
        <w:tblW w:w="0" w:type="auto"/>
        <w:tblCellMar>
          <w:top w:w="17" w:type="dxa"/>
          <w:left w:w="17" w:type="dxa"/>
          <w:bottom w:w="17" w:type="dxa"/>
          <w:right w:w="17" w:type="dxa"/>
        </w:tblCellMar>
        <w:tblLook w:val="04A0" w:firstRow="1" w:lastRow="0" w:firstColumn="1" w:lastColumn="0" w:noHBand="0" w:noVBand="1"/>
        <w:tblPrChange w:id="2972" w:author="User" w:date="2025-12-09T13:55:00Z">
          <w:tblPr>
            <w:tblW w:w="0" w:type="auto"/>
            <w:tblCellMar>
              <w:top w:w="17" w:type="dxa"/>
              <w:left w:w="17" w:type="dxa"/>
              <w:bottom w:w="17" w:type="dxa"/>
              <w:right w:w="17" w:type="dxa"/>
            </w:tblCellMar>
            <w:tblLook w:val="04A0" w:firstRow="1" w:lastRow="0" w:firstColumn="1" w:lastColumn="0" w:noHBand="0" w:noVBand="1"/>
          </w:tblPr>
        </w:tblPrChange>
      </w:tblPr>
      <w:tblGrid>
        <w:gridCol w:w="1588"/>
        <w:gridCol w:w="1690"/>
        <w:gridCol w:w="1254"/>
        <w:gridCol w:w="903"/>
        <w:gridCol w:w="2866"/>
        <w:tblGridChange w:id="2973">
          <w:tblGrid>
            <w:gridCol w:w="1588"/>
            <w:gridCol w:w="1690"/>
            <w:gridCol w:w="1254"/>
            <w:gridCol w:w="903"/>
            <w:gridCol w:w="2866"/>
          </w:tblGrid>
        </w:tblGridChange>
      </w:tblGrid>
      <w:tr w:rsidR="008A0411" w:rsidRPr="000C54C6" w14:paraId="6AABD4B0" w14:textId="77777777">
        <w:trPr>
          <w:tblHeader/>
          <w:trPrChange w:id="2974" w:author="User" w:date="2025-12-09T13:55:00Z">
            <w:trPr>
              <w:tblHeader/>
            </w:trPr>
          </w:trPrChange>
        </w:trPr>
        <w:tc>
          <w:tcPr>
            <w:tcW w:w="0" w:type="auto"/>
            <w:tcBorders>
              <w:top w:val="single" w:sz="4" w:space="0" w:color="000000"/>
              <w:left w:val="single" w:sz="0" w:space="0" w:color="auto"/>
              <w:bottom w:val="single" w:sz="4" w:space="0" w:color="000000"/>
              <w:right w:val="single" w:sz="4" w:space="0" w:color="000000"/>
            </w:tcBorders>
            <w:vAlign w:val="center"/>
            <w:tcPrChange w:id="2975" w:author="User" w:date="2025-12-09T13:55:00Z">
              <w:tcPr>
                <w:tcW w:w="0" w:type="auto"/>
                <w:tcBorders>
                  <w:top w:val="single" w:sz="4" w:space="0" w:color="000000"/>
                  <w:left w:val="single" w:sz="0" w:space="0" w:color="auto"/>
                  <w:bottom w:val="single" w:sz="4" w:space="0" w:color="000000"/>
                  <w:right w:val="single" w:sz="4" w:space="0" w:color="000000"/>
                </w:tcBorders>
                <w:vAlign w:val="center"/>
              </w:tcPr>
            </w:tcPrChange>
          </w:tcPr>
          <w:p w14:paraId="3BE0CC63"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Field Name</w:t>
            </w:r>
          </w:p>
        </w:tc>
        <w:tc>
          <w:tcPr>
            <w:tcW w:w="1690" w:type="dxa"/>
            <w:tcBorders>
              <w:top w:val="single" w:sz="4" w:space="0" w:color="000000"/>
              <w:left w:val="single" w:sz="4" w:space="0" w:color="000000"/>
              <w:bottom w:val="single" w:sz="4" w:space="0" w:color="000000"/>
              <w:right w:val="single" w:sz="4" w:space="0" w:color="000000"/>
            </w:tcBorders>
            <w:vAlign w:val="center"/>
            <w:tcPrChange w:id="2976" w:author="User" w:date="2025-12-09T13:55:00Z">
              <w:tcPr>
                <w:tcW w:w="1690" w:type="dxa"/>
                <w:tcBorders>
                  <w:top w:val="single" w:sz="4" w:space="0" w:color="000000"/>
                  <w:left w:val="single" w:sz="4" w:space="0" w:color="000000"/>
                  <w:bottom w:val="single" w:sz="4" w:space="0" w:color="000000"/>
                  <w:right w:val="single" w:sz="4" w:space="0" w:color="000000"/>
                </w:tcBorders>
                <w:vAlign w:val="center"/>
              </w:tcPr>
            </w:tcPrChange>
          </w:tcPr>
          <w:p w14:paraId="3A0DC7E9"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Type</w:t>
            </w:r>
          </w:p>
        </w:tc>
        <w:tc>
          <w:tcPr>
            <w:tcW w:w="1254" w:type="dxa"/>
            <w:tcBorders>
              <w:top w:val="single" w:sz="4" w:space="0" w:color="000000"/>
              <w:left w:val="single" w:sz="4" w:space="0" w:color="000000"/>
              <w:bottom w:val="single" w:sz="4" w:space="0" w:color="000000"/>
              <w:right w:val="single" w:sz="4" w:space="0" w:color="000000"/>
            </w:tcBorders>
            <w:vAlign w:val="center"/>
            <w:tcPrChange w:id="2977" w:author="User" w:date="2025-12-09T13:55:00Z">
              <w:tcPr>
                <w:tcW w:w="1254" w:type="dxa"/>
                <w:tcBorders>
                  <w:top w:val="single" w:sz="4" w:space="0" w:color="000000"/>
                  <w:left w:val="single" w:sz="4" w:space="0" w:color="000000"/>
                  <w:bottom w:val="single" w:sz="4" w:space="0" w:color="000000"/>
                  <w:right w:val="single" w:sz="4" w:space="0" w:color="000000"/>
                </w:tcBorders>
                <w:vAlign w:val="center"/>
              </w:tcPr>
            </w:tcPrChange>
          </w:tcPr>
          <w:p w14:paraId="3DBAF63C"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Optional / Mandatory</w:t>
            </w:r>
          </w:p>
        </w:tc>
        <w:tc>
          <w:tcPr>
            <w:tcW w:w="0" w:type="auto"/>
            <w:tcBorders>
              <w:top w:val="single" w:sz="4" w:space="0" w:color="000000"/>
              <w:left w:val="single" w:sz="4" w:space="0" w:color="000000"/>
              <w:bottom w:val="single" w:sz="4" w:space="0" w:color="000000"/>
              <w:right w:val="single" w:sz="4" w:space="0" w:color="000000"/>
            </w:tcBorders>
            <w:vAlign w:val="center"/>
            <w:tcPrChange w:id="2978"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4885254D"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Picklist Values</w:t>
            </w:r>
          </w:p>
        </w:tc>
        <w:tc>
          <w:tcPr>
            <w:tcW w:w="0" w:type="auto"/>
            <w:tcBorders>
              <w:top w:val="single" w:sz="4" w:space="0" w:color="000000"/>
              <w:left w:val="single" w:sz="4" w:space="0" w:color="000000"/>
              <w:bottom w:val="single" w:sz="4" w:space="0" w:color="000000"/>
              <w:right w:val="single" w:sz="4" w:space="0" w:color="000000"/>
            </w:tcBorders>
            <w:vAlign w:val="center"/>
            <w:tcPrChange w:id="2979"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36F4DC15" w14:textId="77777777" w:rsidR="008A0411" w:rsidRPr="000C54C6" w:rsidRDefault="0026591D">
            <w:pPr>
              <w:widowControl/>
              <w:jc w:val="center"/>
              <w:rPr>
                <w:rFonts w:ascii="Times New Roman" w:hAnsi="Times New Roman" w:cs="Times New Roman"/>
                <w:b/>
                <w:bCs/>
              </w:rPr>
            </w:pPr>
            <w:r w:rsidRPr="000C54C6">
              <w:rPr>
                <w:rStyle w:val="Strong"/>
                <w:rFonts w:ascii="Times New Roman" w:eastAsia="SimSun" w:hAnsi="Times New Roman" w:cs="Times New Roman"/>
                <w:lang w:eastAsia="zh-CN" w:bidi="ar"/>
              </w:rPr>
              <w:t>Comments</w:t>
            </w:r>
          </w:p>
        </w:tc>
      </w:tr>
      <w:tr w:rsidR="008A0411" w:rsidRPr="000C54C6" w14:paraId="12A2582A" w14:textId="77777777">
        <w:tc>
          <w:tcPr>
            <w:tcW w:w="0" w:type="auto"/>
            <w:tcBorders>
              <w:top w:val="single" w:sz="4" w:space="0" w:color="000000"/>
              <w:left w:val="single" w:sz="4" w:space="0" w:color="000000"/>
              <w:bottom w:val="single" w:sz="4" w:space="0" w:color="000000"/>
              <w:right w:val="single" w:sz="4" w:space="0" w:color="000000"/>
            </w:tcBorders>
            <w:vAlign w:val="center"/>
            <w:tcPrChange w:id="2980"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5D0B5394"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lang w:eastAsia="zh-CN" w:bidi="ar"/>
              </w:rPr>
              <w:t>Contact Person Name</w:t>
            </w:r>
          </w:p>
        </w:tc>
        <w:tc>
          <w:tcPr>
            <w:tcW w:w="1690" w:type="dxa"/>
            <w:tcBorders>
              <w:top w:val="single" w:sz="4" w:space="0" w:color="000000"/>
              <w:left w:val="single" w:sz="4" w:space="0" w:color="000000"/>
              <w:bottom w:val="single" w:sz="4" w:space="0" w:color="000000"/>
              <w:right w:val="single" w:sz="4" w:space="0" w:color="000000"/>
            </w:tcBorders>
            <w:vAlign w:val="center"/>
            <w:tcPrChange w:id="2981" w:author="User" w:date="2025-12-09T13:55:00Z">
              <w:tcPr>
                <w:tcW w:w="1690" w:type="dxa"/>
                <w:tcBorders>
                  <w:top w:val="single" w:sz="4" w:space="0" w:color="000000"/>
                  <w:left w:val="single" w:sz="4" w:space="0" w:color="000000"/>
                  <w:bottom w:val="single" w:sz="4" w:space="0" w:color="000000"/>
                  <w:right w:val="single" w:sz="4" w:space="0" w:color="000000"/>
                </w:tcBorders>
                <w:vAlign w:val="center"/>
              </w:tcPr>
            </w:tcPrChange>
          </w:tcPr>
          <w:p w14:paraId="16924755"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Text</w:t>
            </w:r>
          </w:p>
        </w:tc>
        <w:tc>
          <w:tcPr>
            <w:tcW w:w="1254" w:type="dxa"/>
            <w:tcBorders>
              <w:top w:val="single" w:sz="4" w:space="0" w:color="000000"/>
              <w:left w:val="single" w:sz="4" w:space="0" w:color="000000"/>
              <w:bottom w:val="single" w:sz="4" w:space="0" w:color="000000"/>
              <w:right w:val="single" w:sz="4" w:space="0" w:color="000000"/>
            </w:tcBorders>
            <w:vAlign w:val="center"/>
            <w:tcPrChange w:id="2982" w:author="User" w:date="2025-12-09T13:55:00Z">
              <w:tcPr>
                <w:tcW w:w="1254" w:type="dxa"/>
                <w:tcBorders>
                  <w:top w:val="single" w:sz="4" w:space="0" w:color="000000"/>
                  <w:left w:val="single" w:sz="4" w:space="0" w:color="000000"/>
                  <w:bottom w:val="single" w:sz="4" w:space="0" w:color="000000"/>
                  <w:right w:val="single" w:sz="4" w:space="0" w:color="000000"/>
                </w:tcBorders>
                <w:vAlign w:val="center"/>
              </w:tcPr>
            </w:tcPrChange>
          </w:tcPr>
          <w:p w14:paraId="04C7574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 xml:space="preserve"> Mandatory </w:t>
            </w:r>
          </w:p>
        </w:tc>
        <w:tc>
          <w:tcPr>
            <w:tcW w:w="0" w:type="auto"/>
            <w:tcBorders>
              <w:top w:val="single" w:sz="4" w:space="0" w:color="000000"/>
              <w:left w:val="single" w:sz="4" w:space="0" w:color="000000"/>
              <w:bottom w:val="single" w:sz="4" w:space="0" w:color="000000"/>
              <w:right w:val="single" w:sz="4" w:space="0" w:color="000000"/>
            </w:tcBorders>
            <w:vAlign w:val="center"/>
            <w:tcPrChange w:id="2983"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6E6D137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000000"/>
              <w:left w:val="single" w:sz="4" w:space="0" w:color="000000"/>
              <w:bottom w:val="single" w:sz="4" w:space="0" w:color="000000"/>
              <w:right w:val="single" w:sz="4" w:space="0" w:color="000000"/>
            </w:tcBorders>
            <w:vAlign w:val="center"/>
            <w:tcPrChange w:id="2984"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69919F8A"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Add whom to contact at time of delivery. Captures the contact person during order creation.</w:t>
            </w:r>
          </w:p>
        </w:tc>
      </w:tr>
      <w:tr w:rsidR="008A0411" w:rsidRPr="000C54C6" w14:paraId="5B8415F3" w14:textId="77777777">
        <w:tc>
          <w:tcPr>
            <w:tcW w:w="0" w:type="auto"/>
            <w:tcBorders>
              <w:top w:val="single" w:sz="4" w:space="0" w:color="000000"/>
              <w:left w:val="single" w:sz="4" w:space="0" w:color="000000"/>
              <w:bottom w:val="single" w:sz="4" w:space="0" w:color="000000"/>
              <w:right w:val="single" w:sz="4" w:space="0" w:color="000000"/>
            </w:tcBorders>
            <w:vAlign w:val="center"/>
            <w:tcPrChange w:id="2985"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791CED5D" w14:textId="77777777" w:rsidR="008A0411" w:rsidRPr="000C54C6" w:rsidRDefault="0026591D">
            <w:pPr>
              <w:widowControl/>
              <w:rPr>
                <w:rFonts w:ascii="Times New Roman" w:hAnsi="Times New Roman" w:cs="Times New Roman"/>
              </w:rPr>
            </w:pPr>
            <w:r w:rsidRPr="000C54C6">
              <w:rPr>
                <w:rStyle w:val="Strong"/>
                <w:rFonts w:ascii="Times New Roman" w:eastAsia="SimSun" w:hAnsi="Times New Roman" w:cs="Times New Roman"/>
                <w:lang w:eastAsia="zh-CN" w:bidi="ar"/>
              </w:rPr>
              <w:t>Contact Person Number</w:t>
            </w:r>
          </w:p>
        </w:tc>
        <w:tc>
          <w:tcPr>
            <w:tcW w:w="1690" w:type="dxa"/>
            <w:tcBorders>
              <w:top w:val="single" w:sz="4" w:space="0" w:color="000000"/>
              <w:left w:val="single" w:sz="4" w:space="0" w:color="000000"/>
              <w:bottom w:val="single" w:sz="4" w:space="0" w:color="000000"/>
              <w:right w:val="single" w:sz="4" w:space="0" w:color="000000"/>
            </w:tcBorders>
            <w:vAlign w:val="center"/>
            <w:tcPrChange w:id="2986" w:author="User" w:date="2025-12-09T13:55:00Z">
              <w:tcPr>
                <w:tcW w:w="1690" w:type="dxa"/>
                <w:tcBorders>
                  <w:top w:val="single" w:sz="4" w:space="0" w:color="000000"/>
                  <w:left w:val="single" w:sz="4" w:space="0" w:color="000000"/>
                  <w:bottom w:val="single" w:sz="4" w:space="0" w:color="000000"/>
                  <w:right w:val="single" w:sz="4" w:space="0" w:color="000000"/>
                </w:tcBorders>
                <w:vAlign w:val="center"/>
              </w:tcPr>
            </w:tcPrChange>
          </w:tcPr>
          <w:p w14:paraId="65CB0C22"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 xml:space="preserve">Phone </w:t>
            </w:r>
          </w:p>
        </w:tc>
        <w:tc>
          <w:tcPr>
            <w:tcW w:w="1254" w:type="dxa"/>
            <w:tcBorders>
              <w:top w:val="single" w:sz="4" w:space="0" w:color="000000"/>
              <w:left w:val="single" w:sz="4" w:space="0" w:color="000000"/>
              <w:bottom w:val="single" w:sz="4" w:space="0" w:color="000000"/>
              <w:right w:val="single" w:sz="4" w:space="0" w:color="000000"/>
            </w:tcBorders>
            <w:vAlign w:val="center"/>
            <w:tcPrChange w:id="2987" w:author="User" w:date="2025-12-09T13:55:00Z">
              <w:tcPr>
                <w:tcW w:w="1254" w:type="dxa"/>
                <w:tcBorders>
                  <w:top w:val="single" w:sz="4" w:space="0" w:color="000000"/>
                  <w:left w:val="single" w:sz="4" w:space="0" w:color="000000"/>
                  <w:bottom w:val="single" w:sz="4" w:space="0" w:color="000000"/>
                  <w:right w:val="single" w:sz="4" w:space="0" w:color="000000"/>
                </w:tcBorders>
                <w:vAlign w:val="center"/>
              </w:tcPr>
            </w:tcPrChange>
          </w:tcPr>
          <w:p w14:paraId="399D5E3A"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 xml:space="preserve"> Mandatory</w:t>
            </w:r>
          </w:p>
        </w:tc>
        <w:tc>
          <w:tcPr>
            <w:tcW w:w="0" w:type="auto"/>
            <w:tcBorders>
              <w:top w:val="single" w:sz="4" w:space="0" w:color="000000"/>
              <w:left w:val="single" w:sz="4" w:space="0" w:color="000000"/>
              <w:bottom w:val="single" w:sz="4" w:space="0" w:color="000000"/>
              <w:right w:val="single" w:sz="4" w:space="0" w:color="000000"/>
            </w:tcBorders>
            <w:vAlign w:val="center"/>
            <w:tcPrChange w:id="2988"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6534A3C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000000"/>
              <w:left w:val="single" w:sz="4" w:space="0" w:color="000000"/>
              <w:bottom w:val="single" w:sz="4" w:space="0" w:color="000000"/>
              <w:right w:val="single" w:sz="4" w:space="0" w:color="000000"/>
            </w:tcBorders>
            <w:vAlign w:val="center"/>
            <w:tcPrChange w:id="2989"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2F7CA2F3"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Contact person's mobile number to be used during delivery.</w:t>
            </w:r>
          </w:p>
        </w:tc>
      </w:tr>
      <w:tr w:rsidR="008A0411" w:rsidRPr="000C54C6" w14:paraId="19F28858" w14:textId="77777777">
        <w:tc>
          <w:tcPr>
            <w:tcW w:w="0" w:type="auto"/>
            <w:tcBorders>
              <w:top w:val="single" w:sz="4" w:space="0" w:color="000000"/>
              <w:left w:val="single" w:sz="4" w:space="0" w:color="000000"/>
              <w:bottom w:val="single" w:sz="4" w:space="0" w:color="000000"/>
              <w:right w:val="single" w:sz="4" w:space="0" w:color="000000"/>
            </w:tcBorders>
            <w:vAlign w:val="center"/>
            <w:tcPrChange w:id="2990"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754AE4AA" w14:textId="77777777" w:rsidR="008A0411" w:rsidRPr="000C54C6" w:rsidRDefault="0026591D">
            <w:pPr>
              <w:widowControl/>
              <w:rPr>
                <w:rFonts w:ascii="Times New Roman" w:hAnsi="Times New Roman" w:cs="Times New Roman"/>
                <w:color w:val="FF0000"/>
                <w:rPrChange w:id="2991" w:author="User" w:date="2026-02-02T18:38:00Z">
                  <w:rPr>
                    <w:rFonts w:ascii="Times New Roman" w:hAnsi="Times New Roman" w:cs="Times New Roman"/>
                  </w:rPr>
                </w:rPrChange>
              </w:rPr>
            </w:pPr>
            <w:del w:id="2992" w:author="User" w:date="2026-01-07T16:28:00Z">
              <w:r w:rsidRPr="000C54C6" w:rsidDel="00A503CB">
                <w:rPr>
                  <w:rStyle w:val="Strong"/>
                  <w:rFonts w:ascii="Times New Roman" w:eastAsia="SimSun" w:hAnsi="Times New Roman" w:cs="Times New Roman"/>
                  <w:color w:val="FF0000"/>
                  <w:lang w:eastAsia="zh-CN" w:bidi="ar"/>
                  <w:rPrChange w:id="2993" w:author="User" w:date="2026-02-02T18:38:00Z">
                    <w:rPr>
                      <w:rStyle w:val="Strong"/>
                      <w:rFonts w:ascii="Times New Roman" w:eastAsia="SimSun" w:hAnsi="Times New Roman" w:cs="Times New Roman"/>
                      <w:lang w:eastAsia="zh-CN" w:bidi="ar"/>
                    </w:rPr>
                  </w:rPrChange>
                </w:rPr>
                <w:delText>Order Creation Without Stock</w:delText>
              </w:r>
            </w:del>
          </w:p>
        </w:tc>
        <w:tc>
          <w:tcPr>
            <w:tcW w:w="1690" w:type="dxa"/>
            <w:tcBorders>
              <w:top w:val="single" w:sz="4" w:space="0" w:color="000000"/>
              <w:left w:val="single" w:sz="4" w:space="0" w:color="000000"/>
              <w:bottom w:val="single" w:sz="4" w:space="0" w:color="000000"/>
              <w:right w:val="single" w:sz="4" w:space="0" w:color="000000"/>
            </w:tcBorders>
            <w:vAlign w:val="center"/>
            <w:tcPrChange w:id="2994" w:author="User" w:date="2025-12-09T13:55:00Z">
              <w:tcPr>
                <w:tcW w:w="1690" w:type="dxa"/>
                <w:tcBorders>
                  <w:top w:val="single" w:sz="4" w:space="0" w:color="000000"/>
                  <w:left w:val="single" w:sz="4" w:space="0" w:color="000000"/>
                  <w:bottom w:val="single" w:sz="4" w:space="0" w:color="000000"/>
                  <w:right w:val="single" w:sz="4" w:space="0" w:color="000000"/>
                </w:tcBorders>
                <w:vAlign w:val="center"/>
              </w:tcPr>
            </w:tcPrChange>
          </w:tcPr>
          <w:p w14:paraId="55334258" w14:textId="77777777" w:rsidR="008A0411" w:rsidRPr="000C54C6" w:rsidRDefault="0026591D">
            <w:pPr>
              <w:widowControl/>
              <w:rPr>
                <w:rFonts w:ascii="Times New Roman" w:hAnsi="Times New Roman" w:cs="Times New Roman"/>
                <w:color w:val="FF0000"/>
                <w:rPrChange w:id="2995" w:author="User" w:date="2026-02-02T18:38:00Z">
                  <w:rPr>
                    <w:rFonts w:ascii="Times New Roman" w:hAnsi="Times New Roman" w:cs="Times New Roman"/>
                  </w:rPr>
                </w:rPrChange>
              </w:rPr>
            </w:pPr>
            <w:del w:id="2996" w:author="User" w:date="2026-01-07T16:28:00Z">
              <w:r w:rsidRPr="000C54C6" w:rsidDel="00A503CB">
                <w:rPr>
                  <w:rFonts w:ascii="Times New Roman" w:eastAsia="SimSun" w:hAnsi="Times New Roman" w:cs="Times New Roman"/>
                  <w:color w:val="FF0000"/>
                  <w:lang w:eastAsia="zh-CN" w:bidi="ar"/>
                  <w:rPrChange w:id="2997" w:author="User" w:date="2026-02-02T18:38:00Z">
                    <w:rPr>
                      <w:rFonts w:ascii="Times New Roman" w:eastAsia="SimSun" w:hAnsi="Times New Roman" w:cs="Times New Roman"/>
                      <w:lang w:eastAsia="zh-CN" w:bidi="ar"/>
                    </w:rPr>
                  </w:rPrChange>
                </w:rPr>
                <w:delText>System Logic</w:delText>
              </w:r>
            </w:del>
          </w:p>
        </w:tc>
        <w:tc>
          <w:tcPr>
            <w:tcW w:w="1254" w:type="dxa"/>
            <w:tcBorders>
              <w:top w:val="single" w:sz="4" w:space="0" w:color="000000"/>
              <w:left w:val="single" w:sz="4" w:space="0" w:color="000000"/>
              <w:bottom w:val="single" w:sz="4" w:space="0" w:color="000000"/>
              <w:right w:val="single" w:sz="4" w:space="0" w:color="000000"/>
            </w:tcBorders>
            <w:vAlign w:val="center"/>
            <w:tcPrChange w:id="2998" w:author="User" w:date="2025-12-09T13:55:00Z">
              <w:tcPr>
                <w:tcW w:w="1254" w:type="dxa"/>
                <w:tcBorders>
                  <w:top w:val="single" w:sz="4" w:space="0" w:color="000000"/>
                  <w:left w:val="single" w:sz="4" w:space="0" w:color="000000"/>
                  <w:bottom w:val="single" w:sz="4" w:space="0" w:color="000000"/>
                  <w:right w:val="single" w:sz="4" w:space="0" w:color="000000"/>
                </w:tcBorders>
                <w:vAlign w:val="center"/>
              </w:tcPr>
            </w:tcPrChange>
          </w:tcPr>
          <w:p w14:paraId="2A851C16" w14:textId="77777777" w:rsidR="008A0411" w:rsidRPr="000C54C6" w:rsidRDefault="0026591D">
            <w:pPr>
              <w:widowControl/>
              <w:rPr>
                <w:rFonts w:ascii="Times New Roman" w:hAnsi="Times New Roman" w:cs="Times New Roman"/>
                <w:color w:val="FF0000"/>
                <w:rPrChange w:id="2999" w:author="User" w:date="2026-02-02T18:38:00Z">
                  <w:rPr>
                    <w:rFonts w:ascii="Times New Roman" w:hAnsi="Times New Roman" w:cs="Times New Roman"/>
                  </w:rPr>
                </w:rPrChange>
              </w:rPr>
            </w:pPr>
            <w:del w:id="3000" w:author="User" w:date="2026-01-07T16:28:00Z">
              <w:r w:rsidRPr="000C54C6" w:rsidDel="00A503CB">
                <w:rPr>
                  <w:rFonts w:ascii="Times New Roman" w:eastAsia="SimSun" w:hAnsi="Times New Roman" w:cs="Times New Roman"/>
                  <w:color w:val="FF0000"/>
                  <w:lang w:eastAsia="zh-CN" w:bidi="ar"/>
                  <w:rPrChange w:id="3001" w:author="User" w:date="2026-02-02T18:38:00Z">
                    <w:rPr>
                      <w:rFonts w:ascii="Times New Roman" w:eastAsia="SimSun" w:hAnsi="Times New Roman" w:cs="Times New Roman"/>
                      <w:lang w:eastAsia="zh-CN" w:bidi="ar"/>
                    </w:rPr>
                  </w:rPrChange>
                </w:rPr>
                <w:delText>—</w:delText>
              </w:r>
            </w:del>
          </w:p>
        </w:tc>
        <w:tc>
          <w:tcPr>
            <w:tcW w:w="0" w:type="auto"/>
            <w:tcBorders>
              <w:top w:val="single" w:sz="4" w:space="0" w:color="000000"/>
              <w:left w:val="single" w:sz="4" w:space="0" w:color="000000"/>
              <w:bottom w:val="single" w:sz="4" w:space="0" w:color="000000"/>
              <w:right w:val="single" w:sz="4" w:space="0" w:color="000000"/>
            </w:tcBorders>
            <w:vAlign w:val="center"/>
            <w:tcPrChange w:id="3002"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4F9343F8" w14:textId="77777777" w:rsidR="008A0411" w:rsidRPr="000C54C6" w:rsidRDefault="0026591D">
            <w:pPr>
              <w:widowControl/>
              <w:rPr>
                <w:rFonts w:ascii="Times New Roman" w:hAnsi="Times New Roman" w:cs="Times New Roman"/>
                <w:color w:val="FF0000"/>
                <w:rPrChange w:id="3003" w:author="User" w:date="2026-02-02T18:38:00Z">
                  <w:rPr>
                    <w:rFonts w:ascii="Times New Roman" w:hAnsi="Times New Roman" w:cs="Times New Roman"/>
                  </w:rPr>
                </w:rPrChange>
              </w:rPr>
            </w:pPr>
            <w:del w:id="3004" w:author="User" w:date="2026-01-07T16:28:00Z">
              <w:r w:rsidRPr="000C54C6" w:rsidDel="00A503CB">
                <w:rPr>
                  <w:rFonts w:ascii="Times New Roman" w:eastAsia="SimSun" w:hAnsi="Times New Roman" w:cs="Times New Roman"/>
                  <w:color w:val="FF0000"/>
                  <w:lang w:eastAsia="zh-CN" w:bidi="ar"/>
                  <w:rPrChange w:id="3005" w:author="User" w:date="2026-02-02T18:38:00Z">
                    <w:rPr>
                      <w:rFonts w:ascii="Times New Roman" w:eastAsia="SimSun" w:hAnsi="Times New Roman" w:cs="Times New Roman"/>
                      <w:lang w:eastAsia="zh-CN" w:bidi="ar"/>
                    </w:rPr>
                  </w:rPrChange>
                </w:rPr>
                <w:delText>—</w:delText>
              </w:r>
            </w:del>
          </w:p>
        </w:tc>
        <w:tc>
          <w:tcPr>
            <w:tcW w:w="0" w:type="auto"/>
            <w:tcBorders>
              <w:top w:val="single" w:sz="4" w:space="0" w:color="000000"/>
              <w:left w:val="single" w:sz="4" w:space="0" w:color="000000"/>
              <w:bottom w:val="single" w:sz="4" w:space="0" w:color="000000"/>
              <w:right w:val="single" w:sz="4" w:space="0" w:color="000000"/>
            </w:tcBorders>
            <w:vAlign w:val="center"/>
            <w:tcPrChange w:id="3006"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5FA361F9" w14:textId="77777777" w:rsidR="008A0411" w:rsidRPr="000C54C6" w:rsidRDefault="0026591D">
            <w:pPr>
              <w:widowControl/>
              <w:rPr>
                <w:rFonts w:ascii="Times New Roman" w:hAnsi="Times New Roman" w:cs="Times New Roman"/>
                <w:color w:val="FF0000"/>
                <w:rPrChange w:id="3007" w:author="User" w:date="2026-02-02T18:38:00Z">
                  <w:rPr>
                    <w:rFonts w:ascii="Times New Roman" w:hAnsi="Times New Roman" w:cs="Times New Roman"/>
                  </w:rPr>
                </w:rPrChange>
              </w:rPr>
            </w:pPr>
            <w:del w:id="3008" w:author="User" w:date="2026-01-07T16:28:00Z">
              <w:r w:rsidRPr="000C54C6" w:rsidDel="00A503CB">
                <w:rPr>
                  <w:rFonts w:ascii="Times New Roman" w:eastAsia="SimSun" w:hAnsi="Times New Roman" w:cs="Times New Roman"/>
                  <w:color w:val="FF0000"/>
                  <w:lang w:eastAsia="zh-CN" w:bidi="ar"/>
                  <w:rPrChange w:id="3009" w:author="User" w:date="2026-02-02T18:38:00Z">
                    <w:rPr>
                      <w:rFonts w:ascii="Times New Roman" w:eastAsia="SimSun" w:hAnsi="Times New Roman" w:cs="Times New Roman"/>
                      <w:lang w:eastAsia="zh-CN" w:bidi="ar"/>
                    </w:rPr>
                  </w:rPrChange>
                </w:rPr>
                <w:delText>User will be allowed to create the order if there is no stock available for the selected product.</w:delText>
              </w:r>
            </w:del>
          </w:p>
        </w:tc>
      </w:tr>
      <w:tr w:rsidR="008A0411" w:rsidRPr="000C54C6" w14:paraId="69A7E2DB" w14:textId="77777777">
        <w:tc>
          <w:tcPr>
            <w:tcW w:w="0" w:type="auto"/>
            <w:tcBorders>
              <w:top w:val="single" w:sz="4" w:space="0" w:color="000000"/>
              <w:left w:val="single" w:sz="4" w:space="0" w:color="000000"/>
              <w:bottom w:val="single" w:sz="4" w:space="0" w:color="000000"/>
              <w:right w:val="single" w:sz="4" w:space="0" w:color="000000"/>
            </w:tcBorders>
            <w:vAlign w:val="center"/>
            <w:tcPrChange w:id="3010"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08654741" w14:textId="77777777" w:rsidR="008A0411" w:rsidRPr="000C54C6" w:rsidRDefault="0026591D">
            <w:pPr>
              <w:widowControl/>
              <w:rPr>
                <w:rFonts w:ascii="Times New Roman" w:hAnsi="Times New Roman" w:cs="Times New Roman"/>
                <w:color w:val="FF0000"/>
                <w:rPrChange w:id="3011" w:author="User" w:date="2026-02-02T18:38:00Z">
                  <w:rPr>
                    <w:rFonts w:ascii="Times New Roman" w:hAnsi="Times New Roman" w:cs="Times New Roman"/>
                  </w:rPr>
                </w:rPrChange>
              </w:rPr>
            </w:pPr>
            <w:del w:id="3012" w:author="User" w:date="2026-01-07T16:28:00Z">
              <w:r w:rsidRPr="000C54C6" w:rsidDel="00A503CB">
                <w:rPr>
                  <w:rStyle w:val="Strong"/>
                  <w:rFonts w:ascii="Times New Roman" w:eastAsia="SimSun" w:hAnsi="Times New Roman" w:cs="Times New Roman"/>
                  <w:color w:val="FF0000"/>
                  <w:lang w:eastAsia="zh-CN" w:bidi="ar"/>
                  <w:rPrChange w:id="3013" w:author="User" w:date="2026-02-02T18:38:00Z">
                    <w:rPr>
                      <w:rStyle w:val="Strong"/>
                      <w:rFonts w:ascii="Times New Roman" w:eastAsia="SimSun" w:hAnsi="Times New Roman" w:cs="Times New Roman"/>
                      <w:lang w:eastAsia="zh-CN" w:bidi="ar"/>
                    </w:rPr>
                  </w:rPrChange>
                </w:rPr>
                <w:delText>Stock Shortage Notification</w:delText>
              </w:r>
            </w:del>
          </w:p>
        </w:tc>
        <w:tc>
          <w:tcPr>
            <w:tcW w:w="1690" w:type="dxa"/>
            <w:tcBorders>
              <w:top w:val="single" w:sz="4" w:space="0" w:color="000000"/>
              <w:left w:val="single" w:sz="4" w:space="0" w:color="000000"/>
              <w:bottom w:val="single" w:sz="4" w:space="0" w:color="000000"/>
              <w:right w:val="single" w:sz="4" w:space="0" w:color="000000"/>
            </w:tcBorders>
            <w:vAlign w:val="center"/>
            <w:tcPrChange w:id="3014" w:author="User" w:date="2025-12-09T13:55:00Z">
              <w:tcPr>
                <w:tcW w:w="1690" w:type="dxa"/>
                <w:tcBorders>
                  <w:top w:val="single" w:sz="4" w:space="0" w:color="000000"/>
                  <w:left w:val="single" w:sz="4" w:space="0" w:color="000000"/>
                  <w:bottom w:val="single" w:sz="4" w:space="0" w:color="000000"/>
                  <w:right w:val="single" w:sz="4" w:space="0" w:color="000000"/>
                </w:tcBorders>
                <w:vAlign w:val="center"/>
              </w:tcPr>
            </w:tcPrChange>
          </w:tcPr>
          <w:p w14:paraId="306B2D54" w14:textId="77777777" w:rsidR="008A0411" w:rsidRPr="000C54C6" w:rsidRDefault="0026591D">
            <w:pPr>
              <w:widowControl/>
              <w:rPr>
                <w:rFonts w:ascii="Times New Roman" w:hAnsi="Times New Roman" w:cs="Times New Roman"/>
                <w:color w:val="FF0000"/>
                <w:rPrChange w:id="3015" w:author="User" w:date="2026-02-02T18:38:00Z">
                  <w:rPr>
                    <w:rFonts w:ascii="Times New Roman" w:hAnsi="Times New Roman" w:cs="Times New Roman"/>
                  </w:rPr>
                </w:rPrChange>
              </w:rPr>
            </w:pPr>
            <w:del w:id="3016" w:author="User" w:date="2026-01-07T16:28:00Z">
              <w:r w:rsidRPr="000C54C6" w:rsidDel="00A503CB">
                <w:rPr>
                  <w:rFonts w:ascii="Times New Roman" w:eastAsia="SimSun" w:hAnsi="Times New Roman" w:cs="Times New Roman"/>
                  <w:color w:val="FF0000"/>
                  <w:lang w:eastAsia="zh-CN" w:bidi="ar"/>
                  <w:rPrChange w:id="3017" w:author="User" w:date="2026-02-02T18:38:00Z">
                    <w:rPr>
                      <w:rFonts w:ascii="Times New Roman" w:eastAsia="SimSun" w:hAnsi="Times New Roman" w:cs="Times New Roman"/>
                      <w:lang w:eastAsia="zh-CN" w:bidi="ar"/>
                    </w:rPr>
                  </w:rPrChange>
                </w:rPr>
                <w:delText>Automation</w:delText>
              </w:r>
            </w:del>
          </w:p>
        </w:tc>
        <w:tc>
          <w:tcPr>
            <w:tcW w:w="1254" w:type="dxa"/>
            <w:tcBorders>
              <w:top w:val="single" w:sz="4" w:space="0" w:color="000000"/>
              <w:left w:val="single" w:sz="4" w:space="0" w:color="000000"/>
              <w:bottom w:val="single" w:sz="4" w:space="0" w:color="000000"/>
              <w:right w:val="single" w:sz="4" w:space="0" w:color="000000"/>
            </w:tcBorders>
            <w:vAlign w:val="center"/>
            <w:tcPrChange w:id="3018" w:author="User" w:date="2025-12-09T13:55:00Z">
              <w:tcPr>
                <w:tcW w:w="1254" w:type="dxa"/>
                <w:tcBorders>
                  <w:top w:val="single" w:sz="4" w:space="0" w:color="000000"/>
                  <w:left w:val="single" w:sz="4" w:space="0" w:color="000000"/>
                  <w:bottom w:val="single" w:sz="4" w:space="0" w:color="000000"/>
                  <w:right w:val="single" w:sz="4" w:space="0" w:color="000000"/>
                </w:tcBorders>
                <w:vAlign w:val="center"/>
              </w:tcPr>
            </w:tcPrChange>
          </w:tcPr>
          <w:p w14:paraId="1AB6C982" w14:textId="77777777" w:rsidR="008A0411" w:rsidRPr="000C54C6" w:rsidRDefault="0026591D">
            <w:pPr>
              <w:widowControl/>
              <w:rPr>
                <w:rFonts w:ascii="Times New Roman" w:hAnsi="Times New Roman" w:cs="Times New Roman"/>
                <w:color w:val="FF0000"/>
                <w:rPrChange w:id="3019" w:author="User" w:date="2026-02-02T18:38:00Z">
                  <w:rPr>
                    <w:rFonts w:ascii="Times New Roman" w:hAnsi="Times New Roman" w:cs="Times New Roman"/>
                  </w:rPr>
                </w:rPrChange>
              </w:rPr>
            </w:pPr>
            <w:del w:id="3020" w:author="User" w:date="2026-01-07T16:28:00Z">
              <w:r w:rsidRPr="000C54C6" w:rsidDel="00A503CB">
                <w:rPr>
                  <w:rFonts w:ascii="Times New Roman" w:eastAsia="SimSun" w:hAnsi="Times New Roman" w:cs="Times New Roman"/>
                  <w:color w:val="FF0000"/>
                  <w:lang w:eastAsia="zh-CN" w:bidi="ar"/>
                  <w:rPrChange w:id="3021" w:author="User" w:date="2026-02-02T18:38:00Z">
                    <w:rPr>
                      <w:rFonts w:ascii="Times New Roman" w:eastAsia="SimSun" w:hAnsi="Times New Roman" w:cs="Times New Roman"/>
                      <w:lang w:eastAsia="zh-CN" w:bidi="ar"/>
                    </w:rPr>
                  </w:rPrChange>
                </w:rPr>
                <w:delText>—</w:delText>
              </w:r>
            </w:del>
          </w:p>
        </w:tc>
        <w:tc>
          <w:tcPr>
            <w:tcW w:w="0" w:type="auto"/>
            <w:tcBorders>
              <w:top w:val="single" w:sz="4" w:space="0" w:color="000000"/>
              <w:left w:val="single" w:sz="4" w:space="0" w:color="000000"/>
              <w:bottom w:val="single" w:sz="4" w:space="0" w:color="000000"/>
              <w:right w:val="single" w:sz="4" w:space="0" w:color="000000"/>
            </w:tcBorders>
            <w:vAlign w:val="center"/>
            <w:tcPrChange w:id="3022"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715D3978" w14:textId="77777777" w:rsidR="008A0411" w:rsidRPr="000C54C6" w:rsidRDefault="0026591D">
            <w:pPr>
              <w:widowControl/>
              <w:rPr>
                <w:rFonts w:ascii="Times New Roman" w:hAnsi="Times New Roman" w:cs="Times New Roman"/>
                <w:color w:val="FF0000"/>
                <w:rPrChange w:id="3023" w:author="User" w:date="2026-02-02T18:38:00Z">
                  <w:rPr>
                    <w:rFonts w:ascii="Times New Roman" w:hAnsi="Times New Roman" w:cs="Times New Roman"/>
                  </w:rPr>
                </w:rPrChange>
              </w:rPr>
            </w:pPr>
            <w:del w:id="3024" w:author="User" w:date="2026-01-07T16:28:00Z">
              <w:r w:rsidRPr="000C54C6" w:rsidDel="00A503CB">
                <w:rPr>
                  <w:rFonts w:ascii="Times New Roman" w:eastAsia="SimSun" w:hAnsi="Times New Roman" w:cs="Times New Roman"/>
                  <w:color w:val="FF0000"/>
                  <w:lang w:eastAsia="zh-CN" w:bidi="ar"/>
                  <w:rPrChange w:id="3025" w:author="User" w:date="2026-02-02T18:38:00Z">
                    <w:rPr>
                      <w:rFonts w:ascii="Times New Roman" w:eastAsia="SimSun" w:hAnsi="Times New Roman" w:cs="Times New Roman"/>
                      <w:lang w:eastAsia="zh-CN" w:bidi="ar"/>
                    </w:rPr>
                  </w:rPrChange>
                </w:rPr>
                <w:delText>—</w:delText>
              </w:r>
            </w:del>
          </w:p>
        </w:tc>
        <w:tc>
          <w:tcPr>
            <w:tcW w:w="0" w:type="auto"/>
            <w:tcBorders>
              <w:top w:val="single" w:sz="4" w:space="0" w:color="000000"/>
              <w:left w:val="single" w:sz="4" w:space="0" w:color="000000"/>
              <w:bottom w:val="single" w:sz="4" w:space="0" w:color="000000"/>
              <w:right w:val="single" w:sz="4" w:space="0" w:color="000000"/>
            </w:tcBorders>
            <w:vAlign w:val="center"/>
            <w:tcPrChange w:id="3026" w:author="User" w:date="2025-12-09T13:55:00Z">
              <w:tcPr>
                <w:tcW w:w="0" w:type="auto"/>
                <w:tcBorders>
                  <w:top w:val="single" w:sz="4" w:space="0" w:color="000000"/>
                  <w:left w:val="single" w:sz="4" w:space="0" w:color="000000"/>
                  <w:bottom w:val="single" w:sz="4" w:space="0" w:color="000000"/>
                  <w:right w:val="single" w:sz="4" w:space="0" w:color="000000"/>
                </w:tcBorders>
                <w:vAlign w:val="center"/>
              </w:tcPr>
            </w:tcPrChange>
          </w:tcPr>
          <w:p w14:paraId="2072A81B" w14:textId="77777777" w:rsidR="008A0411" w:rsidRPr="000C54C6" w:rsidRDefault="0026591D">
            <w:pPr>
              <w:widowControl/>
              <w:rPr>
                <w:rFonts w:ascii="Times New Roman" w:hAnsi="Times New Roman" w:cs="Times New Roman"/>
                <w:color w:val="FF0000"/>
                <w:rPrChange w:id="3027" w:author="User" w:date="2026-02-02T18:38:00Z">
                  <w:rPr>
                    <w:rFonts w:ascii="Times New Roman" w:hAnsi="Times New Roman" w:cs="Times New Roman"/>
                  </w:rPr>
                </w:rPrChange>
              </w:rPr>
            </w:pPr>
            <w:del w:id="3028" w:author="User" w:date="2026-01-07T16:28:00Z">
              <w:r w:rsidRPr="000C54C6" w:rsidDel="00A503CB">
                <w:rPr>
                  <w:rFonts w:ascii="Times New Roman" w:eastAsia="SimSun" w:hAnsi="Times New Roman" w:cs="Times New Roman"/>
                  <w:color w:val="FF0000"/>
                  <w:lang w:eastAsia="zh-CN" w:bidi="ar"/>
                  <w:rPrChange w:id="3029" w:author="User" w:date="2026-02-02T18:38:00Z">
                    <w:rPr>
                      <w:rFonts w:ascii="Times New Roman" w:eastAsia="SimSun" w:hAnsi="Times New Roman" w:cs="Times New Roman"/>
                      <w:lang w:eastAsia="zh-CN" w:bidi="ar"/>
                    </w:rPr>
                  </w:rPrChange>
                </w:rPr>
                <w:delText>Notification will be sent to the Purchase Department regarding the shortage of the order.</w:delText>
              </w:r>
            </w:del>
          </w:p>
        </w:tc>
      </w:tr>
    </w:tbl>
    <w:p w14:paraId="68B6DD99" w14:textId="77777777" w:rsidR="008A0411" w:rsidRPr="000C54C6" w:rsidRDefault="008A0411">
      <w:pPr>
        <w:pStyle w:val="ListParagraph"/>
        <w:tabs>
          <w:tab w:val="left" w:pos="653"/>
        </w:tabs>
        <w:spacing w:before="4"/>
        <w:ind w:left="0" w:firstLine="0"/>
        <w:jc w:val="both"/>
        <w:rPr>
          <w:ins w:id="3030" w:author="User" w:date="2026-01-14T11:19:00Z"/>
          <w:rFonts w:ascii="Times New Roman" w:eastAsia="SimSun" w:hAnsi="Times New Roman" w:cs="Times New Roman"/>
          <w:b/>
          <w:bCs/>
          <w:color w:val="44546A" w:themeColor="text2"/>
        </w:rPr>
      </w:pPr>
    </w:p>
    <w:p w14:paraId="4A6021F4" w14:textId="77777777" w:rsidR="0040434F" w:rsidRPr="000C54C6" w:rsidRDefault="0040434F">
      <w:pPr>
        <w:pStyle w:val="ListParagraph"/>
        <w:tabs>
          <w:tab w:val="left" w:pos="653"/>
        </w:tabs>
        <w:spacing w:before="4"/>
        <w:ind w:left="0" w:firstLine="0"/>
        <w:jc w:val="both"/>
        <w:rPr>
          <w:ins w:id="3031" w:author="User" w:date="2026-01-14T11:19:00Z"/>
          <w:rFonts w:ascii="Times New Roman" w:eastAsia="SimSun" w:hAnsi="Times New Roman" w:cs="Times New Roman"/>
          <w:b/>
          <w:bCs/>
          <w:color w:val="44546A" w:themeColor="text2"/>
        </w:rPr>
      </w:pPr>
    </w:p>
    <w:p w14:paraId="650372A4" w14:textId="22A5E2B8" w:rsidR="0040434F" w:rsidRPr="000C54C6" w:rsidRDefault="0040434F" w:rsidP="0040434F">
      <w:pPr>
        <w:pStyle w:val="ListParagraph"/>
        <w:numPr>
          <w:ilvl w:val="0"/>
          <w:numId w:val="60"/>
        </w:numPr>
        <w:tabs>
          <w:tab w:val="left" w:pos="653"/>
        </w:tabs>
        <w:spacing w:before="4"/>
        <w:jc w:val="both"/>
        <w:rPr>
          <w:ins w:id="3032" w:author="User" w:date="2026-01-14T11:19:00Z"/>
          <w:rFonts w:ascii="Times New Roman" w:eastAsia="SimSun" w:hAnsi="Times New Roman" w:cs="Times New Roman"/>
          <w:b/>
          <w:bCs/>
        </w:rPr>
      </w:pPr>
      <w:ins w:id="3033" w:author="User" w:date="2026-01-14T11:19:00Z">
        <w:r w:rsidRPr="000C54C6">
          <w:rPr>
            <w:rFonts w:ascii="Times New Roman" w:eastAsia="SimSun" w:hAnsi="Times New Roman" w:cs="Times New Roman"/>
            <w:b/>
            <w:bCs/>
          </w:rPr>
          <w:t>Field for Default (Alert has to go to the user and coordinator). This needs to be passed from SAP to SFDC</w:t>
        </w:r>
      </w:ins>
      <w:ins w:id="3034" w:author="User" w:date="2026-02-06T11:41:00Z">
        <w:r w:rsidR="00E212BE">
          <w:rPr>
            <w:rFonts w:ascii="Times New Roman" w:eastAsia="SimSun" w:hAnsi="Times New Roman" w:cs="Times New Roman"/>
            <w:b/>
            <w:bCs/>
          </w:rPr>
          <w:t xml:space="preserve"> </w:t>
        </w:r>
      </w:ins>
      <w:ins w:id="3035" w:author="User" w:date="2026-01-23T19:14:00Z">
        <w:r w:rsidR="00677082" w:rsidRPr="000C54C6">
          <w:rPr>
            <w:rFonts w:ascii="Times New Roman" w:eastAsia="SimSun" w:hAnsi="Times New Roman" w:cs="Times New Roman"/>
            <w:b/>
            <w:bCs/>
          </w:rPr>
          <w:t xml:space="preserve"> </w:t>
        </w:r>
      </w:ins>
      <w:ins w:id="3036" w:author="User" w:date="2026-01-14T11:19:00Z">
        <w:r w:rsidRPr="000C54C6">
          <w:rPr>
            <w:rFonts w:ascii="Times New Roman" w:eastAsia="SimSun" w:hAnsi="Times New Roman" w:cs="Times New Roman"/>
            <w:b/>
            <w:bCs/>
          </w:rPr>
          <w:t xml:space="preserve">  </w:t>
        </w:r>
      </w:ins>
    </w:p>
    <w:p w14:paraId="73A73D27" w14:textId="77777777" w:rsidR="0040434F" w:rsidRPr="000C54C6" w:rsidRDefault="0040434F">
      <w:pPr>
        <w:pStyle w:val="ListParagraph"/>
        <w:numPr>
          <w:ilvl w:val="0"/>
          <w:numId w:val="60"/>
        </w:numPr>
        <w:tabs>
          <w:tab w:val="left" w:pos="653"/>
        </w:tabs>
        <w:spacing w:before="4"/>
        <w:jc w:val="both"/>
        <w:rPr>
          <w:ins w:id="3037" w:author="User" w:date="2026-01-14T11:19:00Z"/>
          <w:rFonts w:ascii="Times New Roman" w:eastAsia="SimSun" w:hAnsi="Times New Roman" w:cs="Times New Roman"/>
          <w:b/>
          <w:bCs/>
          <w:rPrChange w:id="3038" w:author="User" w:date="2026-02-02T18:38:00Z">
            <w:rPr>
              <w:ins w:id="3039" w:author="User" w:date="2026-01-14T11:19:00Z"/>
              <w:rFonts w:ascii="Times New Roman" w:eastAsia="SimSun" w:hAnsi="Times New Roman" w:cs="Times New Roman"/>
              <w:b/>
              <w:bCs/>
              <w:color w:val="000000" w:themeColor="text1"/>
            </w:rPr>
          </w:rPrChange>
        </w:rPr>
        <w:pPrChange w:id="3040" w:author="User" w:date="2026-01-23T23:01:00Z">
          <w:pPr>
            <w:pStyle w:val="ListParagraph"/>
            <w:tabs>
              <w:tab w:val="left" w:pos="653"/>
            </w:tabs>
            <w:spacing w:before="4"/>
            <w:ind w:left="0" w:firstLine="0"/>
            <w:jc w:val="both"/>
          </w:pPr>
        </w:pPrChange>
      </w:pPr>
      <w:ins w:id="3041" w:author="User" w:date="2026-01-14T11:19:00Z">
        <w:r w:rsidRPr="000C54C6">
          <w:rPr>
            <w:rFonts w:ascii="Times New Roman" w:eastAsia="SimSun" w:hAnsi="Times New Roman" w:cs="Times New Roman"/>
            <w:b/>
            <w:bCs/>
          </w:rPr>
          <w:t xml:space="preserve">List of blocked quantity products to be seen with the complete details of owner, opportunity </w:t>
        </w:r>
        <w:commentRangeStart w:id="3042"/>
        <w:commentRangeStart w:id="3043"/>
        <w:commentRangeStart w:id="3044"/>
        <w:commentRangeStart w:id="3045"/>
        <w:r w:rsidRPr="000C54C6">
          <w:rPr>
            <w:rFonts w:ascii="Times New Roman" w:eastAsia="SimSun" w:hAnsi="Times New Roman" w:cs="Times New Roman"/>
            <w:b/>
            <w:bCs/>
          </w:rPr>
          <w:t>etc</w:t>
        </w:r>
        <w:commentRangeEnd w:id="3042"/>
        <w:r w:rsidRPr="000C54C6">
          <w:rPr>
            <w:rStyle w:val="CommentReference"/>
            <w:rFonts w:ascii="Times New Roman" w:eastAsia="SimSun" w:hAnsi="Times New Roman" w:cs="Times New Roman"/>
            <w:b/>
            <w:bCs/>
            <w:sz w:val="22"/>
            <w:szCs w:val="22"/>
          </w:rPr>
          <w:commentReference w:id="3042"/>
        </w:r>
        <w:commentRangeEnd w:id="3043"/>
        <w:r w:rsidRPr="000C54C6">
          <w:rPr>
            <w:rStyle w:val="CommentReference"/>
            <w:rFonts w:ascii="Times New Roman" w:eastAsia="SimSun" w:hAnsi="Times New Roman" w:cs="Times New Roman"/>
            <w:b/>
            <w:bCs/>
            <w:sz w:val="22"/>
            <w:szCs w:val="22"/>
          </w:rPr>
          <w:commentReference w:id="3043"/>
        </w:r>
        <w:commentRangeEnd w:id="3044"/>
        <w:r w:rsidRPr="000C54C6">
          <w:rPr>
            <w:rStyle w:val="CommentReference"/>
            <w:rFonts w:ascii="Times New Roman" w:hAnsi="Times New Roman" w:cs="Times New Roman"/>
          </w:rPr>
          <w:commentReference w:id="3044"/>
        </w:r>
        <w:commentRangeEnd w:id="3045"/>
        <w:r w:rsidRPr="000C54C6">
          <w:rPr>
            <w:rStyle w:val="CommentReference"/>
            <w:rFonts w:ascii="Times New Roman" w:hAnsi="Times New Roman" w:cs="Times New Roman"/>
          </w:rPr>
          <w:commentReference w:id="3045"/>
        </w:r>
        <w:r w:rsidRPr="000C54C6">
          <w:rPr>
            <w:rFonts w:ascii="Times New Roman" w:eastAsia="SimSun" w:hAnsi="Times New Roman" w:cs="Times New Roman"/>
            <w:b/>
            <w:bCs/>
          </w:rPr>
          <w:t xml:space="preserve">. User can add the Blocked Date (Mandatory) while creating the order and same will be pushed to SAP.  </w:t>
        </w:r>
      </w:ins>
    </w:p>
    <w:p w14:paraId="71E20736" w14:textId="77777777" w:rsidR="0040434F" w:rsidRPr="000C54C6" w:rsidRDefault="0040434F">
      <w:pPr>
        <w:pStyle w:val="ListParagraph"/>
        <w:tabs>
          <w:tab w:val="left" w:pos="653"/>
        </w:tabs>
        <w:spacing w:before="4"/>
        <w:ind w:left="0" w:firstLine="0"/>
        <w:jc w:val="both"/>
        <w:rPr>
          <w:rFonts w:ascii="Times New Roman" w:eastAsia="SimSun" w:hAnsi="Times New Roman" w:cs="Times New Roman"/>
          <w:b/>
          <w:bCs/>
          <w:color w:val="44546A" w:themeColor="text2"/>
        </w:rPr>
      </w:pPr>
    </w:p>
    <w:p w14:paraId="073BA12D" w14:textId="77777777" w:rsidR="008A0411" w:rsidRPr="000C54C6" w:rsidRDefault="0026591D">
      <w:pPr>
        <w:pStyle w:val="ListParagraph"/>
        <w:numPr>
          <w:ilvl w:val="0"/>
          <w:numId w:val="25"/>
        </w:numPr>
        <w:tabs>
          <w:tab w:val="left" w:pos="653"/>
        </w:tabs>
        <w:spacing w:before="4"/>
        <w:ind w:left="359"/>
        <w:jc w:val="both"/>
        <w:rPr>
          <w:rFonts w:ascii="Times New Roman" w:eastAsia="SimSun" w:hAnsi="Times New Roman" w:cs="Times New Roman"/>
          <w:b/>
          <w:bCs/>
          <w:color w:val="44546A" w:themeColor="text2"/>
          <w:sz w:val="24"/>
          <w:szCs w:val="24"/>
        </w:rPr>
      </w:pPr>
      <w:r w:rsidRPr="000C54C6">
        <w:rPr>
          <w:rFonts w:ascii="Times New Roman" w:eastAsia="SimSun" w:hAnsi="Times New Roman" w:cs="Times New Roman"/>
          <w:b/>
          <w:bCs/>
          <w:color w:val="44546A" w:themeColor="text2"/>
          <w:sz w:val="24"/>
          <w:szCs w:val="24"/>
        </w:rPr>
        <w:t>Functional flow</w:t>
      </w:r>
    </w:p>
    <w:p w14:paraId="15A2E6E2" w14:textId="77777777" w:rsidR="008A0411" w:rsidRPr="000C54C6" w:rsidRDefault="0026591D">
      <w:pPr>
        <w:pStyle w:val="NormalWeb"/>
        <w:numPr>
          <w:ilvl w:val="0"/>
          <w:numId w:val="26"/>
        </w:numPr>
        <w:rPr>
          <w:rStyle w:val="Strong"/>
          <w:rPrChange w:id="3046" w:author="User" w:date="2026-02-02T18:38:00Z">
            <w:rPr>
              <w:rStyle w:val="Strong"/>
              <w:rFonts w:ascii="Calibri" w:eastAsia="Calibri" w:hAnsi="Calibri" w:cs="Calibri"/>
              <w:sz w:val="22"/>
              <w:szCs w:val="22"/>
              <w:lang w:eastAsia="en-US"/>
            </w:rPr>
          </w:rPrChange>
        </w:rPr>
      </w:pPr>
      <w:r w:rsidRPr="000C54C6">
        <w:rPr>
          <w:rStyle w:val="Strong"/>
        </w:rPr>
        <w:t>Order Creation:</w:t>
      </w:r>
    </w:p>
    <w:p w14:paraId="25803409" w14:textId="77777777" w:rsidR="008A0411" w:rsidRPr="000C54C6" w:rsidRDefault="0026591D">
      <w:pPr>
        <w:pStyle w:val="NormalWeb"/>
        <w:numPr>
          <w:ilvl w:val="0"/>
          <w:numId w:val="27"/>
        </w:numPr>
        <w:jc w:val="both"/>
        <w:rPr>
          <w:ins w:id="3047" w:author="User" w:date="2026-01-23T08:48:00Z"/>
          <w:sz w:val="22"/>
          <w:szCs w:val="22"/>
        </w:rPr>
      </w:pPr>
      <w:r w:rsidRPr="000C54C6">
        <w:rPr>
          <w:sz w:val="22"/>
          <w:szCs w:val="22"/>
        </w:rPr>
        <w:t>User can create a Sales Order from a Standard Quote</w:t>
      </w:r>
      <w:del w:id="3048" w:author="User" w:date="2026-01-23T08:49:00Z">
        <w:r w:rsidRPr="000C54C6" w:rsidDel="00AA1FBF">
          <w:rPr>
            <w:sz w:val="22"/>
            <w:szCs w:val="22"/>
          </w:rPr>
          <w:delText xml:space="preserve"> or </w:delText>
        </w:r>
      </w:del>
      <w:del w:id="3049" w:author="User" w:date="2026-01-23T08:48:00Z">
        <w:r w:rsidRPr="000C54C6" w:rsidDel="00AA1FBF">
          <w:rPr>
            <w:sz w:val="22"/>
            <w:szCs w:val="22"/>
          </w:rPr>
          <w:delText>manually in Salesforce after ensuring contract exists for the customer.</w:delText>
        </w:r>
      </w:del>
    </w:p>
    <w:p w14:paraId="4258FF22" w14:textId="2B58EA6C" w:rsidR="00AA1FBF" w:rsidRPr="000C54C6" w:rsidRDefault="00AA1FBF" w:rsidP="00AA1FBF">
      <w:pPr>
        <w:pStyle w:val="ListParagraph"/>
        <w:numPr>
          <w:ilvl w:val="0"/>
          <w:numId w:val="27"/>
        </w:numPr>
        <w:tabs>
          <w:tab w:val="left" w:pos="653"/>
        </w:tabs>
        <w:spacing w:before="4"/>
        <w:jc w:val="both"/>
        <w:rPr>
          <w:ins w:id="3050" w:author="User" w:date="2026-01-23T08:49:00Z"/>
          <w:rFonts w:ascii="Times New Roman" w:eastAsia="SimSun" w:hAnsi="Times New Roman" w:cs="Times New Roman"/>
          <w:bCs/>
          <w:color w:val="000000" w:themeColor="text1"/>
          <w:rPrChange w:id="3051" w:author="User" w:date="2026-02-02T18:38:00Z">
            <w:rPr>
              <w:ins w:id="3052" w:author="User" w:date="2026-01-23T08:49:00Z"/>
              <w:rFonts w:ascii="Times New Roman" w:eastAsia="SimSun" w:hAnsi="Times New Roman" w:cs="Times New Roman"/>
              <w:b/>
              <w:bCs/>
              <w:color w:val="000000" w:themeColor="text1"/>
            </w:rPr>
          </w:rPrChange>
        </w:rPr>
      </w:pPr>
      <w:ins w:id="3053" w:author="User" w:date="2026-01-23T08:48:00Z">
        <w:r w:rsidRPr="000C54C6">
          <w:rPr>
            <w:rFonts w:ascii="Times New Roman" w:eastAsia="SimSun" w:hAnsi="Times New Roman" w:cs="Times New Roman"/>
            <w:bCs/>
            <w:color w:val="000000" w:themeColor="text1"/>
            <w:rPrChange w:id="3054" w:author="User" w:date="2026-02-02T18:38:00Z">
              <w:rPr>
                <w:rFonts w:ascii="Times New Roman" w:eastAsia="SimSun" w:hAnsi="Times New Roman" w:cs="Times New Roman"/>
                <w:b/>
                <w:bCs/>
                <w:color w:val="000000" w:themeColor="text1"/>
              </w:rPr>
            </w:rPrChange>
          </w:rPr>
          <w:t>There is no auto blocked process. Whenever the user is pushing the order from SFDC to SAP. User can manually select whether items needs to be blocked or not. If the user selects as blocked with blocked date then only order items will be blocked on SAP.</w:t>
        </w:r>
      </w:ins>
      <w:ins w:id="3055" w:author="User" w:date="2026-02-02T18:33:00Z">
        <w:r w:rsidR="000C54C6" w:rsidRPr="000C54C6">
          <w:rPr>
            <w:rFonts w:ascii="Times New Roman" w:eastAsia="SimSun" w:hAnsi="Times New Roman" w:cs="Times New Roman"/>
            <w:bCs/>
            <w:color w:val="000000" w:themeColor="text1"/>
          </w:rPr>
          <w:t xml:space="preserve"> </w:t>
        </w:r>
      </w:ins>
      <w:ins w:id="3056" w:author="User" w:date="2026-01-23T08:48:00Z">
        <w:r w:rsidRPr="000C54C6">
          <w:rPr>
            <w:rFonts w:ascii="Times New Roman" w:eastAsia="SimSun" w:hAnsi="Times New Roman" w:cs="Times New Roman"/>
            <w:bCs/>
            <w:color w:val="000000" w:themeColor="text1"/>
            <w:rPrChange w:id="3057" w:author="User" w:date="2026-02-02T18:38:00Z">
              <w:rPr>
                <w:rFonts w:ascii="Times New Roman" w:eastAsia="SimSun" w:hAnsi="Times New Roman" w:cs="Times New Roman"/>
                <w:b/>
                <w:bCs/>
                <w:color w:val="000000" w:themeColor="text1"/>
              </w:rPr>
            </w:rPrChange>
          </w:rPr>
          <w:t xml:space="preserve"> </w:t>
        </w:r>
      </w:ins>
    </w:p>
    <w:p w14:paraId="25B700D9" w14:textId="77777777" w:rsidR="00AA1FBF" w:rsidRPr="000C54C6" w:rsidRDefault="00AA1FBF" w:rsidP="00AA1FBF">
      <w:pPr>
        <w:pStyle w:val="ListParagraph"/>
        <w:numPr>
          <w:ilvl w:val="0"/>
          <w:numId w:val="27"/>
        </w:numPr>
        <w:tabs>
          <w:tab w:val="left" w:pos="653"/>
        </w:tabs>
        <w:spacing w:before="4"/>
        <w:jc w:val="both"/>
        <w:rPr>
          <w:ins w:id="3058" w:author="User" w:date="2026-01-23T08:48:00Z"/>
          <w:rFonts w:ascii="Times New Roman" w:eastAsia="SimSun" w:hAnsi="Times New Roman" w:cs="Times New Roman"/>
          <w:bCs/>
          <w:color w:val="000000" w:themeColor="text1"/>
          <w:rPrChange w:id="3059" w:author="User" w:date="2026-02-02T18:38:00Z">
            <w:rPr>
              <w:ins w:id="3060" w:author="User" w:date="2026-01-23T08:48:00Z"/>
              <w:rFonts w:ascii="Times New Roman" w:eastAsia="SimSun" w:hAnsi="Times New Roman" w:cs="Times New Roman"/>
              <w:b/>
              <w:bCs/>
              <w:color w:val="000000" w:themeColor="text1"/>
            </w:rPr>
          </w:rPrChange>
        </w:rPr>
      </w:pPr>
      <w:ins w:id="3061" w:author="User" w:date="2026-01-23T08:48:00Z">
        <w:r w:rsidRPr="000C54C6">
          <w:rPr>
            <w:rFonts w:ascii="Times New Roman" w:eastAsia="SimSun" w:hAnsi="Times New Roman" w:cs="Times New Roman"/>
            <w:bCs/>
            <w:color w:val="000000" w:themeColor="text1"/>
            <w:rPrChange w:id="3062" w:author="User" w:date="2026-02-02T18:38:00Z">
              <w:rPr>
                <w:rFonts w:ascii="Times New Roman" w:eastAsia="SimSun" w:hAnsi="Times New Roman" w:cs="Times New Roman"/>
                <w:b/>
                <w:bCs/>
                <w:color w:val="000000" w:themeColor="text1"/>
              </w:rPr>
            </w:rPrChange>
          </w:rPr>
          <w:t xml:space="preserve">Specific items like adhesives, spacers etc (list will be given by mg) should not be auto blocked. </w:t>
        </w:r>
        <w:r w:rsidRPr="000C54C6">
          <w:rPr>
            <w:rFonts w:ascii="Times New Roman" w:eastAsia="SimSun" w:hAnsi="Times New Roman" w:cs="Times New Roman"/>
            <w:bCs/>
            <w:color w:val="000000" w:themeColor="text1"/>
            <w:rPrChange w:id="3063" w:author="User" w:date="2026-02-02T18:38:00Z">
              <w:rPr>
                <w:rFonts w:ascii="Times New Roman" w:eastAsia="SimSun" w:hAnsi="Times New Roman" w:cs="Times New Roman"/>
                <w:b/>
                <w:bCs/>
                <w:color w:val="000000" w:themeColor="text1"/>
              </w:rPr>
            </w:rPrChange>
          </w:rPr>
          <w:sym w:font="Wingdings" w:char="F0E0"/>
        </w:r>
        <w:r w:rsidRPr="000C54C6">
          <w:rPr>
            <w:rFonts w:ascii="Times New Roman" w:eastAsia="SimSun" w:hAnsi="Times New Roman" w:cs="Times New Roman"/>
            <w:bCs/>
            <w:color w:val="000000" w:themeColor="text1"/>
            <w:rPrChange w:id="3064" w:author="User" w:date="2026-02-02T18:38:00Z">
              <w:rPr>
                <w:rFonts w:ascii="Times New Roman" w:eastAsia="SimSun" w:hAnsi="Times New Roman" w:cs="Times New Roman"/>
                <w:b/>
                <w:bCs/>
                <w:color w:val="000000" w:themeColor="text1"/>
              </w:rPr>
            </w:rPrChange>
          </w:rPr>
          <w:t xml:space="preserve"> If these items are not required to block, user can push the order with out selecting the blocked check box. Then items will not be blocked on </w:t>
        </w:r>
        <w:commentRangeStart w:id="3065"/>
        <w:r w:rsidRPr="000C54C6">
          <w:rPr>
            <w:rFonts w:ascii="Times New Roman" w:eastAsia="SimSun" w:hAnsi="Times New Roman" w:cs="Times New Roman"/>
            <w:bCs/>
            <w:color w:val="000000" w:themeColor="text1"/>
            <w:rPrChange w:id="3066" w:author="User" w:date="2026-02-02T18:38:00Z">
              <w:rPr>
                <w:rFonts w:ascii="Times New Roman" w:eastAsia="SimSun" w:hAnsi="Times New Roman" w:cs="Times New Roman"/>
                <w:b/>
                <w:bCs/>
                <w:color w:val="000000" w:themeColor="text1"/>
              </w:rPr>
            </w:rPrChange>
          </w:rPr>
          <w:t>SAP</w:t>
        </w:r>
        <w:commentRangeEnd w:id="3065"/>
        <w:r w:rsidRPr="000C54C6">
          <w:rPr>
            <w:rStyle w:val="CommentReference"/>
            <w:rFonts w:ascii="Times New Roman" w:hAnsi="Times New Roman" w:cs="Times New Roman"/>
            <w:color w:val="000000" w:themeColor="text1"/>
          </w:rPr>
          <w:commentReference w:id="3065"/>
        </w:r>
        <w:r w:rsidRPr="000C54C6">
          <w:rPr>
            <w:rFonts w:ascii="Times New Roman" w:eastAsia="SimSun" w:hAnsi="Times New Roman" w:cs="Times New Roman"/>
            <w:bCs/>
            <w:color w:val="000000" w:themeColor="text1"/>
            <w:rPrChange w:id="3067" w:author="User" w:date="2026-02-02T18:38:00Z">
              <w:rPr>
                <w:rFonts w:ascii="Times New Roman" w:eastAsia="SimSun" w:hAnsi="Times New Roman" w:cs="Times New Roman"/>
                <w:b/>
                <w:bCs/>
                <w:color w:val="000000" w:themeColor="text1"/>
              </w:rPr>
            </w:rPrChange>
          </w:rPr>
          <w:t>.</w:t>
        </w:r>
      </w:ins>
    </w:p>
    <w:p w14:paraId="78A84E55" w14:textId="77777777" w:rsidR="00AA1FBF" w:rsidRPr="000C54C6" w:rsidRDefault="00AA1FBF" w:rsidP="00AA1FBF">
      <w:pPr>
        <w:pStyle w:val="ListParagraph"/>
        <w:numPr>
          <w:ilvl w:val="0"/>
          <w:numId w:val="27"/>
        </w:numPr>
        <w:tabs>
          <w:tab w:val="left" w:pos="653"/>
        </w:tabs>
        <w:spacing w:before="4"/>
        <w:jc w:val="both"/>
        <w:rPr>
          <w:ins w:id="3068" w:author="User" w:date="2026-01-23T08:48:00Z"/>
          <w:rFonts w:ascii="Times New Roman" w:eastAsia="SimSun" w:hAnsi="Times New Roman" w:cs="Times New Roman"/>
          <w:bCs/>
          <w:color w:val="000000" w:themeColor="text1"/>
          <w:rPrChange w:id="3069" w:author="User" w:date="2026-02-02T18:38:00Z">
            <w:rPr>
              <w:ins w:id="3070" w:author="User" w:date="2026-01-23T08:48:00Z"/>
              <w:rFonts w:ascii="Times New Roman" w:eastAsia="SimSun" w:hAnsi="Times New Roman" w:cs="Times New Roman"/>
              <w:b/>
              <w:bCs/>
              <w:color w:val="000000" w:themeColor="text1"/>
            </w:rPr>
          </w:rPrChange>
        </w:rPr>
      </w:pPr>
      <w:ins w:id="3071" w:author="User" w:date="2026-01-23T08:48:00Z">
        <w:r w:rsidRPr="000C54C6">
          <w:rPr>
            <w:rFonts w:ascii="Times New Roman" w:eastAsia="SimSun" w:hAnsi="Times New Roman" w:cs="Times New Roman"/>
            <w:bCs/>
            <w:color w:val="000000" w:themeColor="text1"/>
            <w:rPrChange w:id="3072" w:author="User" w:date="2026-02-02T18:38:00Z">
              <w:rPr>
                <w:rFonts w:ascii="Times New Roman" w:eastAsia="SimSun" w:hAnsi="Times New Roman" w:cs="Times New Roman"/>
                <w:b/>
                <w:bCs/>
                <w:color w:val="000000" w:themeColor="text1"/>
              </w:rPr>
            </w:rPrChange>
          </w:rPr>
          <w:t xml:space="preserve">Manual blocking of these materials in SAP should be possible when </w:t>
        </w:r>
        <w:commentRangeStart w:id="3073"/>
        <w:r w:rsidRPr="000C54C6">
          <w:rPr>
            <w:rFonts w:ascii="Times New Roman" w:eastAsia="SimSun" w:hAnsi="Times New Roman" w:cs="Times New Roman"/>
            <w:bCs/>
            <w:color w:val="000000" w:themeColor="text1"/>
            <w:rPrChange w:id="3074" w:author="User" w:date="2026-02-02T18:38:00Z">
              <w:rPr>
                <w:rFonts w:ascii="Times New Roman" w:eastAsia="SimSun" w:hAnsi="Times New Roman" w:cs="Times New Roman"/>
                <w:b/>
                <w:bCs/>
                <w:color w:val="000000" w:themeColor="text1"/>
              </w:rPr>
            </w:rPrChange>
          </w:rPr>
          <w:t>needed</w:t>
        </w:r>
        <w:commentRangeEnd w:id="3073"/>
        <w:r w:rsidRPr="000C54C6">
          <w:rPr>
            <w:rStyle w:val="CommentReference"/>
            <w:rFonts w:ascii="Times New Roman" w:hAnsi="Times New Roman" w:cs="Times New Roman"/>
            <w:color w:val="000000" w:themeColor="text1"/>
          </w:rPr>
          <w:commentReference w:id="3073"/>
        </w:r>
      </w:ins>
      <w:ins w:id="3075" w:author="User" w:date="2026-01-23T08:49:00Z">
        <w:r w:rsidRPr="000C54C6">
          <w:rPr>
            <w:rFonts w:ascii="Times New Roman" w:eastAsia="SimSun" w:hAnsi="Times New Roman" w:cs="Times New Roman"/>
            <w:bCs/>
            <w:color w:val="000000" w:themeColor="text1"/>
            <w:rPrChange w:id="3076" w:author="User" w:date="2026-02-02T18:38:00Z">
              <w:rPr>
                <w:rFonts w:ascii="Times New Roman" w:eastAsia="SimSun" w:hAnsi="Times New Roman" w:cs="Times New Roman"/>
                <w:b/>
                <w:bCs/>
                <w:color w:val="000000" w:themeColor="text1"/>
              </w:rPr>
            </w:rPrChange>
          </w:rPr>
          <w:sym w:font="Wingdings" w:char="F0E0"/>
        </w:r>
        <w:r w:rsidRPr="000C54C6">
          <w:rPr>
            <w:rFonts w:ascii="Times New Roman" w:eastAsia="SimSun" w:hAnsi="Times New Roman" w:cs="Times New Roman"/>
            <w:bCs/>
            <w:color w:val="000000" w:themeColor="text1"/>
            <w:rPrChange w:id="3077" w:author="User" w:date="2026-02-02T18:38:00Z">
              <w:rPr>
                <w:rFonts w:ascii="Times New Roman" w:eastAsia="SimSun" w:hAnsi="Times New Roman" w:cs="Times New Roman"/>
                <w:b/>
                <w:bCs/>
                <w:color w:val="000000" w:themeColor="text1"/>
              </w:rPr>
            </w:rPrChange>
          </w:rPr>
          <w:t xml:space="preserve"> Out of salesforce</w:t>
        </w:r>
      </w:ins>
    </w:p>
    <w:p w14:paraId="6BD21A59" w14:textId="0D25F50C" w:rsidR="00AA1FBF" w:rsidRPr="000C54C6" w:rsidRDefault="00AA1FBF">
      <w:pPr>
        <w:pStyle w:val="ListParagraph"/>
        <w:numPr>
          <w:ilvl w:val="0"/>
          <w:numId w:val="27"/>
        </w:numPr>
        <w:tabs>
          <w:tab w:val="left" w:pos="653"/>
        </w:tabs>
        <w:spacing w:before="4"/>
        <w:jc w:val="both"/>
        <w:rPr>
          <w:ins w:id="3078" w:author="User" w:date="2026-01-23T08:50:00Z"/>
          <w:color w:val="FF0000"/>
          <w:rPrChange w:id="3079" w:author="User" w:date="2026-02-02T18:38:00Z">
            <w:rPr>
              <w:ins w:id="3080" w:author="User" w:date="2026-01-23T08:50:00Z"/>
              <w:b/>
              <w:bCs/>
              <w:color w:val="FF0000"/>
            </w:rPr>
          </w:rPrChange>
        </w:rPr>
        <w:pPrChange w:id="3081" w:author="User" w:date="2026-01-23T08:50:00Z">
          <w:pPr>
            <w:pStyle w:val="NormalWeb"/>
            <w:numPr>
              <w:numId w:val="27"/>
            </w:numPr>
            <w:tabs>
              <w:tab w:val="left" w:pos="420"/>
            </w:tabs>
            <w:ind w:left="420" w:hanging="420"/>
            <w:jc w:val="both"/>
          </w:pPr>
        </w:pPrChange>
      </w:pPr>
      <w:ins w:id="3082" w:author="User" w:date="2026-01-23T08:48:00Z">
        <w:r w:rsidRPr="000C54C6">
          <w:rPr>
            <w:rFonts w:ascii="Times New Roman" w:hAnsi="Times New Roman" w:cs="Times New Roman"/>
            <w:color w:val="FF0000"/>
            <w:rPrChange w:id="3083" w:author="User" w:date="2026-02-02T18:38:00Z">
              <w:rPr>
                <w:color w:val="000000" w:themeColor="text1"/>
              </w:rPr>
            </w:rPrChange>
          </w:rPr>
          <w:t xml:space="preserve">Need to restrict auto unblock for special order (separate sales order will be created for special </w:t>
        </w:r>
        <w:commentRangeStart w:id="3084"/>
        <w:commentRangeStart w:id="3085"/>
        <w:commentRangeStart w:id="3086"/>
        <w:r w:rsidRPr="000C54C6">
          <w:rPr>
            <w:rFonts w:ascii="Times New Roman" w:hAnsi="Times New Roman" w:cs="Times New Roman"/>
            <w:color w:val="FF0000"/>
            <w:rPrChange w:id="3087" w:author="User" w:date="2026-02-02T18:38:00Z">
              <w:rPr>
                <w:color w:val="000000" w:themeColor="text1"/>
              </w:rPr>
            </w:rPrChange>
          </w:rPr>
          <w:t>orders</w:t>
        </w:r>
        <w:commentRangeEnd w:id="3084"/>
        <w:r w:rsidRPr="000C54C6">
          <w:rPr>
            <w:rStyle w:val="CommentReference"/>
            <w:rFonts w:ascii="Times New Roman" w:eastAsia="SimSun" w:hAnsi="Times New Roman" w:cs="Times New Roman"/>
            <w:b/>
            <w:bCs/>
            <w:color w:val="FF0000"/>
            <w:sz w:val="22"/>
            <w:szCs w:val="22"/>
            <w:rPrChange w:id="3088" w:author="User" w:date="2026-02-02T18:38:00Z">
              <w:rPr>
                <w:rStyle w:val="CommentReference"/>
                <w:b/>
                <w:bCs/>
                <w:color w:val="000000" w:themeColor="text1"/>
                <w:sz w:val="22"/>
                <w:szCs w:val="22"/>
              </w:rPr>
            </w:rPrChange>
          </w:rPr>
          <w:commentReference w:id="3084"/>
        </w:r>
        <w:commentRangeEnd w:id="3085"/>
        <w:r w:rsidRPr="000C54C6">
          <w:rPr>
            <w:rStyle w:val="CommentReference"/>
            <w:rFonts w:ascii="Times New Roman" w:eastAsia="SimSun" w:hAnsi="Times New Roman" w:cs="Times New Roman"/>
            <w:b/>
            <w:bCs/>
            <w:color w:val="FF0000"/>
            <w:sz w:val="22"/>
            <w:szCs w:val="22"/>
            <w:rPrChange w:id="3089" w:author="User" w:date="2026-02-02T18:38:00Z">
              <w:rPr>
                <w:rStyle w:val="CommentReference"/>
                <w:b/>
                <w:bCs/>
                <w:color w:val="000000" w:themeColor="text1"/>
                <w:sz w:val="22"/>
                <w:szCs w:val="22"/>
              </w:rPr>
            </w:rPrChange>
          </w:rPr>
          <w:commentReference w:id="3085"/>
        </w:r>
        <w:commentRangeEnd w:id="3086"/>
        <w:r w:rsidRPr="000C54C6">
          <w:rPr>
            <w:rStyle w:val="CommentReference"/>
            <w:rFonts w:ascii="Times New Roman" w:hAnsi="Times New Roman" w:cs="Times New Roman"/>
            <w:color w:val="FF0000"/>
            <w:rPrChange w:id="3090" w:author="User" w:date="2026-02-02T18:38:00Z">
              <w:rPr>
                <w:rStyle w:val="CommentReference"/>
                <w:color w:val="000000" w:themeColor="text1"/>
              </w:rPr>
            </w:rPrChange>
          </w:rPr>
          <w:commentReference w:id="3086"/>
        </w:r>
        <w:r w:rsidRPr="000C54C6">
          <w:rPr>
            <w:rFonts w:ascii="Times New Roman" w:hAnsi="Times New Roman" w:cs="Times New Roman"/>
            <w:color w:val="FF0000"/>
            <w:rPrChange w:id="3091" w:author="User" w:date="2026-02-02T18:38:00Z">
              <w:rPr>
                <w:color w:val="000000" w:themeColor="text1"/>
              </w:rPr>
            </w:rPrChange>
          </w:rPr>
          <w:t xml:space="preserve"> , a separate field or check box for special order. </w:t>
        </w:r>
        <w:r w:rsidRPr="000C54C6">
          <w:rPr>
            <w:rFonts w:ascii="Times New Roman" w:hAnsi="Times New Roman" w:cs="Times New Roman"/>
            <w:color w:val="FF0000"/>
            <w:rPrChange w:id="3092" w:author="User" w:date="2026-02-02T18:38:00Z">
              <w:rPr>
                <w:color w:val="000000" w:themeColor="text1"/>
              </w:rPr>
            </w:rPrChange>
          </w:rPr>
          <w:br/>
          <w:t xml:space="preserve">Yes, check box will be provided, but the check box will be on the order level and not on the order litem level. </w:t>
        </w:r>
        <w:r w:rsidRPr="000C54C6">
          <w:rPr>
            <w:rFonts w:ascii="Times New Roman" w:eastAsia="SimSun" w:hAnsi="Times New Roman" w:cs="Times New Roman"/>
            <w:bCs/>
            <w:color w:val="FF0000"/>
            <w:rPrChange w:id="3093" w:author="User" w:date="2026-02-02T18:38:00Z">
              <w:rPr>
                <w:b/>
                <w:bCs/>
                <w:color w:val="000000" w:themeColor="text1"/>
              </w:rPr>
            </w:rPrChange>
          </w:rPr>
          <w:t>Though the unblocked date is reached auto unblock will not happen for the special orders</w:t>
        </w:r>
      </w:ins>
      <w:ins w:id="3094" w:author="User" w:date="2026-01-23T19:20:00Z">
        <w:r w:rsidR="00677082" w:rsidRPr="000C54C6">
          <w:rPr>
            <w:rFonts w:ascii="Times New Roman" w:eastAsia="SimSun" w:hAnsi="Times New Roman" w:cs="Times New Roman"/>
            <w:b/>
            <w:bCs/>
            <w:color w:val="FF0000"/>
            <w:rPrChange w:id="3095" w:author="User" w:date="2026-02-02T18:38:00Z">
              <w:rPr>
                <w:b/>
                <w:bCs/>
                <w:color w:val="FF0000"/>
              </w:rPr>
            </w:rPrChange>
          </w:rPr>
          <w:t xml:space="preserve"> </w:t>
        </w:r>
        <w:r w:rsidR="00677082" w:rsidRPr="000C54C6">
          <w:rPr>
            <w:rFonts w:ascii="Times New Roman" w:eastAsia="SimSun" w:hAnsi="Times New Roman" w:cs="Times New Roman"/>
            <w:b/>
            <w:bCs/>
            <w:color w:val="FF0000"/>
            <w:rPrChange w:id="3096" w:author="User" w:date="2026-02-02T18:38:00Z">
              <w:rPr>
                <w:b/>
                <w:bCs/>
                <w:color w:val="FF0000"/>
              </w:rPr>
            </w:rPrChange>
          </w:rPr>
          <w:sym w:font="Wingdings" w:char="F0E0"/>
        </w:r>
        <w:r w:rsidR="00677082" w:rsidRPr="000C54C6">
          <w:rPr>
            <w:rFonts w:ascii="Times New Roman" w:eastAsia="SimSun" w:hAnsi="Times New Roman" w:cs="Times New Roman"/>
            <w:b/>
            <w:bCs/>
            <w:color w:val="FF0000"/>
            <w:rPrChange w:id="3097" w:author="User" w:date="2026-02-02T18:38:00Z">
              <w:rPr>
                <w:b/>
                <w:bCs/>
                <w:color w:val="FF0000"/>
              </w:rPr>
            </w:rPrChange>
          </w:rPr>
          <w:t xml:space="preserve"> Based on SAP feasibility only</w:t>
        </w:r>
      </w:ins>
      <w:ins w:id="3098" w:author="User" w:date="2026-02-02T18:35:00Z">
        <w:r w:rsidR="000C54C6" w:rsidRPr="000C54C6">
          <w:rPr>
            <w:rFonts w:ascii="Times New Roman" w:eastAsia="SimSun" w:hAnsi="Times New Roman" w:cs="Times New Roman"/>
            <w:b/>
            <w:bCs/>
            <w:color w:val="FF0000"/>
            <w:rPrChange w:id="3099" w:author="User" w:date="2026-02-02T18:38:00Z">
              <w:rPr>
                <w:b/>
                <w:bCs/>
                <w:color w:val="FF0000"/>
              </w:rPr>
            </w:rPrChange>
          </w:rPr>
          <w:t xml:space="preserve"> </w:t>
        </w:r>
      </w:ins>
    </w:p>
    <w:p w14:paraId="7649B1C1" w14:textId="77777777" w:rsidR="00AA1FBF" w:rsidRPr="000C54C6" w:rsidRDefault="00AA1FBF" w:rsidP="00AA1FBF">
      <w:pPr>
        <w:pStyle w:val="NormalWeb"/>
        <w:numPr>
          <w:ilvl w:val="0"/>
          <w:numId w:val="27"/>
        </w:numPr>
        <w:jc w:val="both"/>
        <w:rPr>
          <w:moveTo w:id="3100" w:author="User" w:date="2026-01-23T08:51:00Z"/>
        </w:rPr>
      </w:pPr>
      <w:moveToRangeStart w:id="3101" w:author="User" w:date="2026-01-23T08:51:00Z" w:name="move220050683"/>
      <w:moveTo w:id="3102" w:author="User" w:date="2026-01-23T08:51:00Z">
        <w:r w:rsidRPr="000C54C6">
          <w:rPr>
            <w:sz w:val="22"/>
            <w:szCs w:val="22"/>
          </w:rPr>
          <w:t>User can enter the committed delivery date in the Delivery Committed Date field.</w:t>
        </w:r>
      </w:moveTo>
    </w:p>
    <w:p w14:paraId="043528D6" w14:textId="77777777" w:rsidR="00AA1FBF" w:rsidRPr="000C54C6" w:rsidRDefault="00AA1FBF" w:rsidP="00AA1FBF">
      <w:pPr>
        <w:pStyle w:val="NormalWeb"/>
        <w:numPr>
          <w:ilvl w:val="0"/>
          <w:numId w:val="27"/>
        </w:numPr>
        <w:jc w:val="both"/>
        <w:rPr>
          <w:moveTo w:id="3103" w:author="User" w:date="2026-01-23T08:51:00Z"/>
          <w:sz w:val="22"/>
          <w:szCs w:val="22"/>
        </w:rPr>
      </w:pPr>
      <w:moveTo w:id="3104" w:author="User" w:date="2026-01-23T08:51:00Z">
        <w:r w:rsidRPr="000C54C6">
          <w:rPr>
            <w:sz w:val="22"/>
            <w:szCs w:val="22"/>
          </w:rPr>
          <w:t>Sales Order is linked to the respective Standard Opportunity and Account.</w:t>
        </w:r>
      </w:moveTo>
    </w:p>
    <w:p w14:paraId="066C46A1" w14:textId="77777777" w:rsidR="00AA1FBF" w:rsidRPr="000C54C6" w:rsidRDefault="00AA1FBF" w:rsidP="00AA1FBF">
      <w:pPr>
        <w:pStyle w:val="NormalWeb"/>
        <w:numPr>
          <w:ilvl w:val="0"/>
          <w:numId w:val="27"/>
        </w:numPr>
        <w:jc w:val="both"/>
        <w:rPr>
          <w:moveTo w:id="3105" w:author="User" w:date="2026-01-23T08:51:00Z"/>
          <w:sz w:val="22"/>
          <w:szCs w:val="22"/>
        </w:rPr>
      </w:pPr>
      <w:moveTo w:id="3106" w:author="User" w:date="2026-01-23T08:51:00Z">
        <w:r w:rsidRPr="000C54C6">
          <w:rPr>
            <w:sz w:val="22"/>
            <w:szCs w:val="22"/>
          </w:rPr>
          <w:t>Delivery Group functionality remains unchanged.</w:t>
        </w:r>
      </w:moveTo>
    </w:p>
    <w:p w14:paraId="02DE3A66" w14:textId="77777777" w:rsidR="00AA1FBF" w:rsidDel="008E70C9" w:rsidRDefault="00AA1FBF" w:rsidP="008E70C9">
      <w:pPr>
        <w:pStyle w:val="NormalWeb"/>
        <w:numPr>
          <w:ilvl w:val="0"/>
          <w:numId w:val="27"/>
        </w:numPr>
        <w:jc w:val="both"/>
        <w:rPr>
          <w:del w:id="3107" w:author="User" w:date="2026-02-06T13:43:00Z"/>
          <w:sz w:val="22"/>
          <w:szCs w:val="22"/>
        </w:rPr>
        <w:pPrChange w:id="3108" w:author="User" w:date="2026-02-06T13:43:00Z">
          <w:pPr>
            <w:pStyle w:val="NormalWeb"/>
            <w:tabs>
              <w:tab w:val="left" w:pos="420"/>
            </w:tabs>
          </w:pPr>
        </w:pPrChange>
      </w:pPr>
      <w:moveTo w:id="3109" w:author="User" w:date="2026-01-23T08:51:00Z">
        <w:r w:rsidRPr="000C54C6">
          <w:rPr>
            <w:sz w:val="22"/>
            <w:szCs w:val="22"/>
          </w:rPr>
          <w:t>Order lines are grouped as per existing configuration.</w:t>
        </w:r>
      </w:moveTo>
    </w:p>
    <w:p w14:paraId="67909CE1" w14:textId="77777777" w:rsidR="008E70C9" w:rsidRPr="000C54C6" w:rsidRDefault="008E70C9" w:rsidP="00AA1FBF">
      <w:pPr>
        <w:pStyle w:val="NormalWeb"/>
        <w:numPr>
          <w:ilvl w:val="0"/>
          <w:numId w:val="27"/>
        </w:numPr>
        <w:jc w:val="both"/>
        <w:rPr>
          <w:ins w:id="3110" w:author="User" w:date="2026-02-06T13:44:00Z"/>
          <w:moveTo w:id="3111" w:author="User" w:date="2026-01-23T08:51:00Z"/>
          <w:sz w:val="22"/>
          <w:szCs w:val="22"/>
        </w:rPr>
      </w:pPr>
    </w:p>
    <w:p w14:paraId="22731F77" w14:textId="77777777" w:rsidR="00AA1FBF" w:rsidDel="008E70C9" w:rsidRDefault="00AA1FBF" w:rsidP="008E70C9">
      <w:pPr>
        <w:pStyle w:val="NormalWeb"/>
        <w:numPr>
          <w:ilvl w:val="0"/>
          <w:numId w:val="27"/>
        </w:numPr>
        <w:jc w:val="both"/>
        <w:rPr>
          <w:del w:id="3112" w:author="User" w:date="2026-02-06T11:43:00Z"/>
          <w:sz w:val="22"/>
          <w:szCs w:val="22"/>
        </w:rPr>
        <w:pPrChange w:id="3113" w:author="User" w:date="2026-02-06T13:43:00Z">
          <w:pPr>
            <w:pStyle w:val="NormalWeb"/>
            <w:tabs>
              <w:tab w:val="left" w:pos="420"/>
            </w:tabs>
          </w:pPr>
        </w:pPrChange>
      </w:pPr>
      <w:moveTo w:id="3114" w:author="User" w:date="2026-01-23T08:51:00Z">
        <w:r w:rsidRPr="00651507">
          <w:rPr>
            <w:sz w:val="22"/>
            <w:szCs w:val="22"/>
          </w:rPr>
          <w:t>Duplicate blocking for same Order ID and Product ID combination is allowed.</w:t>
        </w:r>
      </w:moveTo>
    </w:p>
    <w:p w14:paraId="31DF5FBF" w14:textId="77777777" w:rsidR="008E70C9" w:rsidRPr="00651507" w:rsidRDefault="008E70C9" w:rsidP="00E212BE">
      <w:pPr>
        <w:pStyle w:val="NormalWeb"/>
        <w:numPr>
          <w:ilvl w:val="0"/>
          <w:numId w:val="27"/>
        </w:numPr>
        <w:jc w:val="both"/>
        <w:rPr>
          <w:ins w:id="3115" w:author="User" w:date="2026-02-06T13:44:00Z"/>
          <w:sz w:val="22"/>
          <w:szCs w:val="22"/>
        </w:rPr>
        <w:pPrChange w:id="3116" w:author="User" w:date="2026-02-06T11:43:00Z">
          <w:pPr>
            <w:pStyle w:val="NormalWeb"/>
            <w:tabs>
              <w:tab w:val="left" w:pos="420"/>
            </w:tabs>
          </w:pPr>
        </w:pPrChange>
      </w:pPr>
    </w:p>
    <w:p w14:paraId="358AEBDB" w14:textId="2D2AF6DD" w:rsidR="00AA1FBF" w:rsidRPr="00651507" w:rsidDel="00AA1FBF" w:rsidRDefault="00AA1FBF" w:rsidP="00651507">
      <w:pPr>
        <w:pStyle w:val="NormalWeb"/>
        <w:numPr>
          <w:ilvl w:val="0"/>
          <w:numId w:val="27"/>
        </w:numPr>
        <w:jc w:val="both"/>
        <w:rPr>
          <w:del w:id="3117" w:author="User" w:date="2026-01-23T08:51:00Z"/>
          <w:sz w:val="22"/>
          <w:szCs w:val="22"/>
        </w:rPr>
      </w:pPr>
      <w:moveTo w:id="3118" w:author="User" w:date="2026-01-23T08:51:00Z">
        <w:del w:id="3119" w:author="User" w:date="2026-02-02T18:16:00Z">
          <w:r w:rsidRPr="008E70C9" w:rsidDel="009D79FC">
            <w:rPr>
              <w:sz w:val="22"/>
              <w:szCs w:val="22"/>
              <w:rPrChange w:id="3120" w:author="User" w:date="2026-02-06T13:43:00Z">
                <w:rPr/>
              </w:rPrChange>
            </w:rPr>
            <w:delText>All the o</w:delText>
          </w:r>
        </w:del>
      </w:moveTo>
      <w:ins w:id="3121" w:author="User" w:date="2026-02-02T18:16:00Z">
        <w:r w:rsidR="009D79FC" w:rsidRPr="008E70C9">
          <w:rPr>
            <w:sz w:val="22"/>
            <w:szCs w:val="22"/>
            <w:rPrChange w:id="3122" w:author="User" w:date="2026-02-06T13:43:00Z">
              <w:rPr/>
            </w:rPrChange>
          </w:rPr>
          <w:t>O</w:t>
        </w:r>
      </w:ins>
      <w:moveTo w:id="3123" w:author="User" w:date="2026-01-23T08:51:00Z">
        <w:r w:rsidRPr="008E70C9">
          <w:rPr>
            <w:sz w:val="22"/>
            <w:szCs w:val="22"/>
            <w:rPrChange w:id="3124" w:author="User" w:date="2026-02-06T13:43:00Z">
              <w:rPr/>
            </w:rPrChange>
          </w:rPr>
          <w:t xml:space="preserve">rders will be sent for approval process </w:t>
        </w:r>
      </w:moveTo>
      <w:ins w:id="3125" w:author="User" w:date="2026-02-02T18:16:00Z">
        <w:r w:rsidR="009D79FC" w:rsidRPr="008E70C9">
          <w:rPr>
            <w:sz w:val="22"/>
            <w:szCs w:val="22"/>
            <w:rPrChange w:id="3126" w:author="User" w:date="2026-02-06T13:43:00Z">
              <w:rPr/>
            </w:rPrChange>
          </w:rPr>
          <w:t xml:space="preserve">if the Credit is “yes” only </w:t>
        </w:r>
      </w:ins>
      <w:moveTo w:id="3127" w:author="User" w:date="2026-01-23T08:51:00Z">
        <w:r w:rsidRPr="008E70C9">
          <w:rPr>
            <w:sz w:val="22"/>
            <w:szCs w:val="22"/>
            <w:rPrChange w:id="3128" w:author="User" w:date="2026-02-06T13:43:00Z">
              <w:rPr/>
            </w:rPrChange>
          </w:rPr>
          <w:t>and approver can reassign the order to others if required.</w:t>
        </w:r>
      </w:moveTo>
    </w:p>
    <w:moveToRangeEnd w:id="3101"/>
    <w:p w14:paraId="2D86EFF3" w14:textId="77777777" w:rsidR="00AA1FBF" w:rsidRPr="000C54C6" w:rsidRDefault="00AA1FBF" w:rsidP="008E70C9">
      <w:pPr>
        <w:pStyle w:val="NormalWeb"/>
        <w:numPr>
          <w:ilvl w:val="0"/>
          <w:numId w:val="27"/>
        </w:numPr>
        <w:jc w:val="both"/>
        <w:rPr>
          <w:ins w:id="3129" w:author="User" w:date="2026-01-23T08:54:00Z"/>
          <w:sz w:val="22"/>
          <w:szCs w:val="22"/>
          <w:highlight w:val="darkGreen"/>
          <w:rPrChange w:id="3130" w:author="User" w:date="2026-02-02T18:38:00Z">
            <w:rPr>
              <w:ins w:id="3131" w:author="User" w:date="2026-01-23T08:54:00Z"/>
              <w:sz w:val="22"/>
              <w:szCs w:val="22"/>
            </w:rPr>
          </w:rPrChange>
        </w:rPr>
        <w:pPrChange w:id="3132" w:author="User" w:date="2026-02-06T13:43:00Z">
          <w:pPr>
            <w:pStyle w:val="NormalWeb"/>
            <w:tabs>
              <w:tab w:val="left" w:pos="420"/>
            </w:tabs>
          </w:pPr>
        </w:pPrChange>
      </w:pPr>
    </w:p>
    <w:p w14:paraId="2CB00A61" w14:textId="77777777" w:rsidR="00AA1FBF" w:rsidRPr="000C54C6" w:rsidRDefault="00AA1FBF">
      <w:pPr>
        <w:pStyle w:val="NormalWeb"/>
        <w:numPr>
          <w:ilvl w:val="0"/>
          <w:numId w:val="27"/>
        </w:numPr>
        <w:jc w:val="both"/>
        <w:rPr>
          <w:ins w:id="3133" w:author="User" w:date="2026-01-23T08:55:00Z"/>
          <w:color w:val="000000" w:themeColor="text1"/>
          <w:sz w:val="22"/>
          <w:szCs w:val="22"/>
          <w:rPrChange w:id="3134" w:author="User" w:date="2026-02-02T18:38:00Z">
            <w:rPr>
              <w:ins w:id="3135" w:author="User" w:date="2026-01-23T08:55:00Z"/>
              <w:b/>
              <w:bCs/>
              <w:color w:val="000000" w:themeColor="text1"/>
              <w:sz w:val="22"/>
              <w:szCs w:val="22"/>
            </w:rPr>
          </w:rPrChange>
        </w:rPr>
        <w:pPrChange w:id="3136" w:author="User" w:date="2026-01-23T08:54:00Z">
          <w:pPr>
            <w:pStyle w:val="NormalWeb"/>
            <w:tabs>
              <w:tab w:val="left" w:pos="420"/>
            </w:tabs>
          </w:pPr>
        </w:pPrChange>
      </w:pPr>
      <w:ins w:id="3137" w:author="User" w:date="2026-01-23T08:54:00Z">
        <w:r w:rsidRPr="000C54C6">
          <w:rPr>
            <w:color w:val="000000" w:themeColor="text1"/>
            <w:sz w:val="22"/>
            <w:szCs w:val="22"/>
          </w:rPr>
          <w:t xml:space="preserve">Black listed customers and companies shouldn’t be listed for credit approval. Facility to be there to block and </w:t>
        </w:r>
        <w:commentRangeStart w:id="3138"/>
        <w:r w:rsidRPr="000C54C6">
          <w:rPr>
            <w:color w:val="000000" w:themeColor="text1"/>
            <w:sz w:val="22"/>
            <w:szCs w:val="22"/>
          </w:rPr>
          <w:t>unblock</w:t>
        </w:r>
        <w:commentRangeEnd w:id="3138"/>
        <w:r w:rsidRPr="000C54C6">
          <w:rPr>
            <w:rStyle w:val="CommentReference"/>
            <w:b/>
            <w:bCs/>
            <w:color w:val="000000" w:themeColor="text1"/>
            <w:sz w:val="22"/>
            <w:szCs w:val="22"/>
          </w:rPr>
          <w:commentReference w:id="3138"/>
        </w:r>
        <w:r w:rsidRPr="000C54C6">
          <w:rPr>
            <w:b/>
            <w:bCs/>
            <w:color w:val="000000" w:themeColor="text1"/>
            <w:sz w:val="22"/>
            <w:szCs w:val="22"/>
          </w:rPr>
          <w:sym w:font="Wingdings" w:char="F0E0"/>
        </w:r>
        <w:r w:rsidRPr="000C54C6">
          <w:rPr>
            <w:b/>
            <w:bCs/>
            <w:color w:val="000000" w:themeColor="text1"/>
            <w:sz w:val="22"/>
            <w:szCs w:val="22"/>
          </w:rPr>
          <w:t xml:space="preserve"> Admin need to update the customer/ account as “Black listed: Yes/ NO” Manually. </w:t>
        </w:r>
      </w:ins>
    </w:p>
    <w:p w14:paraId="788B018D" w14:textId="77777777" w:rsidR="00AA1FBF" w:rsidRPr="000C54C6" w:rsidRDefault="00AA1FBF">
      <w:pPr>
        <w:pStyle w:val="NormalWeb"/>
        <w:numPr>
          <w:ilvl w:val="0"/>
          <w:numId w:val="27"/>
        </w:numPr>
        <w:jc w:val="both"/>
        <w:rPr>
          <w:color w:val="000000" w:themeColor="text1"/>
          <w:sz w:val="22"/>
          <w:szCs w:val="22"/>
          <w:rPrChange w:id="3139" w:author="User" w:date="2026-02-02T18:38:00Z">
            <w:rPr/>
          </w:rPrChange>
        </w:rPr>
      </w:pPr>
      <w:ins w:id="3140" w:author="User" w:date="2026-01-23T08:54:00Z">
        <w:r w:rsidRPr="000C54C6">
          <w:rPr>
            <w:b/>
            <w:bCs/>
            <w:color w:val="000000" w:themeColor="text1"/>
            <w:sz w:val="22"/>
            <w:szCs w:val="22"/>
          </w:rPr>
          <w:t xml:space="preserve">If the checkbox is true </w:t>
        </w:r>
      </w:ins>
      <w:ins w:id="3141" w:author="User" w:date="2026-01-23T08:55:00Z">
        <w:r w:rsidR="006C68E3" w:rsidRPr="000C54C6">
          <w:rPr>
            <w:b/>
            <w:bCs/>
            <w:color w:val="000000" w:themeColor="text1"/>
            <w:sz w:val="22"/>
            <w:szCs w:val="22"/>
          </w:rPr>
          <w:t xml:space="preserve">on the account detail page </w:t>
        </w:r>
      </w:ins>
      <w:ins w:id="3142" w:author="User" w:date="2026-01-23T08:54:00Z">
        <w:r w:rsidRPr="000C54C6">
          <w:rPr>
            <w:b/>
            <w:bCs/>
            <w:color w:val="000000" w:themeColor="text1"/>
            <w:sz w:val="22"/>
            <w:szCs w:val="22"/>
          </w:rPr>
          <w:t>during the sales order creation alert will be shown saying “Customer is black listed and not to go with credit approval”</w:t>
        </w:r>
      </w:ins>
    </w:p>
    <w:p w14:paraId="07C78805" w14:textId="77777777" w:rsidR="008A0411" w:rsidRPr="005B5EFF" w:rsidDel="00677082" w:rsidRDefault="0026591D" w:rsidP="005B5EFF">
      <w:pPr>
        <w:pStyle w:val="NormalWeb"/>
        <w:numPr>
          <w:ilvl w:val="0"/>
          <w:numId w:val="26"/>
        </w:numPr>
        <w:rPr>
          <w:del w:id="3143" w:author="User" w:date="2026-01-23T19:21:00Z"/>
          <w:rStyle w:val="Strong"/>
          <w:rPrChange w:id="3144" w:author="User" w:date="2026-02-06T13:46:00Z">
            <w:rPr>
              <w:del w:id="3145" w:author="User" w:date="2026-01-23T19:21:00Z"/>
              <w:sz w:val="22"/>
              <w:szCs w:val="22"/>
            </w:rPr>
          </w:rPrChange>
        </w:rPr>
        <w:pPrChange w:id="3146" w:author="User" w:date="2026-02-06T13:46:00Z">
          <w:pPr>
            <w:pStyle w:val="NormalWeb"/>
            <w:numPr>
              <w:numId w:val="27"/>
            </w:numPr>
            <w:tabs>
              <w:tab w:val="left" w:pos="420"/>
            </w:tabs>
            <w:ind w:left="420" w:hanging="420"/>
            <w:jc w:val="both"/>
          </w:pPr>
        </w:pPrChange>
      </w:pPr>
      <w:del w:id="3147" w:author="User" w:date="2026-01-23T19:21:00Z">
        <w:r w:rsidRPr="005B5EFF" w:rsidDel="00677082">
          <w:rPr>
            <w:rStyle w:val="Strong"/>
            <w:rPrChange w:id="3148" w:author="User" w:date="2026-02-06T13:46:00Z">
              <w:rPr/>
            </w:rPrChange>
          </w:rPr>
          <w:lastRenderedPageBreak/>
          <w:delText xml:space="preserve">Contract </w:delText>
        </w:r>
      </w:del>
      <w:del w:id="3149" w:author="User" w:date="2026-01-07T15:49:00Z">
        <w:r w:rsidRPr="005B5EFF" w:rsidDel="00794DAA">
          <w:rPr>
            <w:rStyle w:val="Strong"/>
            <w:rPrChange w:id="3150" w:author="User" w:date="2026-02-06T13:46:00Z">
              <w:rPr/>
            </w:rPrChange>
          </w:rPr>
          <w:delText xml:space="preserve">must </w:delText>
        </w:r>
      </w:del>
      <w:del w:id="3151" w:author="User" w:date="2026-01-07T15:50:00Z">
        <w:r w:rsidRPr="005B5EFF" w:rsidDel="00794DAA">
          <w:rPr>
            <w:rStyle w:val="Strong"/>
            <w:rPrChange w:id="3152" w:author="User" w:date="2026-02-06T13:46:00Z">
              <w:rPr/>
            </w:rPrChange>
          </w:rPr>
          <w:delText>exist</w:delText>
        </w:r>
      </w:del>
      <w:del w:id="3153" w:author="User" w:date="2026-01-23T19:21:00Z">
        <w:r w:rsidRPr="005B5EFF" w:rsidDel="00677082">
          <w:rPr>
            <w:rStyle w:val="Strong"/>
            <w:rPrChange w:id="3154" w:author="User" w:date="2026-02-06T13:46:00Z">
              <w:rPr/>
            </w:rPrChange>
          </w:rPr>
          <w:delText xml:space="preserve"> for </w:delText>
        </w:r>
      </w:del>
      <w:del w:id="3155" w:author="User" w:date="2026-01-07T16:25:00Z">
        <w:r w:rsidRPr="005B5EFF" w:rsidDel="00A503CB">
          <w:rPr>
            <w:rStyle w:val="Strong"/>
            <w:rPrChange w:id="3156" w:author="User" w:date="2026-02-06T13:46:00Z">
              <w:rPr/>
            </w:rPrChange>
          </w:rPr>
          <w:delText xml:space="preserve">every </w:delText>
        </w:r>
      </w:del>
      <w:del w:id="3157" w:author="User" w:date="2026-01-23T19:21:00Z">
        <w:r w:rsidRPr="005B5EFF" w:rsidDel="00677082">
          <w:rPr>
            <w:rStyle w:val="Strong"/>
            <w:rPrChange w:id="3158" w:author="User" w:date="2026-02-06T13:46:00Z">
              <w:rPr/>
            </w:rPrChange>
          </w:rPr>
          <w:delText>customer.</w:delText>
        </w:r>
      </w:del>
      <w:commentRangeStart w:id="3159"/>
      <w:del w:id="3160" w:author="User" w:date="2026-01-07T15:50:00Z">
        <w:r w:rsidR="0001771D" w:rsidRPr="005B5EFF" w:rsidDel="00794DAA">
          <w:rPr>
            <w:rStyle w:val="Strong"/>
            <w:rPrChange w:id="3161" w:author="User" w:date="2026-02-06T13:46:00Z">
              <w:rPr>
                <w:rStyle w:val="CommentReference"/>
                <w:color w:val="EE0000"/>
                <w:sz w:val="22"/>
                <w:szCs w:val="22"/>
              </w:rPr>
            </w:rPrChange>
          </w:rPr>
          <w:commentReference w:id="3162"/>
        </w:r>
        <w:commentRangeEnd w:id="3159"/>
        <w:r w:rsidR="001B4217" w:rsidRPr="005B5EFF" w:rsidDel="00794DAA">
          <w:rPr>
            <w:rStyle w:val="Strong"/>
            <w:rPrChange w:id="3163" w:author="User" w:date="2026-02-06T13:46:00Z">
              <w:rPr>
                <w:rStyle w:val="CommentReference"/>
                <w:color w:val="EE0000"/>
                <w:sz w:val="22"/>
                <w:szCs w:val="22"/>
              </w:rPr>
            </w:rPrChange>
          </w:rPr>
          <w:commentReference w:id="3159"/>
        </w:r>
      </w:del>
    </w:p>
    <w:p w14:paraId="0CB9DCCB" w14:textId="77777777" w:rsidR="008A0411" w:rsidRPr="005B5EFF" w:rsidDel="00677082" w:rsidRDefault="0026591D" w:rsidP="005B5EFF">
      <w:pPr>
        <w:pStyle w:val="NormalWeb"/>
        <w:numPr>
          <w:ilvl w:val="0"/>
          <w:numId w:val="26"/>
        </w:numPr>
        <w:rPr>
          <w:del w:id="3164" w:author="User" w:date="2026-01-23T19:20:00Z"/>
          <w:rStyle w:val="Strong"/>
          <w:rPrChange w:id="3165" w:author="User" w:date="2026-02-06T13:46:00Z">
            <w:rPr>
              <w:del w:id="3166" w:author="User" w:date="2026-01-23T19:20:00Z"/>
              <w:sz w:val="22"/>
              <w:szCs w:val="22"/>
            </w:rPr>
          </w:rPrChange>
        </w:rPr>
        <w:pPrChange w:id="3167" w:author="User" w:date="2026-02-06T13:46:00Z">
          <w:pPr>
            <w:pStyle w:val="NormalWeb"/>
            <w:jc w:val="both"/>
          </w:pPr>
        </w:pPrChange>
      </w:pPr>
      <w:del w:id="3168" w:author="User" w:date="2026-01-23T19:20:00Z">
        <w:r w:rsidRPr="005B5EFF" w:rsidDel="00677082">
          <w:rPr>
            <w:rStyle w:val="Strong"/>
            <w:rPrChange w:id="3169" w:author="User" w:date="2026-02-06T13:46:00Z">
              <w:rPr/>
            </w:rPrChange>
          </w:rPr>
          <w:delText>Price book mapping is mandatory during contract creation.</w:delText>
        </w:r>
      </w:del>
    </w:p>
    <w:p w14:paraId="51581B55" w14:textId="77777777" w:rsidR="0001771D" w:rsidRPr="005B5EFF" w:rsidDel="00677082" w:rsidRDefault="0001771D" w:rsidP="005B5EFF">
      <w:pPr>
        <w:pStyle w:val="NormalWeb"/>
        <w:numPr>
          <w:ilvl w:val="0"/>
          <w:numId w:val="26"/>
        </w:numPr>
        <w:rPr>
          <w:del w:id="3170" w:author="User" w:date="2026-01-23T19:21:00Z"/>
          <w:rStyle w:val="Strong"/>
          <w:rPrChange w:id="3171" w:author="User" w:date="2026-02-06T13:46:00Z">
            <w:rPr>
              <w:del w:id="3172" w:author="User" w:date="2026-01-23T19:21:00Z"/>
              <w:b/>
              <w:sz w:val="22"/>
              <w:szCs w:val="22"/>
              <w:u w:val="single"/>
            </w:rPr>
          </w:rPrChange>
        </w:rPr>
        <w:pPrChange w:id="3173" w:author="User" w:date="2026-02-06T13:46:00Z">
          <w:pPr>
            <w:pStyle w:val="NormalWeb"/>
            <w:jc w:val="both"/>
          </w:pPr>
        </w:pPrChange>
      </w:pPr>
      <w:del w:id="3174" w:author="User" w:date="2026-01-23T19:21:00Z">
        <w:r w:rsidRPr="005B5EFF" w:rsidDel="00677082">
          <w:rPr>
            <w:rStyle w:val="Strong"/>
            <w:rPrChange w:id="3175" w:author="User" w:date="2026-02-06T13:46:00Z">
              <w:rPr>
                <w:b/>
                <w:u w:val="single"/>
              </w:rPr>
            </w:rPrChange>
          </w:rPr>
          <w:delText>Contract Creation Process:</w:delText>
        </w:r>
      </w:del>
    </w:p>
    <w:p w14:paraId="3C1D5F93" w14:textId="77777777" w:rsidR="0001771D" w:rsidRPr="005B5EFF" w:rsidDel="00794DAA" w:rsidRDefault="001B4217" w:rsidP="005B5EFF">
      <w:pPr>
        <w:pStyle w:val="NormalWeb"/>
        <w:numPr>
          <w:ilvl w:val="0"/>
          <w:numId w:val="26"/>
        </w:numPr>
        <w:rPr>
          <w:del w:id="3176" w:author="User" w:date="2026-01-07T15:51:00Z"/>
          <w:rStyle w:val="Strong"/>
          <w:rPrChange w:id="3177" w:author="User" w:date="2026-02-06T13:46:00Z">
            <w:rPr>
              <w:del w:id="3178" w:author="User" w:date="2026-01-07T15:51:00Z"/>
              <w:b/>
              <w:sz w:val="22"/>
              <w:szCs w:val="22"/>
              <w:u w:val="single"/>
            </w:rPr>
          </w:rPrChange>
        </w:rPr>
        <w:pPrChange w:id="3179" w:author="User" w:date="2026-02-06T13:46:00Z">
          <w:pPr>
            <w:pStyle w:val="NormalWeb"/>
            <w:numPr>
              <w:numId w:val="54"/>
            </w:numPr>
            <w:ind w:left="720" w:hanging="360"/>
            <w:jc w:val="both"/>
          </w:pPr>
        </w:pPrChange>
      </w:pPr>
      <w:del w:id="3180" w:author="User" w:date="2026-01-23T19:21:00Z">
        <w:r w:rsidRPr="005B5EFF" w:rsidDel="00677082">
          <w:rPr>
            <w:rStyle w:val="Strong"/>
            <w:rPrChange w:id="3181" w:author="User" w:date="2026-02-06T13:46:00Z">
              <w:rPr/>
            </w:rPrChange>
          </w:rPr>
          <w:delText xml:space="preserve">Once the account is created, user </w:delText>
        </w:r>
      </w:del>
      <w:del w:id="3182" w:author="User" w:date="2026-01-07T15:51:00Z">
        <w:r w:rsidRPr="005B5EFF" w:rsidDel="00794DAA">
          <w:rPr>
            <w:rStyle w:val="Strong"/>
            <w:rPrChange w:id="3183" w:author="User" w:date="2026-02-06T13:46:00Z">
              <w:rPr/>
            </w:rPrChange>
          </w:rPr>
          <w:delText>need to</w:delText>
        </w:r>
      </w:del>
      <w:del w:id="3184" w:author="User" w:date="2026-01-23T19:21:00Z">
        <w:r w:rsidRPr="005B5EFF" w:rsidDel="00677082">
          <w:rPr>
            <w:rStyle w:val="Strong"/>
            <w:rPrChange w:id="3185" w:author="User" w:date="2026-02-06T13:46:00Z">
              <w:rPr/>
            </w:rPrChange>
          </w:rPr>
          <w:delText xml:space="preserve"> create the contract </w:delText>
        </w:r>
      </w:del>
      <w:del w:id="3186" w:author="User" w:date="2026-01-07T15:50:00Z">
        <w:r w:rsidRPr="005B5EFF" w:rsidDel="00794DAA">
          <w:rPr>
            <w:rStyle w:val="Strong"/>
            <w:rPrChange w:id="3187" w:author="User" w:date="2026-02-06T13:46:00Z">
              <w:rPr/>
            </w:rPrChange>
          </w:rPr>
          <w:delText xml:space="preserve">on mandatory basis by </w:delText>
        </w:r>
      </w:del>
      <w:del w:id="3188" w:author="User" w:date="2026-01-23T19:21:00Z">
        <w:r w:rsidRPr="005B5EFF" w:rsidDel="00677082">
          <w:rPr>
            <w:rStyle w:val="Strong"/>
            <w:rPrChange w:id="3189" w:author="User" w:date="2026-02-06T13:46:00Z">
              <w:rPr/>
            </w:rPrChange>
          </w:rPr>
          <w:delText xml:space="preserve">selecting the required price book </w:delText>
        </w:r>
      </w:del>
      <w:del w:id="3190" w:author="User" w:date="2026-01-07T15:51:00Z">
        <w:r w:rsidRPr="005B5EFF" w:rsidDel="00794DAA">
          <w:rPr>
            <w:rStyle w:val="Strong"/>
            <w:rPrChange w:id="3191" w:author="User" w:date="2026-02-06T13:46:00Z">
              <w:rPr/>
            </w:rPrChange>
          </w:rPr>
          <w:delText>as it</w:delText>
        </w:r>
      </w:del>
      <w:del w:id="3192" w:author="User" w:date="2026-01-07T15:50:00Z">
        <w:r w:rsidRPr="005B5EFF" w:rsidDel="00794DAA">
          <w:rPr>
            <w:rStyle w:val="Strong"/>
            <w:rPrChange w:id="3193" w:author="User" w:date="2026-02-06T13:46:00Z">
              <w:rPr/>
            </w:rPrChange>
          </w:rPr>
          <w:delText xml:space="preserve"> is mandatory to create standard sales order</w:delText>
        </w:r>
      </w:del>
      <w:del w:id="3194" w:author="User" w:date="2026-01-07T15:52:00Z">
        <w:r w:rsidR="00FB636A" w:rsidRPr="005B5EFF" w:rsidDel="00794DAA">
          <w:rPr>
            <w:rStyle w:val="Strong"/>
            <w:rPrChange w:id="3195" w:author="User" w:date="2026-02-06T13:46:00Z">
              <w:rPr/>
            </w:rPrChange>
          </w:rPr>
          <w:br/>
        </w:r>
        <w:r w:rsidR="005E07F7" w:rsidRPr="005B5EFF" w:rsidDel="00794DAA">
          <w:rPr>
            <w:rStyle w:val="Strong"/>
            <w:rPrChange w:id="3196" w:author="User" w:date="2026-02-06T13:46:00Z">
              <w:rPr/>
            </w:rPrChange>
          </w:rPr>
          <w:br/>
        </w:r>
        <w:r w:rsidR="005E07F7" w:rsidRPr="005B5EFF" w:rsidDel="00794DAA">
          <w:rPr>
            <w:rStyle w:val="Strong"/>
            <w:rPrChange w:id="3197" w:author="User" w:date="2026-02-06T13:46:00Z">
              <w:rPr>
                <w:color w:val="7030A0"/>
              </w:rPr>
            </w:rPrChange>
          </w:rPr>
          <w:delText>For selected customer</w:delText>
        </w:r>
        <w:r w:rsidR="00BE22E3" w:rsidRPr="005B5EFF" w:rsidDel="00794DAA">
          <w:rPr>
            <w:rStyle w:val="Strong"/>
            <w:rPrChange w:id="3198" w:author="User" w:date="2026-02-06T13:46:00Z">
              <w:rPr>
                <w:color w:val="7030A0"/>
              </w:rPr>
            </w:rPrChange>
          </w:rPr>
          <w:delText xml:space="preserve">s only </w:delText>
        </w:r>
        <w:r w:rsidR="005E07F7" w:rsidRPr="005B5EFF" w:rsidDel="00794DAA">
          <w:rPr>
            <w:rStyle w:val="Strong"/>
            <w:rPrChange w:id="3199" w:author="User" w:date="2026-02-06T13:46:00Z">
              <w:rPr>
                <w:color w:val="7030A0"/>
              </w:rPr>
            </w:rPrChange>
          </w:rPr>
          <w:delText xml:space="preserve">we might require to add a </w:delText>
        </w:r>
        <w:commentRangeStart w:id="3200"/>
        <w:r w:rsidR="005E07F7" w:rsidRPr="005B5EFF" w:rsidDel="00794DAA">
          <w:rPr>
            <w:rStyle w:val="Strong"/>
            <w:rPrChange w:id="3201" w:author="User" w:date="2026-02-06T13:46:00Z">
              <w:rPr>
                <w:color w:val="7030A0"/>
              </w:rPr>
            </w:rPrChange>
          </w:rPr>
          <w:delText>contract</w:delText>
        </w:r>
        <w:commentRangeEnd w:id="3200"/>
        <w:r w:rsidR="0062369C" w:rsidRPr="005B5EFF" w:rsidDel="00794DAA">
          <w:rPr>
            <w:rStyle w:val="Strong"/>
            <w:rPrChange w:id="3202" w:author="User" w:date="2026-02-06T13:46:00Z">
              <w:rPr>
                <w:rStyle w:val="CommentReference"/>
              </w:rPr>
            </w:rPrChange>
          </w:rPr>
          <w:commentReference w:id="3200"/>
        </w:r>
      </w:del>
      <w:del w:id="3203" w:author="User" w:date="2026-01-07T15:51:00Z">
        <w:r w:rsidR="005E07F7" w:rsidRPr="005B5EFF" w:rsidDel="00794DAA">
          <w:rPr>
            <w:rStyle w:val="Strong"/>
            <w:rPrChange w:id="3204" w:author="User" w:date="2026-02-06T13:46:00Z">
              <w:rPr>
                <w:b/>
                <w:u w:val="single"/>
              </w:rPr>
            </w:rPrChange>
          </w:rPr>
          <w:delText xml:space="preserve"> </w:delText>
        </w:r>
        <w:r w:rsidR="00FB636A" w:rsidRPr="005B5EFF" w:rsidDel="00794DAA">
          <w:rPr>
            <w:rStyle w:val="Strong"/>
            <w:rPrChange w:id="3205" w:author="User" w:date="2026-02-06T13:46:00Z">
              <w:rPr>
                <w:b/>
                <w:u w:val="single"/>
              </w:rPr>
            </w:rPrChange>
          </w:rPr>
          <w:br/>
        </w:r>
      </w:del>
    </w:p>
    <w:p w14:paraId="4DE8601F" w14:textId="77777777" w:rsidR="001B4217" w:rsidRPr="005B5EFF" w:rsidDel="00677082" w:rsidRDefault="001B4217" w:rsidP="005B5EFF">
      <w:pPr>
        <w:pStyle w:val="NormalWeb"/>
        <w:numPr>
          <w:ilvl w:val="0"/>
          <w:numId w:val="26"/>
        </w:numPr>
        <w:rPr>
          <w:del w:id="3206" w:author="User" w:date="2026-01-23T19:21:00Z"/>
          <w:rStyle w:val="Strong"/>
          <w:rPrChange w:id="3207" w:author="User" w:date="2026-02-06T13:46:00Z">
            <w:rPr>
              <w:del w:id="3208" w:author="User" w:date="2026-01-23T19:21:00Z"/>
              <w:b/>
              <w:sz w:val="22"/>
              <w:szCs w:val="22"/>
              <w:u w:val="single"/>
            </w:rPr>
          </w:rPrChange>
        </w:rPr>
        <w:pPrChange w:id="3209" w:author="User" w:date="2026-02-06T13:46:00Z">
          <w:pPr>
            <w:pStyle w:val="NormalWeb"/>
            <w:numPr>
              <w:numId w:val="54"/>
            </w:numPr>
            <w:ind w:left="720" w:hanging="360"/>
            <w:jc w:val="both"/>
          </w:pPr>
        </w:pPrChange>
      </w:pPr>
      <w:del w:id="3210" w:author="User" w:date="2026-01-07T15:51:00Z">
        <w:r w:rsidRPr="005B5EFF" w:rsidDel="00794DAA">
          <w:rPr>
            <w:rStyle w:val="Strong"/>
            <w:rPrChange w:id="3211" w:author="User" w:date="2026-02-06T13:46:00Z">
              <w:rPr/>
            </w:rPrChange>
          </w:rPr>
          <w:delText>If the above contract creation process (Pointer 1) is not relevant for you , in this scenario please provide the confirmation to us, we will create the contract record automatically as an automation</w:delText>
        </w:r>
        <w:r w:rsidR="00170D91" w:rsidRPr="005B5EFF" w:rsidDel="00794DAA">
          <w:rPr>
            <w:rStyle w:val="Strong"/>
            <w:rPrChange w:id="3212" w:author="User" w:date="2026-02-06T13:46:00Z">
              <w:rPr/>
            </w:rPrChange>
          </w:rPr>
          <w:delText>.</w:delText>
        </w:r>
        <w:r w:rsidRPr="005B5EFF" w:rsidDel="00794DAA">
          <w:rPr>
            <w:rStyle w:val="Strong"/>
            <w:rPrChange w:id="3213" w:author="User" w:date="2026-02-06T13:46:00Z">
              <w:rPr/>
            </w:rPrChange>
          </w:rPr>
          <w:delText xml:space="preserve"> </w:delText>
        </w:r>
        <w:r w:rsidR="005941F5" w:rsidRPr="005B5EFF" w:rsidDel="00794DAA">
          <w:rPr>
            <w:rStyle w:val="Strong"/>
            <w:rPrChange w:id="3214" w:author="User" w:date="2026-02-06T13:46:00Z">
              <w:rPr/>
            </w:rPrChange>
          </w:rPr>
          <w:br/>
        </w:r>
        <w:r w:rsidR="008868B6" w:rsidRPr="005B5EFF" w:rsidDel="00794DAA">
          <w:rPr>
            <w:rStyle w:val="Strong"/>
            <w:rPrChange w:id="3215" w:author="User" w:date="2026-02-06T13:46:00Z">
              <w:rPr>
                <w:b/>
                <w:bCs/>
                <w:color w:val="7030A0"/>
              </w:rPr>
            </w:rPrChange>
          </w:rPr>
          <w:br/>
        </w:r>
        <w:r w:rsidR="00DB729F" w:rsidRPr="005B5EFF" w:rsidDel="00794DAA">
          <w:rPr>
            <w:rStyle w:val="Strong"/>
            <w:rPrChange w:id="3216" w:author="User" w:date="2026-02-06T13:46:00Z">
              <w:rPr>
                <w:b/>
                <w:bCs/>
                <w:color w:val="7030A0"/>
              </w:rPr>
            </w:rPrChange>
          </w:rPr>
          <w:br/>
        </w:r>
      </w:del>
    </w:p>
    <w:p w14:paraId="66BC574E" w14:textId="77777777" w:rsidR="001B4217" w:rsidRPr="005B5EFF" w:rsidDel="00677082" w:rsidRDefault="001B4217" w:rsidP="005B5EFF">
      <w:pPr>
        <w:pStyle w:val="NormalWeb"/>
        <w:numPr>
          <w:ilvl w:val="0"/>
          <w:numId w:val="26"/>
        </w:numPr>
        <w:rPr>
          <w:del w:id="3217" w:author="User" w:date="2026-01-23T19:21:00Z"/>
          <w:rStyle w:val="Strong"/>
          <w:rPrChange w:id="3218" w:author="User" w:date="2026-02-06T13:46:00Z">
            <w:rPr>
              <w:del w:id="3219" w:author="User" w:date="2026-01-23T19:21:00Z"/>
              <w:b/>
              <w:sz w:val="22"/>
              <w:szCs w:val="22"/>
              <w:u w:val="single"/>
            </w:rPr>
          </w:rPrChange>
        </w:rPr>
        <w:pPrChange w:id="3220" w:author="User" w:date="2026-02-06T13:46:00Z">
          <w:pPr>
            <w:pStyle w:val="NormalWeb"/>
            <w:numPr>
              <w:numId w:val="54"/>
            </w:numPr>
            <w:ind w:left="720" w:hanging="360"/>
            <w:jc w:val="both"/>
          </w:pPr>
        </w:pPrChange>
      </w:pPr>
      <w:del w:id="3221" w:author="User" w:date="2026-01-23T19:21:00Z">
        <w:r w:rsidRPr="005B5EFF" w:rsidDel="00677082">
          <w:rPr>
            <w:rStyle w:val="Strong"/>
            <w:rPrChange w:id="3222" w:author="User" w:date="2026-02-06T13:46:00Z">
              <w:rPr/>
            </w:rPrChange>
          </w:rPr>
          <w:delText xml:space="preserve">Rest of the process will remain </w:delText>
        </w:r>
        <w:r w:rsidR="003F3A5D" w:rsidRPr="005B5EFF" w:rsidDel="00677082">
          <w:rPr>
            <w:rStyle w:val="Strong"/>
            <w:rPrChange w:id="3223" w:author="User" w:date="2026-02-06T13:46:00Z">
              <w:rPr/>
            </w:rPrChange>
          </w:rPr>
          <w:delText>same</w:delText>
        </w:r>
      </w:del>
      <w:del w:id="3224" w:author="User" w:date="2026-01-07T15:51:00Z">
        <w:r w:rsidR="003F3A5D" w:rsidRPr="005B5EFF" w:rsidDel="00794DAA">
          <w:rPr>
            <w:rStyle w:val="Strong"/>
            <w:rPrChange w:id="3225" w:author="User" w:date="2026-02-06T13:46:00Z">
              <w:rPr/>
            </w:rPrChange>
          </w:rPr>
          <w:delText xml:space="preserve"> </w:delText>
        </w:r>
      </w:del>
    </w:p>
    <w:p w14:paraId="626E4791" w14:textId="77777777" w:rsidR="0001771D" w:rsidRPr="005B5EFF" w:rsidDel="00677082" w:rsidRDefault="001B4217" w:rsidP="005B5EFF">
      <w:pPr>
        <w:pStyle w:val="NormalWeb"/>
        <w:numPr>
          <w:ilvl w:val="0"/>
          <w:numId w:val="26"/>
        </w:numPr>
        <w:rPr>
          <w:del w:id="3226" w:author="User" w:date="2026-01-23T19:21:00Z"/>
          <w:rStyle w:val="Strong"/>
          <w:rPrChange w:id="3227" w:author="User" w:date="2026-02-06T13:46:00Z">
            <w:rPr>
              <w:del w:id="3228" w:author="User" w:date="2026-01-23T19:21:00Z"/>
              <w:b/>
              <w:sz w:val="22"/>
              <w:szCs w:val="22"/>
              <w:u w:val="single"/>
            </w:rPr>
          </w:rPrChange>
        </w:rPr>
        <w:pPrChange w:id="3229" w:author="User" w:date="2026-02-06T13:46:00Z">
          <w:pPr>
            <w:pStyle w:val="NormalWeb"/>
            <w:numPr>
              <w:numId w:val="54"/>
            </w:numPr>
            <w:ind w:left="720" w:hanging="360"/>
            <w:jc w:val="both"/>
          </w:pPr>
        </w:pPrChange>
      </w:pPr>
      <w:del w:id="3230" w:author="User" w:date="2026-01-23T19:21:00Z">
        <w:r w:rsidRPr="005B5EFF" w:rsidDel="00677082">
          <w:rPr>
            <w:rStyle w:val="Strong"/>
            <w:rPrChange w:id="3231" w:author="User" w:date="2026-02-06T13:46:00Z">
              <w:rPr/>
            </w:rPrChange>
          </w:rPr>
          <w:delText xml:space="preserve">Example: Price book selection during the quote creation </w:delText>
        </w:r>
        <w:r w:rsidR="003F3A5D" w:rsidRPr="005B5EFF" w:rsidDel="00677082">
          <w:rPr>
            <w:rStyle w:val="Strong"/>
            <w:rPrChange w:id="3232" w:author="User" w:date="2026-02-06T13:46:00Z">
              <w:rPr/>
            </w:rPrChange>
          </w:rPr>
          <w:delText xml:space="preserve">and quote to order conversion </w:delText>
        </w:r>
        <w:r w:rsidRPr="005B5EFF" w:rsidDel="00677082">
          <w:rPr>
            <w:rStyle w:val="Strong"/>
            <w:rPrChange w:id="3233" w:author="User" w:date="2026-02-06T13:46:00Z">
              <w:rPr/>
            </w:rPrChange>
          </w:rPr>
          <w:delText>everything remains same.</w:delText>
        </w:r>
      </w:del>
    </w:p>
    <w:p w14:paraId="3BBC65A9" w14:textId="77777777" w:rsidR="008A0411" w:rsidRPr="005B5EFF" w:rsidDel="00AA1FBF" w:rsidRDefault="0026591D" w:rsidP="005B5EFF">
      <w:pPr>
        <w:pStyle w:val="NormalWeb"/>
        <w:numPr>
          <w:ilvl w:val="0"/>
          <w:numId w:val="26"/>
        </w:numPr>
        <w:rPr>
          <w:moveFrom w:id="3234" w:author="User" w:date="2026-01-23T08:51:00Z"/>
          <w:rStyle w:val="Strong"/>
          <w:rPrChange w:id="3235" w:author="User" w:date="2026-02-06T13:46:00Z">
            <w:rPr>
              <w:moveFrom w:id="3236" w:author="User" w:date="2026-01-23T08:51:00Z"/>
            </w:rPr>
          </w:rPrChange>
        </w:rPr>
        <w:pPrChange w:id="3237" w:author="User" w:date="2026-02-06T13:46:00Z">
          <w:pPr>
            <w:pStyle w:val="NormalWeb"/>
            <w:numPr>
              <w:numId w:val="27"/>
            </w:numPr>
            <w:tabs>
              <w:tab w:val="left" w:pos="420"/>
            </w:tabs>
            <w:ind w:left="420" w:hanging="420"/>
            <w:jc w:val="both"/>
          </w:pPr>
        </w:pPrChange>
      </w:pPr>
      <w:moveFromRangeStart w:id="3238" w:author="User" w:date="2026-01-23T08:51:00Z" w:name="move220050683"/>
      <w:moveFrom w:id="3239" w:author="User" w:date="2026-01-23T08:51:00Z">
        <w:r w:rsidRPr="005B5EFF" w:rsidDel="00AA1FBF">
          <w:rPr>
            <w:rStyle w:val="Strong"/>
            <w:rPrChange w:id="3240" w:author="User" w:date="2026-02-06T13:46:00Z">
              <w:rPr/>
            </w:rPrChange>
          </w:rPr>
          <w:t>User can enter the committed delivery date in the Delivery Committed Date field.</w:t>
        </w:r>
      </w:moveFrom>
    </w:p>
    <w:p w14:paraId="4594D205" w14:textId="77777777" w:rsidR="008A0411" w:rsidRPr="005B5EFF" w:rsidDel="00AA1FBF" w:rsidRDefault="0026591D" w:rsidP="005B5EFF">
      <w:pPr>
        <w:pStyle w:val="NormalWeb"/>
        <w:numPr>
          <w:ilvl w:val="0"/>
          <w:numId w:val="26"/>
        </w:numPr>
        <w:rPr>
          <w:moveFrom w:id="3241" w:author="User" w:date="2026-01-23T08:51:00Z"/>
          <w:rStyle w:val="Strong"/>
          <w:rPrChange w:id="3242" w:author="User" w:date="2026-02-06T13:46:00Z">
            <w:rPr>
              <w:moveFrom w:id="3243" w:author="User" w:date="2026-01-23T08:51:00Z"/>
              <w:sz w:val="22"/>
              <w:szCs w:val="22"/>
            </w:rPr>
          </w:rPrChange>
        </w:rPr>
        <w:pPrChange w:id="3244" w:author="User" w:date="2026-02-06T13:46:00Z">
          <w:pPr>
            <w:pStyle w:val="NormalWeb"/>
            <w:numPr>
              <w:numId w:val="27"/>
            </w:numPr>
            <w:tabs>
              <w:tab w:val="left" w:pos="420"/>
            </w:tabs>
            <w:ind w:left="420" w:hanging="420"/>
            <w:jc w:val="both"/>
          </w:pPr>
        </w:pPrChange>
      </w:pPr>
      <w:moveFrom w:id="3245" w:author="User" w:date="2026-01-23T08:51:00Z">
        <w:r w:rsidRPr="005B5EFF" w:rsidDel="00AA1FBF">
          <w:rPr>
            <w:rStyle w:val="Strong"/>
            <w:rPrChange w:id="3246" w:author="User" w:date="2026-02-06T13:46:00Z">
              <w:rPr/>
            </w:rPrChange>
          </w:rPr>
          <w:t>Sales Order is linked to the respective Standard Opportunity and Account.</w:t>
        </w:r>
      </w:moveFrom>
    </w:p>
    <w:p w14:paraId="7949EA8C" w14:textId="77777777" w:rsidR="008A0411" w:rsidRPr="005B5EFF" w:rsidDel="00AA1FBF" w:rsidRDefault="0026591D" w:rsidP="005B5EFF">
      <w:pPr>
        <w:pStyle w:val="NormalWeb"/>
        <w:numPr>
          <w:ilvl w:val="0"/>
          <w:numId w:val="26"/>
        </w:numPr>
        <w:rPr>
          <w:moveFrom w:id="3247" w:author="User" w:date="2026-01-23T08:51:00Z"/>
          <w:rStyle w:val="Strong"/>
          <w:rPrChange w:id="3248" w:author="User" w:date="2026-02-06T13:46:00Z">
            <w:rPr>
              <w:moveFrom w:id="3249" w:author="User" w:date="2026-01-23T08:51:00Z"/>
              <w:sz w:val="22"/>
              <w:szCs w:val="22"/>
            </w:rPr>
          </w:rPrChange>
        </w:rPr>
        <w:pPrChange w:id="3250" w:author="User" w:date="2026-02-06T13:46:00Z">
          <w:pPr>
            <w:pStyle w:val="NormalWeb"/>
            <w:numPr>
              <w:numId w:val="27"/>
            </w:numPr>
            <w:tabs>
              <w:tab w:val="left" w:pos="420"/>
            </w:tabs>
            <w:ind w:left="420" w:hanging="420"/>
            <w:jc w:val="both"/>
          </w:pPr>
        </w:pPrChange>
      </w:pPr>
      <w:moveFrom w:id="3251" w:author="User" w:date="2026-01-23T08:51:00Z">
        <w:r w:rsidRPr="005B5EFF" w:rsidDel="00AA1FBF">
          <w:rPr>
            <w:rStyle w:val="Strong"/>
            <w:rPrChange w:id="3252" w:author="User" w:date="2026-02-06T13:46:00Z">
              <w:rPr/>
            </w:rPrChange>
          </w:rPr>
          <w:t>Delivery Group functionality remains unchanged.</w:t>
        </w:r>
      </w:moveFrom>
    </w:p>
    <w:p w14:paraId="23B7E9CF" w14:textId="77777777" w:rsidR="008A0411" w:rsidRPr="005B5EFF" w:rsidDel="00AA1FBF" w:rsidRDefault="0026591D" w:rsidP="005B5EFF">
      <w:pPr>
        <w:pStyle w:val="NormalWeb"/>
        <w:numPr>
          <w:ilvl w:val="0"/>
          <w:numId w:val="26"/>
        </w:numPr>
        <w:rPr>
          <w:moveFrom w:id="3253" w:author="User" w:date="2026-01-23T08:51:00Z"/>
          <w:rStyle w:val="Strong"/>
          <w:rPrChange w:id="3254" w:author="User" w:date="2026-02-06T13:46:00Z">
            <w:rPr>
              <w:moveFrom w:id="3255" w:author="User" w:date="2026-01-23T08:51:00Z"/>
              <w:sz w:val="22"/>
              <w:szCs w:val="22"/>
            </w:rPr>
          </w:rPrChange>
        </w:rPr>
        <w:pPrChange w:id="3256" w:author="User" w:date="2026-02-06T13:46:00Z">
          <w:pPr>
            <w:pStyle w:val="NormalWeb"/>
            <w:numPr>
              <w:numId w:val="27"/>
            </w:numPr>
            <w:tabs>
              <w:tab w:val="left" w:pos="420"/>
            </w:tabs>
            <w:ind w:left="420" w:hanging="420"/>
            <w:jc w:val="both"/>
          </w:pPr>
        </w:pPrChange>
      </w:pPr>
      <w:moveFrom w:id="3257" w:author="User" w:date="2026-01-23T08:51:00Z">
        <w:r w:rsidRPr="005B5EFF" w:rsidDel="00AA1FBF">
          <w:rPr>
            <w:rStyle w:val="Strong"/>
            <w:rPrChange w:id="3258" w:author="User" w:date="2026-02-06T13:46:00Z">
              <w:rPr/>
            </w:rPrChange>
          </w:rPr>
          <w:t>Order lines are grouped as per existing configuration.</w:t>
        </w:r>
      </w:moveFrom>
    </w:p>
    <w:p w14:paraId="619161DF" w14:textId="77777777" w:rsidR="008A0411" w:rsidRPr="005B5EFF" w:rsidDel="00AA1FBF" w:rsidRDefault="0026591D" w:rsidP="005B5EFF">
      <w:pPr>
        <w:pStyle w:val="NormalWeb"/>
        <w:numPr>
          <w:ilvl w:val="0"/>
          <w:numId w:val="26"/>
        </w:numPr>
        <w:rPr>
          <w:moveFrom w:id="3259" w:author="User" w:date="2026-01-23T08:51:00Z"/>
          <w:rStyle w:val="Strong"/>
          <w:rPrChange w:id="3260" w:author="User" w:date="2026-02-06T13:46:00Z">
            <w:rPr>
              <w:moveFrom w:id="3261" w:author="User" w:date="2026-01-23T08:51:00Z"/>
              <w:sz w:val="22"/>
              <w:szCs w:val="22"/>
            </w:rPr>
          </w:rPrChange>
        </w:rPr>
        <w:pPrChange w:id="3262" w:author="User" w:date="2026-02-06T13:46:00Z">
          <w:pPr>
            <w:pStyle w:val="NormalWeb"/>
            <w:numPr>
              <w:numId w:val="27"/>
            </w:numPr>
            <w:tabs>
              <w:tab w:val="left" w:pos="420"/>
            </w:tabs>
            <w:ind w:left="420" w:hanging="420"/>
            <w:jc w:val="both"/>
          </w:pPr>
        </w:pPrChange>
      </w:pPr>
      <w:moveFrom w:id="3263" w:author="User" w:date="2026-01-23T08:51:00Z">
        <w:r w:rsidRPr="005B5EFF" w:rsidDel="00AA1FBF">
          <w:rPr>
            <w:rStyle w:val="Strong"/>
            <w:rPrChange w:id="3264" w:author="User" w:date="2026-02-06T13:46:00Z">
              <w:rPr/>
            </w:rPrChange>
          </w:rPr>
          <w:t>Duplicate blocking for same Order ID and Product ID combination is allowed.</w:t>
        </w:r>
      </w:moveFrom>
    </w:p>
    <w:p w14:paraId="21648048" w14:textId="77777777" w:rsidR="008A0411" w:rsidRPr="005B5EFF" w:rsidDel="00AA1FBF" w:rsidRDefault="0026591D" w:rsidP="005B5EFF">
      <w:pPr>
        <w:pStyle w:val="NormalWeb"/>
        <w:numPr>
          <w:ilvl w:val="0"/>
          <w:numId w:val="26"/>
        </w:numPr>
        <w:rPr>
          <w:moveFrom w:id="3265" w:author="User" w:date="2026-01-23T08:51:00Z"/>
          <w:rStyle w:val="Strong"/>
          <w:rPrChange w:id="3266" w:author="User" w:date="2026-02-06T13:46:00Z">
            <w:rPr>
              <w:moveFrom w:id="3267" w:author="User" w:date="2026-01-23T08:51:00Z"/>
              <w:sz w:val="22"/>
              <w:szCs w:val="22"/>
            </w:rPr>
          </w:rPrChange>
        </w:rPr>
        <w:pPrChange w:id="3268" w:author="User" w:date="2026-02-06T13:46:00Z">
          <w:pPr>
            <w:pStyle w:val="NormalWeb"/>
            <w:numPr>
              <w:numId w:val="27"/>
            </w:numPr>
            <w:tabs>
              <w:tab w:val="left" w:pos="420"/>
            </w:tabs>
            <w:ind w:left="420" w:hanging="420"/>
            <w:jc w:val="both"/>
          </w:pPr>
        </w:pPrChange>
      </w:pPr>
      <w:moveFrom w:id="3269" w:author="User" w:date="2026-01-23T08:51:00Z">
        <w:r w:rsidRPr="005B5EFF" w:rsidDel="00AA1FBF">
          <w:rPr>
            <w:rStyle w:val="Strong"/>
            <w:rPrChange w:id="3270" w:author="User" w:date="2026-02-06T13:46:00Z">
              <w:rPr/>
            </w:rPrChange>
          </w:rPr>
          <w:t>All the orders will be sent for approval process and approver can reassign the order to others if required.</w:t>
        </w:r>
      </w:moveFrom>
    </w:p>
    <w:moveFromRangeEnd w:id="3238"/>
    <w:p w14:paraId="2799FC96" w14:textId="77777777" w:rsidR="003217C9" w:rsidRPr="005B5EFF" w:rsidRDefault="003217C9" w:rsidP="005B5EFF">
      <w:pPr>
        <w:pStyle w:val="NormalWeb"/>
        <w:numPr>
          <w:ilvl w:val="0"/>
          <w:numId w:val="26"/>
        </w:numPr>
        <w:rPr>
          <w:del w:id="3271" w:author="User" w:date="2025-12-09T13:55:00Z"/>
          <w:rStyle w:val="Strong"/>
          <w:rPrChange w:id="3272" w:author="User" w:date="2026-02-06T13:46:00Z">
            <w:rPr>
              <w:del w:id="3273" w:author="User" w:date="2025-12-09T13:55:00Z"/>
              <w:sz w:val="22"/>
              <w:szCs w:val="22"/>
            </w:rPr>
          </w:rPrChange>
        </w:rPr>
        <w:pPrChange w:id="3274" w:author="User" w:date="2026-02-06T13:46:00Z">
          <w:pPr>
            <w:pStyle w:val="NormalWeb"/>
            <w:tabs>
              <w:tab w:val="left" w:pos="420"/>
            </w:tabs>
            <w:ind w:left="420"/>
            <w:jc w:val="both"/>
          </w:pPr>
        </w:pPrChange>
      </w:pPr>
    </w:p>
    <w:p w14:paraId="597BC355" w14:textId="77777777" w:rsidR="008A0411" w:rsidRPr="005B5EFF" w:rsidRDefault="0026591D" w:rsidP="00651507">
      <w:pPr>
        <w:pStyle w:val="NormalWeb"/>
        <w:numPr>
          <w:ilvl w:val="0"/>
          <w:numId w:val="26"/>
        </w:numPr>
        <w:rPr>
          <w:rStyle w:val="Strong"/>
          <w:rPrChange w:id="3275" w:author="User" w:date="2026-02-06T13:46:00Z">
            <w:rPr/>
          </w:rPrChange>
        </w:rPr>
      </w:pPr>
      <w:r w:rsidRPr="00651507">
        <w:rPr>
          <w:rStyle w:val="Strong"/>
        </w:rPr>
        <w:t>Approval Process:</w:t>
      </w:r>
    </w:p>
    <w:p w14:paraId="7C018099" w14:textId="77777777" w:rsidR="002A52A9" w:rsidRPr="000C54C6" w:rsidRDefault="002A52A9" w:rsidP="002A52A9">
      <w:pPr>
        <w:pStyle w:val="NormalWeb"/>
        <w:numPr>
          <w:ilvl w:val="0"/>
          <w:numId w:val="28"/>
        </w:numPr>
        <w:rPr>
          <w:sz w:val="22"/>
          <w:szCs w:val="22"/>
        </w:rPr>
      </w:pPr>
      <w:r w:rsidRPr="000C54C6">
        <w:rPr>
          <w:sz w:val="22"/>
          <w:szCs w:val="22"/>
        </w:rPr>
        <w:t>Order cannot be pushed to SAP until approval is complete.</w:t>
      </w:r>
    </w:p>
    <w:p w14:paraId="60AF5CEC" w14:textId="77777777" w:rsidR="008A0411" w:rsidRPr="000C54C6" w:rsidRDefault="0026591D">
      <w:pPr>
        <w:pStyle w:val="NormalWeb"/>
        <w:numPr>
          <w:ilvl w:val="0"/>
          <w:numId w:val="28"/>
        </w:numPr>
        <w:rPr>
          <w:sz w:val="22"/>
          <w:szCs w:val="22"/>
        </w:rPr>
      </w:pPr>
      <w:r w:rsidRPr="000C54C6">
        <w:rPr>
          <w:sz w:val="22"/>
          <w:szCs w:val="22"/>
        </w:rPr>
        <w:t xml:space="preserve">Multi-Level approval based on order value </w:t>
      </w:r>
    </w:p>
    <w:p w14:paraId="428CC6F1" w14:textId="77777777" w:rsidR="00A67591" w:rsidRPr="000C54C6" w:rsidRDefault="0026591D" w:rsidP="00A67591">
      <w:pPr>
        <w:pStyle w:val="NormalWeb"/>
        <w:numPr>
          <w:ilvl w:val="0"/>
          <w:numId w:val="28"/>
        </w:numPr>
        <w:rPr>
          <w:sz w:val="22"/>
          <w:szCs w:val="22"/>
        </w:rPr>
      </w:pPr>
      <w:r w:rsidRPr="000C54C6">
        <w:rPr>
          <w:sz w:val="22"/>
          <w:szCs w:val="22"/>
        </w:rPr>
        <w:t xml:space="preserve">Limit will be fixed for each level and unlimited for MD </w:t>
      </w:r>
    </w:p>
    <w:p w14:paraId="3E7419A0" w14:textId="77777777" w:rsidR="0033734E" w:rsidRPr="000C54C6" w:rsidRDefault="0033734E" w:rsidP="00A67591">
      <w:pPr>
        <w:pStyle w:val="NormalWeb"/>
        <w:numPr>
          <w:ilvl w:val="0"/>
          <w:numId w:val="28"/>
        </w:numPr>
        <w:rPr>
          <w:ins w:id="3276" w:author="User" w:date="2026-02-02T18:02:00Z"/>
          <w:sz w:val="22"/>
          <w:szCs w:val="22"/>
        </w:rPr>
      </w:pPr>
      <w:ins w:id="3277" w:author="User" w:date="2026-02-02T18:01:00Z">
        <w:r w:rsidRPr="000C54C6">
          <w:rPr>
            <w:sz w:val="22"/>
            <w:szCs w:val="22"/>
          </w:rPr>
          <w:t>Check</w:t>
        </w:r>
      </w:ins>
      <w:ins w:id="3278" w:author="User" w:date="2026-02-02T18:02:00Z">
        <w:r w:rsidRPr="000C54C6">
          <w:rPr>
            <w:sz w:val="22"/>
            <w:szCs w:val="22"/>
          </w:rPr>
          <w:t xml:space="preserve"> box</w:t>
        </w:r>
      </w:ins>
      <w:ins w:id="3279" w:author="User" w:date="2026-02-02T18:01:00Z">
        <w:r w:rsidRPr="000C54C6">
          <w:rPr>
            <w:sz w:val="22"/>
            <w:szCs w:val="22"/>
          </w:rPr>
          <w:t xml:space="preserve"> will be provided during the sales order creation</w:t>
        </w:r>
      </w:ins>
      <w:ins w:id="3280" w:author="User" w:date="2026-02-02T18:02:00Z">
        <w:r w:rsidRPr="000C54C6">
          <w:rPr>
            <w:sz w:val="22"/>
            <w:szCs w:val="22"/>
          </w:rPr>
          <w:t>: Credit: True/ False</w:t>
        </w:r>
      </w:ins>
    </w:p>
    <w:p w14:paraId="4F1934CC" w14:textId="565A9B9F" w:rsidR="0033734E" w:rsidRPr="000C54C6" w:rsidRDefault="0033734E" w:rsidP="00A67591">
      <w:pPr>
        <w:pStyle w:val="NormalWeb"/>
        <w:numPr>
          <w:ilvl w:val="0"/>
          <w:numId w:val="28"/>
        </w:numPr>
        <w:rPr>
          <w:ins w:id="3281" w:author="User" w:date="2026-02-02T18:03:00Z"/>
          <w:sz w:val="22"/>
          <w:szCs w:val="22"/>
        </w:rPr>
      </w:pPr>
      <w:ins w:id="3282" w:author="User" w:date="2026-02-02T18:02:00Z">
        <w:r w:rsidRPr="000C54C6">
          <w:rPr>
            <w:sz w:val="22"/>
            <w:szCs w:val="22"/>
          </w:rPr>
          <w:t xml:space="preserve">If the check box is </w:t>
        </w:r>
      </w:ins>
      <w:ins w:id="3283" w:author="User" w:date="2026-02-02T18:03:00Z">
        <w:r w:rsidRPr="000C54C6">
          <w:rPr>
            <w:sz w:val="22"/>
            <w:szCs w:val="22"/>
          </w:rPr>
          <w:t xml:space="preserve">true then </w:t>
        </w:r>
      </w:ins>
      <w:ins w:id="3284" w:author="User" w:date="2026-02-02T18:07:00Z">
        <w:r w:rsidRPr="000C54C6">
          <w:rPr>
            <w:sz w:val="22"/>
            <w:szCs w:val="22"/>
          </w:rPr>
          <w:t xml:space="preserve">sales </w:t>
        </w:r>
      </w:ins>
      <w:ins w:id="3285" w:author="User" w:date="2026-02-02T18:08:00Z">
        <w:r w:rsidRPr="000C54C6">
          <w:rPr>
            <w:sz w:val="22"/>
            <w:szCs w:val="22"/>
          </w:rPr>
          <w:t xml:space="preserve">order will be sent for Credit department approval and </w:t>
        </w:r>
      </w:ins>
    </w:p>
    <w:p w14:paraId="2DB8D309" w14:textId="74D00D30" w:rsidR="00A67591" w:rsidRPr="000C54C6" w:rsidDel="003C7810" w:rsidRDefault="00A67591" w:rsidP="00A67591">
      <w:pPr>
        <w:pStyle w:val="NormalWeb"/>
        <w:numPr>
          <w:ilvl w:val="0"/>
          <w:numId w:val="28"/>
        </w:numPr>
        <w:rPr>
          <w:del w:id="3286" w:author="User" w:date="2026-02-02T17:59:00Z"/>
          <w:sz w:val="22"/>
          <w:szCs w:val="22"/>
        </w:rPr>
      </w:pPr>
      <w:del w:id="3287" w:author="User" w:date="2026-02-02T17:59:00Z">
        <w:r w:rsidRPr="000C54C6" w:rsidDel="003C7810">
          <w:delText>All the approvals will be sent for credit department</w:delText>
        </w:r>
      </w:del>
    </w:p>
    <w:p w14:paraId="2684BEB0" w14:textId="5E2DAD92" w:rsidR="00A67591" w:rsidRPr="000C54C6" w:rsidRDefault="00A67591" w:rsidP="00A67591">
      <w:pPr>
        <w:pStyle w:val="NormalWeb"/>
        <w:numPr>
          <w:ilvl w:val="0"/>
          <w:numId w:val="28"/>
        </w:numPr>
        <w:rPr>
          <w:sz w:val="22"/>
          <w:szCs w:val="22"/>
        </w:rPr>
      </w:pPr>
      <w:r w:rsidRPr="000C54C6">
        <w:rPr>
          <w:sz w:val="22"/>
          <w:szCs w:val="22"/>
        </w:rPr>
        <w:t>Once approved by the credit department based on the sales order value approval will be sent to the next level as mentioned below</w:t>
      </w:r>
      <w:ins w:id="3288" w:author="User" w:date="2026-02-02T18:05:00Z">
        <w:r w:rsidR="0033734E" w:rsidRPr="000C54C6">
          <w:rPr>
            <w:sz w:val="22"/>
            <w:szCs w:val="22"/>
          </w:rPr>
          <w:t xml:space="preserve"> </w:t>
        </w:r>
      </w:ins>
    </w:p>
    <w:p w14:paraId="4D94252D" w14:textId="77777777" w:rsidR="00A67591" w:rsidRPr="000C54C6" w:rsidRDefault="00A67591">
      <w:pPr>
        <w:pStyle w:val="NormalWeb"/>
        <w:numPr>
          <w:ilvl w:val="0"/>
          <w:numId w:val="28"/>
        </w:numPr>
        <w:rPr>
          <w:sz w:val="22"/>
          <w:szCs w:val="22"/>
        </w:rPr>
        <w:pPrChange w:id="3289" w:author="User" w:date="2026-01-23T23:02:00Z">
          <w:pPr>
            <w:pStyle w:val="NormalWeb"/>
            <w:numPr>
              <w:numId w:val="28"/>
            </w:numPr>
            <w:tabs>
              <w:tab w:val="left" w:pos="420"/>
            </w:tabs>
            <w:ind w:left="840" w:hanging="420"/>
          </w:pPr>
        </w:pPrChange>
      </w:pPr>
      <w:r w:rsidRPr="000C54C6">
        <w:rPr>
          <w:sz w:val="22"/>
          <w:szCs w:val="22"/>
        </w:rPr>
        <w:t>Sales order value 1-1,00,000  will be sent for finance department user</w:t>
      </w:r>
      <w:r w:rsidR="002A52A9" w:rsidRPr="000C54C6">
        <w:rPr>
          <w:sz w:val="22"/>
          <w:szCs w:val="22"/>
        </w:rPr>
        <w:t xml:space="preserve"> approval</w:t>
      </w:r>
    </w:p>
    <w:p w14:paraId="476314E0" w14:textId="77777777" w:rsidR="00A67591" w:rsidRPr="000C54C6" w:rsidRDefault="00A67591">
      <w:pPr>
        <w:pStyle w:val="NormalWeb"/>
        <w:numPr>
          <w:ilvl w:val="0"/>
          <w:numId w:val="28"/>
        </w:numPr>
        <w:rPr>
          <w:sz w:val="22"/>
          <w:szCs w:val="22"/>
        </w:rPr>
        <w:pPrChange w:id="3290" w:author="User" w:date="2026-01-23T23:02:00Z">
          <w:pPr>
            <w:pStyle w:val="NormalWeb"/>
            <w:numPr>
              <w:numId w:val="28"/>
            </w:numPr>
            <w:tabs>
              <w:tab w:val="left" w:pos="420"/>
            </w:tabs>
            <w:ind w:left="840" w:hanging="420"/>
          </w:pPr>
        </w:pPrChange>
      </w:pPr>
      <w:r w:rsidRPr="000C54C6">
        <w:rPr>
          <w:sz w:val="22"/>
          <w:szCs w:val="22"/>
        </w:rPr>
        <w:t>Sales order value 1,00,000</w:t>
      </w:r>
      <w:r w:rsidR="002A52A9" w:rsidRPr="000C54C6">
        <w:rPr>
          <w:sz w:val="22"/>
          <w:szCs w:val="22"/>
        </w:rPr>
        <w:t>-5,00,000</w:t>
      </w:r>
      <w:r w:rsidRPr="000C54C6">
        <w:rPr>
          <w:sz w:val="22"/>
          <w:szCs w:val="22"/>
        </w:rPr>
        <w:t xml:space="preserve"> will be </w:t>
      </w:r>
      <w:r w:rsidR="002A52A9" w:rsidRPr="000C54C6">
        <w:rPr>
          <w:sz w:val="22"/>
          <w:szCs w:val="22"/>
        </w:rPr>
        <w:t xml:space="preserve">directly </w:t>
      </w:r>
      <w:r w:rsidRPr="000C54C6">
        <w:rPr>
          <w:sz w:val="22"/>
          <w:szCs w:val="22"/>
        </w:rPr>
        <w:t xml:space="preserve">sent for </w:t>
      </w:r>
      <w:r w:rsidR="002A52A9" w:rsidRPr="000C54C6">
        <w:rPr>
          <w:sz w:val="22"/>
          <w:szCs w:val="22"/>
        </w:rPr>
        <w:t>BOH user approval only</w:t>
      </w:r>
    </w:p>
    <w:p w14:paraId="3F24B3EF" w14:textId="77777777" w:rsidR="002A52A9" w:rsidRPr="000C54C6" w:rsidDel="0033734E" w:rsidRDefault="002A52A9">
      <w:pPr>
        <w:pStyle w:val="NormalWeb"/>
        <w:numPr>
          <w:ilvl w:val="0"/>
          <w:numId w:val="28"/>
        </w:numPr>
        <w:rPr>
          <w:del w:id="3291" w:author="User" w:date="2026-01-07T15:55:00Z"/>
          <w:sz w:val="22"/>
          <w:szCs w:val="22"/>
        </w:rPr>
        <w:pPrChange w:id="3292" w:author="User" w:date="2026-01-23T23:02:00Z">
          <w:pPr>
            <w:pStyle w:val="NormalWeb"/>
            <w:tabs>
              <w:tab w:val="left" w:pos="420"/>
            </w:tabs>
            <w:ind w:left="420"/>
          </w:pPr>
        </w:pPrChange>
      </w:pPr>
      <w:r w:rsidRPr="000C54C6">
        <w:t>Sales order value 5,00,000 and above will be directly sent for MD user approval only</w:t>
      </w:r>
    </w:p>
    <w:p w14:paraId="6D110ECE" w14:textId="77777777" w:rsidR="0033734E" w:rsidRPr="000C54C6" w:rsidRDefault="0033734E">
      <w:pPr>
        <w:pStyle w:val="NormalWeb"/>
        <w:numPr>
          <w:ilvl w:val="0"/>
          <w:numId w:val="28"/>
        </w:numPr>
        <w:rPr>
          <w:ins w:id="3293" w:author="User" w:date="2026-02-02T18:10:00Z"/>
          <w:sz w:val="22"/>
          <w:szCs w:val="22"/>
        </w:rPr>
        <w:pPrChange w:id="3294" w:author="User" w:date="2026-01-23T23:02:00Z">
          <w:pPr>
            <w:pStyle w:val="NormalWeb"/>
            <w:numPr>
              <w:numId w:val="28"/>
            </w:numPr>
            <w:tabs>
              <w:tab w:val="left" w:pos="420"/>
            </w:tabs>
            <w:ind w:left="840" w:hanging="420"/>
          </w:pPr>
        </w:pPrChange>
      </w:pPr>
    </w:p>
    <w:p w14:paraId="41402E94" w14:textId="4256B284" w:rsidR="0033734E" w:rsidRPr="00E212BE" w:rsidRDefault="0033734E">
      <w:pPr>
        <w:pStyle w:val="NormalWeb"/>
        <w:numPr>
          <w:ilvl w:val="0"/>
          <w:numId w:val="28"/>
        </w:numPr>
        <w:rPr>
          <w:ins w:id="3295" w:author="User" w:date="2026-02-02T18:09:00Z"/>
          <w:sz w:val="22"/>
          <w:szCs w:val="22"/>
          <w:rPrChange w:id="3296" w:author="User" w:date="2026-02-06T11:43:00Z">
            <w:rPr>
              <w:ins w:id="3297" w:author="User" w:date="2026-02-02T18:09:00Z"/>
              <w:color w:val="EE0000"/>
              <w:sz w:val="22"/>
              <w:szCs w:val="22"/>
            </w:rPr>
          </w:rPrChange>
        </w:rPr>
        <w:pPrChange w:id="3298" w:author="User" w:date="2026-01-23T23:02:00Z">
          <w:pPr>
            <w:pStyle w:val="NormalWeb"/>
            <w:tabs>
              <w:tab w:val="left" w:pos="420"/>
            </w:tabs>
            <w:ind w:left="420"/>
          </w:pPr>
        </w:pPrChange>
      </w:pPr>
      <w:ins w:id="3299" w:author="User" w:date="2026-02-02T18:10:00Z">
        <w:r w:rsidRPr="00456764">
          <w:rPr>
            <w:sz w:val="22"/>
            <w:szCs w:val="22"/>
          </w:rPr>
          <w:t>Once all the approvals are completed sales order will be sent to SAP automatically.</w:t>
        </w:r>
      </w:ins>
    </w:p>
    <w:p w14:paraId="7E17BA80" w14:textId="5647C7B8" w:rsidR="00794DAA" w:rsidRPr="00456764" w:rsidRDefault="0033734E">
      <w:pPr>
        <w:pStyle w:val="NormalWeb"/>
        <w:numPr>
          <w:ilvl w:val="0"/>
          <w:numId w:val="28"/>
        </w:numPr>
        <w:rPr>
          <w:ins w:id="3300" w:author="User" w:date="2026-01-07T15:55:00Z"/>
          <w:sz w:val="22"/>
          <w:szCs w:val="22"/>
        </w:rPr>
        <w:pPrChange w:id="3301" w:author="User" w:date="2026-01-23T23:02:00Z">
          <w:pPr>
            <w:pStyle w:val="NormalWeb"/>
            <w:numPr>
              <w:numId w:val="28"/>
            </w:numPr>
            <w:tabs>
              <w:tab w:val="left" w:pos="420"/>
            </w:tabs>
            <w:ind w:left="840" w:hanging="420"/>
          </w:pPr>
        </w:pPrChange>
      </w:pPr>
      <w:ins w:id="3302" w:author="User" w:date="2026-02-02T18:09:00Z">
        <w:r w:rsidRPr="00E212BE">
          <w:rPr>
            <w:sz w:val="22"/>
            <w:szCs w:val="22"/>
            <w:rPrChange w:id="3303" w:author="User" w:date="2026-02-06T11:43:00Z">
              <w:rPr>
                <w:sz w:val="22"/>
                <w:szCs w:val="22"/>
                <w:highlight w:val="darkGreen"/>
              </w:rPr>
            </w:rPrChange>
          </w:rPr>
          <w:t>If the check box is false, sales order will not be sent to the credit department approval and sales order will be auto approved and will be sent to SAP automatically</w:t>
        </w:r>
      </w:ins>
    </w:p>
    <w:p w14:paraId="6F5AC92B" w14:textId="77777777" w:rsidR="00162644" w:rsidRPr="000C54C6" w:rsidRDefault="001A32D3">
      <w:pPr>
        <w:pStyle w:val="NormalWeb"/>
        <w:numPr>
          <w:ilvl w:val="0"/>
          <w:numId w:val="28"/>
        </w:numPr>
        <w:rPr>
          <w:ins w:id="3304" w:author="User" w:date="2026-01-07T16:13:00Z"/>
          <w:sz w:val="22"/>
          <w:szCs w:val="22"/>
          <w:rPrChange w:id="3305" w:author="User" w:date="2026-02-02T18:38:00Z">
            <w:rPr>
              <w:ins w:id="3306" w:author="User" w:date="2026-01-07T16:13:00Z"/>
              <w:color w:val="EE0000"/>
              <w:sz w:val="22"/>
              <w:szCs w:val="22"/>
            </w:rPr>
          </w:rPrChange>
        </w:rPr>
        <w:pPrChange w:id="3307" w:author="User" w:date="2026-01-23T23:02:00Z">
          <w:pPr>
            <w:pStyle w:val="NormalWeb"/>
            <w:tabs>
              <w:tab w:val="left" w:pos="420"/>
            </w:tabs>
            <w:ind w:left="420"/>
          </w:pPr>
        </w:pPrChange>
      </w:pPr>
      <w:commentRangeStart w:id="3308"/>
      <w:del w:id="3309" w:author="User" w:date="2026-01-07T15:54:00Z">
        <w:r w:rsidRPr="00E212BE" w:rsidDel="00794DAA">
          <w:rPr>
            <w:rPrChange w:id="3310" w:author="User" w:date="2026-02-06T11:43:00Z">
              <w:rPr>
                <w:rStyle w:val="CommentReference"/>
                <w:sz w:val="22"/>
                <w:szCs w:val="22"/>
              </w:rPr>
            </w:rPrChange>
          </w:rPr>
          <w:commentReference w:id="3311"/>
        </w:r>
        <w:commentRangeEnd w:id="3308"/>
        <w:r w:rsidRPr="00E212BE" w:rsidDel="00794DAA">
          <w:rPr>
            <w:rPrChange w:id="3312" w:author="User" w:date="2026-02-06T11:43:00Z">
              <w:rPr>
                <w:rStyle w:val="CommentReference"/>
                <w:sz w:val="22"/>
                <w:szCs w:val="22"/>
              </w:rPr>
            </w:rPrChange>
          </w:rPr>
          <w:commentReference w:id="3308"/>
        </w:r>
        <w:r w:rsidRPr="00E212BE" w:rsidDel="00794DAA">
          <w:rPr>
            <w:rPrChange w:id="3313" w:author="User" w:date="2026-02-06T11:43:00Z">
              <w:rPr>
                <w:rStyle w:val="CommentReference"/>
                <w:color w:val="EE0000"/>
                <w:sz w:val="22"/>
                <w:szCs w:val="22"/>
              </w:rPr>
            </w:rPrChange>
          </w:rPr>
          <w:commentReference w:id="3314"/>
        </w:r>
      </w:del>
      <w:ins w:id="3315" w:author="User" w:date="2025-12-09T13:55:00Z">
        <w:r w:rsidR="002E2A5B" w:rsidRPr="00E212BE">
          <w:rPr>
            <w:sz w:val="22"/>
            <w:szCs w:val="22"/>
            <w:rPrChange w:id="3316" w:author="User" w:date="2026-02-06T11:43:00Z">
              <w:rPr>
                <w:color w:val="EE0000"/>
                <w:sz w:val="22"/>
                <w:szCs w:val="22"/>
              </w:rPr>
            </w:rPrChange>
          </w:rPr>
          <w:t>Warehouse should see the payment</w:t>
        </w:r>
        <w:r w:rsidR="0076108C" w:rsidRPr="00E212BE">
          <w:rPr>
            <w:sz w:val="22"/>
            <w:szCs w:val="22"/>
            <w:rPrChange w:id="3317" w:author="User" w:date="2026-02-06T11:43:00Z">
              <w:rPr>
                <w:color w:val="EE0000"/>
                <w:sz w:val="22"/>
                <w:szCs w:val="22"/>
              </w:rPr>
            </w:rPrChange>
          </w:rPr>
          <w:t xml:space="preserve"> status</w:t>
        </w:r>
      </w:ins>
      <w:ins w:id="3318" w:author="User" w:date="2026-01-07T16:02:00Z">
        <w:r w:rsidR="0076108C" w:rsidRPr="00E212BE">
          <w:rPr>
            <w:sz w:val="22"/>
            <w:szCs w:val="22"/>
            <w:rPrChange w:id="3319" w:author="User" w:date="2026-02-06T11:43:00Z">
              <w:rPr>
                <w:color w:val="EE0000"/>
                <w:sz w:val="22"/>
                <w:szCs w:val="22"/>
              </w:rPr>
            </w:rPrChange>
          </w:rPr>
          <w:t>:</w:t>
        </w:r>
      </w:ins>
      <w:ins w:id="3320" w:author="User" w:date="2025-12-09T13:55:00Z">
        <w:r w:rsidR="00162644" w:rsidRPr="00E212BE">
          <w:rPr>
            <w:sz w:val="22"/>
            <w:szCs w:val="22"/>
            <w:rPrChange w:id="3321" w:author="User" w:date="2026-02-06T11:43:00Z">
              <w:rPr>
                <w:color w:val="EE0000"/>
                <w:sz w:val="22"/>
                <w:szCs w:val="22"/>
              </w:rPr>
            </w:rPrChange>
          </w:rPr>
          <w:t xml:space="preserve"> credit approved amount</w:t>
        </w:r>
        <w:r w:rsidR="002E2A5B" w:rsidRPr="00E212BE">
          <w:rPr>
            <w:sz w:val="22"/>
            <w:szCs w:val="22"/>
            <w:rPrChange w:id="3322" w:author="User" w:date="2026-02-06T11:43:00Z">
              <w:rPr>
                <w:color w:val="EE0000"/>
                <w:sz w:val="22"/>
                <w:szCs w:val="22"/>
              </w:rPr>
            </w:rPrChange>
          </w:rPr>
          <w:t xml:space="preserve"> </w:t>
        </w:r>
      </w:ins>
      <w:commentRangeStart w:id="3323"/>
      <w:del w:id="3324" w:author="User" w:date="2026-01-07T16:08:00Z">
        <w:r w:rsidR="005F114A" w:rsidRPr="00E212BE" w:rsidDel="00162644">
          <w:rPr>
            <w:rPrChange w:id="3325" w:author="User" w:date="2026-02-06T11:43:00Z">
              <w:rPr>
                <w:rStyle w:val="CommentReference"/>
                <w:color w:val="EE0000"/>
                <w:sz w:val="22"/>
                <w:szCs w:val="22"/>
              </w:rPr>
            </w:rPrChange>
          </w:rPr>
          <w:commentReference w:id="3326"/>
        </w:r>
        <w:commentRangeEnd w:id="3323"/>
        <w:r w:rsidR="00170D91" w:rsidRPr="00E212BE" w:rsidDel="00162644">
          <w:rPr>
            <w:rPrChange w:id="3327" w:author="User" w:date="2026-02-06T11:43:00Z">
              <w:rPr>
                <w:rStyle w:val="CommentReference"/>
                <w:color w:val="EE0000"/>
                <w:sz w:val="22"/>
                <w:szCs w:val="22"/>
              </w:rPr>
            </w:rPrChange>
          </w:rPr>
          <w:commentReference w:id="3323"/>
        </w:r>
      </w:del>
      <w:ins w:id="3328" w:author="User" w:date="2026-01-07T16:02:00Z">
        <w:r w:rsidR="0076108C" w:rsidRPr="00E212BE">
          <w:rPr>
            <w:sz w:val="22"/>
            <w:szCs w:val="22"/>
            <w:rPrChange w:id="3329" w:author="User" w:date="2026-02-06T11:43:00Z">
              <w:rPr>
                <w:color w:val="EE0000"/>
                <w:sz w:val="22"/>
                <w:szCs w:val="22"/>
              </w:rPr>
            </w:rPrChange>
          </w:rPr>
          <w:sym w:font="Wingdings" w:char="F0E0"/>
        </w:r>
        <w:r w:rsidR="0076108C" w:rsidRPr="00E212BE">
          <w:rPr>
            <w:sz w:val="22"/>
            <w:szCs w:val="22"/>
            <w:rPrChange w:id="3330" w:author="User" w:date="2026-02-06T11:43:00Z">
              <w:rPr>
                <w:color w:val="EE0000"/>
                <w:sz w:val="22"/>
                <w:szCs w:val="22"/>
              </w:rPr>
            </w:rPrChange>
          </w:rPr>
          <w:t xml:space="preserve"> </w:t>
        </w:r>
      </w:ins>
      <w:ins w:id="3331" w:author="User" w:date="2026-01-07T16:07:00Z">
        <w:r w:rsidR="00162644" w:rsidRPr="00E212BE">
          <w:rPr>
            <w:sz w:val="22"/>
            <w:szCs w:val="22"/>
            <w:rPrChange w:id="3332" w:author="User" w:date="2026-02-06T11:43:00Z">
              <w:rPr>
                <w:color w:val="EE0000"/>
                <w:sz w:val="22"/>
                <w:szCs w:val="22"/>
              </w:rPr>
            </w:rPrChange>
          </w:rPr>
          <w:t>Subject</w:t>
        </w:r>
        <w:r w:rsidR="00162644" w:rsidRPr="000C54C6">
          <w:rPr>
            <w:sz w:val="22"/>
            <w:szCs w:val="22"/>
            <w:rPrChange w:id="3333" w:author="User" w:date="2026-02-02T18:38:00Z">
              <w:rPr>
                <w:color w:val="EE0000"/>
                <w:sz w:val="22"/>
                <w:szCs w:val="22"/>
              </w:rPr>
            </w:rPrChange>
          </w:rPr>
          <w:t xml:space="preserve"> to SAP</w:t>
        </w:r>
        <w:r w:rsidR="003E1FFE" w:rsidRPr="000C54C6">
          <w:rPr>
            <w:sz w:val="22"/>
            <w:szCs w:val="22"/>
            <w:rPrChange w:id="3334" w:author="User" w:date="2026-02-02T18:38:00Z">
              <w:rPr>
                <w:color w:val="EE0000"/>
                <w:sz w:val="22"/>
                <w:szCs w:val="22"/>
              </w:rPr>
            </w:rPrChange>
          </w:rPr>
          <w:t>:</w:t>
        </w:r>
      </w:ins>
      <w:ins w:id="3335" w:author="User" w:date="2026-01-07T16:11:00Z">
        <w:r w:rsidR="00162644" w:rsidRPr="000C54C6">
          <w:rPr>
            <w:sz w:val="22"/>
            <w:szCs w:val="22"/>
            <w:rPrChange w:id="3336" w:author="User" w:date="2026-02-02T18:38:00Z">
              <w:rPr>
                <w:color w:val="EE0000"/>
                <w:sz w:val="22"/>
                <w:szCs w:val="22"/>
              </w:rPr>
            </w:rPrChange>
          </w:rPr>
          <w:t xml:space="preserve"> </w:t>
        </w:r>
      </w:ins>
      <w:ins w:id="3337" w:author="User" w:date="2026-01-07T16:03:00Z">
        <w:r w:rsidR="0076108C" w:rsidRPr="000C54C6">
          <w:rPr>
            <w:sz w:val="22"/>
            <w:szCs w:val="22"/>
            <w:rPrChange w:id="3338" w:author="User" w:date="2026-02-02T18:38:00Z">
              <w:rPr>
                <w:color w:val="EE0000"/>
                <w:sz w:val="22"/>
                <w:szCs w:val="22"/>
              </w:rPr>
            </w:rPrChange>
          </w:rPr>
          <w:t>If the Order ID is passed along with payment this can be show as the report</w:t>
        </w:r>
      </w:ins>
    </w:p>
    <w:p w14:paraId="08E45C74" w14:textId="77777777" w:rsidR="00D77967" w:rsidRPr="000C54C6" w:rsidRDefault="002A4965">
      <w:pPr>
        <w:pStyle w:val="NormalWeb"/>
        <w:numPr>
          <w:ilvl w:val="0"/>
          <w:numId w:val="28"/>
        </w:numPr>
        <w:rPr>
          <w:ins w:id="3339" w:author="User" w:date="2026-01-23T23:02:00Z"/>
          <w:sz w:val="22"/>
          <w:szCs w:val="22"/>
        </w:rPr>
        <w:pPrChange w:id="3340" w:author="User" w:date="2026-01-23T23:02:00Z">
          <w:pPr>
            <w:pStyle w:val="NormalWeb"/>
            <w:tabs>
              <w:tab w:val="left" w:pos="420"/>
            </w:tabs>
            <w:ind w:left="720"/>
          </w:pPr>
        </w:pPrChange>
      </w:pPr>
      <w:r w:rsidRPr="000C54C6">
        <w:rPr>
          <w:sz w:val="22"/>
          <w:szCs w:val="22"/>
          <w:rPrChange w:id="3341" w:author="User" w:date="2026-02-02T18:38:00Z">
            <w:rPr>
              <w:color w:val="000000" w:themeColor="text1"/>
              <w:sz w:val="22"/>
              <w:szCs w:val="22"/>
            </w:rPr>
          </w:rPrChange>
        </w:rPr>
        <w:t xml:space="preserve">Delivery person should be </w:t>
      </w:r>
      <w:r w:rsidR="00A70CD3" w:rsidRPr="000C54C6">
        <w:rPr>
          <w:sz w:val="22"/>
          <w:szCs w:val="22"/>
          <w:rPrChange w:id="3342" w:author="User" w:date="2026-02-02T18:38:00Z">
            <w:rPr>
              <w:color w:val="000000" w:themeColor="text1"/>
              <w:sz w:val="22"/>
              <w:szCs w:val="22"/>
            </w:rPr>
          </w:rPrChange>
        </w:rPr>
        <w:t xml:space="preserve">able to view </w:t>
      </w:r>
      <w:r w:rsidR="00C110D6" w:rsidRPr="000C54C6">
        <w:rPr>
          <w:sz w:val="22"/>
          <w:szCs w:val="22"/>
          <w:rPrChange w:id="3343" w:author="User" w:date="2026-02-02T18:38:00Z">
            <w:rPr>
              <w:color w:val="000000" w:themeColor="text1"/>
              <w:sz w:val="22"/>
              <w:szCs w:val="22"/>
            </w:rPr>
          </w:rPrChange>
        </w:rPr>
        <w:t xml:space="preserve">this </w:t>
      </w:r>
      <w:del w:id="3344" w:author="User" w:date="2026-01-07T16:14:00Z">
        <w:r w:rsidR="00072221" w:rsidRPr="000C54C6" w:rsidDel="00162644">
          <w:rPr>
            <w:sz w:val="22"/>
            <w:szCs w:val="22"/>
            <w:rPrChange w:id="3345" w:author="User" w:date="2026-02-02T18:38:00Z">
              <w:rPr>
                <w:color w:val="000000" w:themeColor="text1"/>
                <w:sz w:val="22"/>
                <w:szCs w:val="22"/>
              </w:rPr>
            </w:rPrChange>
          </w:rPr>
          <w:br/>
        </w:r>
      </w:del>
      <w:r w:rsidR="00072221" w:rsidRPr="000C54C6">
        <w:rPr>
          <w:sz w:val="22"/>
          <w:szCs w:val="22"/>
          <w:rPrChange w:id="3346" w:author="User" w:date="2026-02-02T18:38:00Z">
            <w:rPr>
              <w:color w:val="000000" w:themeColor="text1"/>
              <w:sz w:val="22"/>
              <w:szCs w:val="22"/>
            </w:rPr>
          </w:rPrChange>
        </w:rPr>
        <w:t>something Like a summary that to be printed and saved</w:t>
      </w:r>
      <w:r w:rsidR="00632953" w:rsidRPr="000C54C6">
        <w:rPr>
          <w:sz w:val="22"/>
          <w:szCs w:val="22"/>
          <w:rPrChange w:id="3347" w:author="User" w:date="2026-02-02T18:38:00Z">
            <w:rPr>
              <w:color w:val="000000" w:themeColor="text1"/>
              <w:sz w:val="22"/>
              <w:szCs w:val="22"/>
            </w:rPr>
          </w:rPrChange>
        </w:rPr>
        <w:t>.</w:t>
      </w:r>
      <w:ins w:id="3348" w:author="User" w:date="2026-01-07T16:11:00Z">
        <w:r w:rsidR="00162644" w:rsidRPr="000C54C6">
          <w:rPr>
            <w:sz w:val="22"/>
            <w:szCs w:val="22"/>
            <w:rPrChange w:id="3349" w:author="User" w:date="2026-02-02T18:38:00Z">
              <w:rPr>
                <w:color w:val="000000" w:themeColor="text1"/>
                <w:sz w:val="22"/>
                <w:szCs w:val="22"/>
              </w:rPr>
            </w:rPrChange>
          </w:rPr>
          <w:t xml:space="preserve"> </w:t>
        </w:r>
      </w:ins>
      <w:del w:id="3350" w:author="User" w:date="2026-01-23T08:51:00Z">
        <w:r w:rsidR="00072221" w:rsidRPr="000C54C6" w:rsidDel="00AA1FBF">
          <w:rPr>
            <w:sz w:val="22"/>
            <w:szCs w:val="22"/>
            <w:rPrChange w:id="3351" w:author="User" w:date="2026-02-02T18:38:00Z">
              <w:rPr>
                <w:color w:val="000000" w:themeColor="text1"/>
                <w:sz w:val="22"/>
                <w:szCs w:val="22"/>
              </w:rPr>
            </w:rPrChange>
          </w:rPr>
          <w:br/>
          <w:delText>need your input</w:delText>
        </w:r>
        <w:r w:rsidR="002A52A9" w:rsidRPr="000C54C6" w:rsidDel="00AA1FBF">
          <w:rPr>
            <w:sz w:val="22"/>
            <w:szCs w:val="22"/>
            <w:rPrChange w:id="3352" w:author="User" w:date="2026-02-02T18:38:00Z">
              <w:rPr>
                <w:color w:val="000000" w:themeColor="text1"/>
                <w:sz w:val="22"/>
                <w:szCs w:val="22"/>
              </w:rPr>
            </w:rPrChange>
          </w:rPr>
          <w:sym w:font="Wingdings" w:char="F0E0"/>
        </w:r>
        <w:r w:rsidR="002A52A9" w:rsidRPr="000C54C6" w:rsidDel="00AA1FBF">
          <w:rPr>
            <w:sz w:val="22"/>
            <w:szCs w:val="22"/>
            <w:rPrChange w:id="3353" w:author="User" w:date="2026-02-02T18:38:00Z">
              <w:rPr>
                <w:color w:val="000000" w:themeColor="text1"/>
                <w:sz w:val="22"/>
                <w:szCs w:val="22"/>
              </w:rPr>
            </w:rPrChange>
          </w:rPr>
          <w:delText xml:space="preserve"> </w:delText>
        </w:r>
      </w:del>
      <w:r w:rsidR="002A52A9" w:rsidRPr="000C54C6">
        <w:rPr>
          <w:sz w:val="22"/>
          <w:szCs w:val="22"/>
          <w:rPrChange w:id="3354" w:author="User" w:date="2026-02-02T18:38:00Z">
            <w:rPr>
              <w:color w:val="000000" w:themeColor="text1"/>
              <w:sz w:val="22"/>
              <w:szCs w:val="22"/>
            </w:rPr>
          </w:rPrChange>
        </w:rPr>
        <w:t xml:space="preserve">With salesforce standard functionality printable view </w:t>
      </w:r>
      <w:del w:id="3355" w:author="User" w:date="2026-01-23T08:52:00Z">
        <w:r w:rsidR="002A52A9" w:rsidRPr="000C54C6" w:rsidDel="00AA1FBF">
          <w:rPr>
            <w:sz w:val="22"/>
            <w:szCs w:val="22"/>
            <w:rPrChange w:id="3356" w:author="User" w:date="2026-02-02T18:38:00Z">
              <w:rPr>
                <w:color w:val="000000" w:themeColor="text1"/>
                <w:sz w:val="22"/>
                <w:szCs w:val="22"/>
              </w:rPr>
            </w:rPrChange>
          </w:rPr>
          <w:delText xml:space="preserve">ca </w:delText>
        </w:r>
      </w:del>
      <w:ins w:id="3357" w:author="User" w:date="2026-01-23T08:52:00Z">
        <w:r w:rsidR="00AA1FBF" w:rsidRPr="000C54C6">
          <w:rPr>
            <w:sz w:val="22"/>
            <w:szCs w:val="22"/>
            <w:rPrChange w:id="3358" w:author="User" w:date="2026-02-02T18:38:00Z">
              <w:rPr>
                <w:color w:val="000000" w:themeColor="text1"/>
                <w:sz w:val="22"/>
                <w:szCs w:val="22"/>
              </w:rPr>
            </w:rPrChange>
          </w:rPr>
          <w:t xml:space="preserve">will </w:t>
        </w:r>
      </w:ins>
      <w:r w:rsidR="002A52A9" w:rsidRPr="000C54C6">
        <w:rPr>
          <w:sz w:val="22"/>
          <w:szCs w:val="22"/>
          <w:rPrChange w:id="3359" w:author="User" w:date="2026-02-02T18:38:00Z">
            <w:rPr>
              <w:color w:val="000000" w:themeColor="text1"/>
              <w:sz w:val="22"/>
              <w:szCs w:val="22"/>
            </w:rPr>
          </w:rPrChange>
        </w:rPr>
        <w:t>be provided</w:t>
      </w:r>
    </w:p>
    <w:p w14:paraId="3BBB7BEC" w14:textId="77777777" w:rsidR="00836352" w:rsidRPr="000C54C6" w:rsidDel="000B388E" w:rsidRDefault="00D77967">
      <w:pPr>
        <w:pStyle w:val="NormalWeb"/>
        <w:numPr>
          <w:ilvl w:val="0"/>
          <w:numId w:val="28"/>
        </w:numPr>
        <w:rPr>
          <w:del w:id="3360" w:author="User" w:date="2026-01-12T18:50:00Z"/>
          <w:sz w:val="22"/>
          <w:szCs w:val="22"/>
        </w:rPr>
        <w:pPrChange w:id="3361" w:author="User" w:date="2026-01-23T23:02:00Z">
          <w:pPr>
            <w:pStyle w:val="NormalWeb"/>
            <w:tabs>
              <w:tab w:val="left" w:pos="420"/>
            </w:tabs>
            <w:ind w:left="420"/>
          </w:pPr>
        </w:pPrChange>
      </w:pPr>
      <w:ins w:id="3362" w:author="User" w:date="2026-01-23T23:02:00Z">
        <w:r w:rsidRPr="000C54C6">
          <w:t>p</w:t>
        </w:r>
      </w:ins>
      <w:del w:id="3363" w:author="User" w:date="2026-01-07T16:14:00Z">
        <w:r w:rsidR="005F114A" w:rsidRPr="000C54C6" w:rsidDel="00162644">
          <w:rPr>
            <w:rPrChange w:id="3364" w:author="User" w:date="2026-02-02T18:38:00Z">
              <w:rPr>
                <w:rStyle w:val="CommentReference"/>
                <w:color w:val="EE0000"/>
                <w:sz w:val="22"/>
                <w:szCs w:val="22"/>
              </w:rPr>
            </w:rPrChange>
          </w:rPr>
          <w:commentReference w:id="3365"/>
        </w:r>
        <w:r w:rsidR="001A32D3" w:rsidRPr="000C54C6" w:rsidDel="00162644">
          <w:rPr>
            <w:sz w:val="22"/>
            <w:szCs w:val="22"/>
            <w:rPrChange w:id="3366" w:author="User" w:date="2026-02-02T18:38:00Z">
              <w:rPr>
                <w:color w:val="EE0000"/>
              </w:rPr>
            </w:rPrChange>
          </w:rPr>
          <w:br/>
        </w:r>
      </w:del>
      <w:ins w:id="3367" w:author="User" w:date="2025-12-09T13:55:00Z">
        <w:r w:rsidR="00623F0B" w:rsidRPr="000C54C6">
          <w:rPr>
            <w:sz w:val="22"/>
            <w:szCs w:val="22"/>
            <w:rPrChange w:id="3368" w:author="User" w:date="2026-02-02T18:38:00Z">
              <w:rPr>
                <w:color w:val="EE0000"/>
              </w:rPr>
            </w:rPrChange>
          </w:rPr>
          <w:t xml:space="preserve">ayments which are overdue </w:t>
        </w:r>
        <w:r w:rsidR="00DF4C90" w:rsidRPr="000C54C6">
          <w:rPr>
            <w:sz w:val="22"/>
            <w:szCs w:val="22"/>
            <w:rPrChange w:id="3369" w:author="User" w:date="2026-02-02T18:38:00Z">
              <w:rPr>
                <w:color w:val="EE0000"/>
              </w:rPr>
            </w:rPrChange>
          </w:rPr>
          <w:t xml:space="preserve">more than 30 </w:t>
        </w:r>
        <w:commentRangeStart w:id="3370"/>
        <w:r w:rsidR="00DF4C90" w:rsidRPr="000C54C6">
          <w:rPr>
            <w:sz w:val="22"/>
            <w:szCs w:val="22"/>
            <w:rPrChange w:id="3371" w:author="User" w:date="2026-02-02T18:38:00Z">
              <w:rPr>
                <w:color w:val="EE0000"/>
              </w:rPr>
            </w:rPrChange>
          </w:rPr>
          <w:t>days</w:t>
        </w:r>
      </w:ins>
      <w:commentRangeEnd w:id="3370"/>
      <w:r w:rsidR="005F114A" w:rsidRPr="000C54C6">
        <w:rPr>
          <w:rPrChange w:id="3372" w:author="User" w:date="2026-02-02T18:38:00Z">
            <w:rPr>
              <w:rStyle w:val="CommentReference"/>
              <w:color w:val="EE0000"/>
              <w:sz w:val="22"/>
              <w:szCs w:val="22"/>
            </w:rPr>
          </w:rPrChange>
        </w:rPr>
        <w:commentReference w:id="3370"/>
      </w:r>
      <w:ins w:id="3373" w:author="User" w:date="2025-12-09T13:55:00Z">
        <w:r w:rsidR="00DF4C90" w:rsidRPr="000C54C6">
          <w:rPr>
            <w:sz w:val="22"/>
            <w:szCs w:val="22"/>
            <w:rPrChange w:id="3374" w:author="User" w:date="2026-02-02T18:38:00Z">
              <w:rPr>
                <w:color w:val="EE0000"/>
              </w:rPr>
            </w:rPrChange>
          </w:rPr>
          <w:t xml:space="preserve"> </w:t>
        </w:r>
      </w:ins>
      <w:r w:rsidR="005F114A" w:rsidRPr="000C54C6">
        <w:rPr>
          <w:rPrChange w:id="3375" w:author="User" w:date="2026-02-02T18:38:00Z">
            <w:rPr>
              <w:color w:val="000000" w:themeColor="text1"/>
            </w:rPr>
          </w:rPrChange>
        </w:rPr>
        <w:sym w:font="Wingdings" w:char="F0E0"/>
      </w:r>
      <w:r w:rsidR="00836352" w:rsidRPr="000C54C6">
        <w:rPr>
          <w:rPrChange w:id="3376" w:author="User" w:date="2026-02-02T18:38:00Z">
            <w:rPr>
              <w:color w:val="000000" w:themeColor="text1"/>
            </w:rPr>
          </w:rPrChange>
        </w:rPr>
        <w:t xml:space="preserve"> If </w:t>
      </w:r>
      <w:r w:rsidR="005F114A" w:rsidRPr="000C54C6">
        <w:rPr>
          <w:rPrChange w:id="3377" w:author="User" w:date="2026-02-02T18:38:00Z">
            <w:rPr>
              <w:color w:val="000000" w:themeColor="text1"/>
            </w:rPr>
          </w:rPrChange>
        </w:rPr>
        <w:t>there are fields like Total invoice value, received amount, outstanding amount and due date this report can be generated</w:t>
      </w:r>
      <w:r w:rsidR="00836352" w:rsidRPr="000C54C6">
        <w:rPr>
          <w:rPrChange w:id="3378" w:author="User" w:date="2026-02-02T18:38:00Z">
            <w:rPr>
              <w:color w:val="000000" w:themeColor="text1"/>
            </w:rPr>
          </w:rPrChange>
        </w:rPr>
        <w:t xml:space="preserve"> on salesforce</w:t>
      </w:r>
      <w:ins w:id="3379" w:author="User" w:date="2026-01-07T16:15:00Z">
        <w:r w:rsidR="00162644" w:rsidRPr="000C54C6">
          <w:rPr>
            <w:rPrChange w:id="3380" w:author="User" w:date="2026-02-02T18:38:00Z">
              <w:rPr>
                <w:color w:val="000000" w:themeColor="text1"/>
              </w:rPr>
            </w:rPrChange>
          </w:rPr>
          <w:t>, if the payment is passed along with ORDER ID and INVOICE ID</w:t>
        </w:r>
      </w:ins>
    </w:p>
    <w:p w14:paraId="228DE5E7" w14:textId="77777777" w:rsidR="008A0411" w:rsidRPr="000C54C6" w:rsidRDefault="008A0411">
      <w:pPr>
        <w:pStyle w:val="NormalWeb"/>
        <w:numPr>
          <w:ilvl w:val="0"/>
          <w:numId w:val="28"/>
        </w:numPr>
        <w:rPr>
          <w:ins w:id="3381" w:author="User" w:date="2025-12-09T13:55:00Z"/>
          <w:sz w:val="22"/>
          <w:szCs w:val="22"/>
        </w:rPr>
        <w:pPrChange w:id="3382" w:author="User" w:date="2026-01-23T23:02:00Z">
          <w:pPr>
            <w:pStyle w:val="NormalWeb"/>
            <w:tabs>
              <w:tab w:val="left" w:pos="420"/>
            </w:tabs>
            <w:ind w:left="720"/>
          </w:pPr>
        </w:pPrChange>
      </w:pPr>
    </w:p>
    <w:p w14:paraId="38B9883D" w14:textId="77777777" w:rsidR="008A0411" w:rsidRPr="005B5EFF" w:rsidRDefault="0026591D" w:rsidP="005B5EFF">
      <w:pPr>
        <w:pStyle w:val="ListParagraph"/>
        <w:numPr>
          <w:ilvl w:val="0"/>
          <w:numId w:val="25"/>
        </w:numPr>
        <w:tabs>
          <w:tab w:val="left" w:pos="653"/>
        </w:tabs>
        <w:spacing w:before="4"/>
        <w:ind w:left="359"/>
        <w:jc w:val="both"/>
        <w:rPr>
          <w:rFonts w:ascii="Times New Roman" w:eastAsia="SimSun" w:hAnsi="Times New Roman" w:cs="Times New Roman"/>
          <w:b/>
          <w:bCs/>
          <w:color w:val="44546A" w:themeColor="text2"/>
          <w:sz w:val="24"/>
          <w:szCs w:val="24"/>
          <w:rPrChange w:id="3383" w:author="User" w:date="2026-02-06T13:47:00Z">
            <w:rPr>
              <w:color w:val="44546A" w:themeColor="text2"/>
            </w:rPr>
          </w:rPrChange>
        </w:rPr>
        <w:pPrChange w:id="3384" w:author="User" w:date="2026-02-06T13:47:00Z">
          <w:pPr>
            <w:pStyle w:val="Heading3"/>
            <w:widowControl/>
            <w:numPr>
              <w:numId w:val="26"/>
            </w:numPr>
            <w:ind w:left="779"/>
          </w:pPr>
        </w:pPrChange>
      </w:pPr>
      <w:r w:rsidRPr="005B5EFF">
        <w:rPr>
          <w:rFonts w:ascii="Times New Roman" w:eastAsia="SimSun" w:hAnsi="Times New Roman" w:cs="Times New Roman"/>
          <w:b/>
          <w:bCs/>
          <w:color w:val="44546A" w:themeColor="text2"/>
          <w:sz w:val="24"/>
          <w:szCs w:val="24"/>
          <w:rPrChange w:id="3385" w:author="User" w:date="2026-02-06T13:47:00Z">
            <w:rPr>
              <w:rFonts w:ascii="Times New Roman" w:hAnsi="Times New Roman" w:cs="Times New Roman"/>
              <w:color w:val="44546A" w:themeColor="text2"/>
            </w:rPr>
          </w:rPrChange>
        </w:rPr>
        <w:t>Automation</w:t>
      </w:r>
    </w:p>
    <w:p w14:paraId="40AC6447" w14:textId="6E4A26AC" w:rsidR="008A0411" w:rsidRPr="000C54C6" w:rsidRDefault="0026591D">
      <w:pPr>
        <w:pStyle w:val="NormalWeb"/>
        <w:numPr>
          <w:ilvl w:val="0"/>
          <w:numId w:val="29"/>
        </w:numPr>
        <w:jc w:val="both"/>
        <w:rPr>
          <w:sz w:val="22"/>
          <w:szCs w:val="22"/>
        </w:rPr>
      </w:pPr>
      <w:r w:rsidRPr="000C54C6">
        <w:rPr>
          <w:rStyle w:val="Strong"/>
          <w:sz w:val="22"/>
          <w:szCs w:val="22"/>
        </w:rPr>
        <w:t>Approval Trigger:</w:t>
      </w:r>
      <w:r w:rsidRPr="000C54C6">
        <w:rPr>
          <w:sz w:val="22"/>
          <w:szCs w:val="22"/>
        </w:rPr>
        <w:t xml:space="preserve"> Salesforce automatically routes the order through multi-level approval based on </w:t>
      </w:r>
      <w:ins w:id="3386" w:author="User" w:date="2026-02-02T18:12:00Z">
        <w:r w:rsidR="009D79FC" w:rsidRPr="000C54C6">
          <w:rPr>
            <w:sz w:val="22"/>
            <w:szCs w:val="22"/>
          </w:rPr>
          <w:t xml:space="preserve">credit (Yes/ No) and </w:t>
        </w:r>
      </w:ins>
      <w:r w:rsidRPr="000C54C6">
        <w:rPr>
          <w:sz w:val="22"/>
          <w:szCs w:val="22"/>
        </w:rPr>
        <w:t>order value</w:t>
      </w:r>
      <w:del w:id="3387" w:author="User" w:date="2026-02-02T18:12:00Z">
        <w:r w:rsidRPr="000C54C6" w:rsidDel="009D79FC">
          <w:rPr>
            <w:sz w:val="22"/>
            <w:szCs w:val="22"/>
          </w:rPr>
          <w:delText>.</w:delText>
        </w:r>
      </w:del>
    </w:p>
    <w:p w14:paraId="308FC2A6" w14:textId="77777777" w:rsidR="008A0411" w:rsidRPr="000C54C6" w:rsidDel="009D79FC" w:rsidRDefault="0026591D" w:rsidP="00A377EF">
      <w:pPr>
        <w:pStyle w:val="NormalWeb"/>
        <w:numPr>
          <w:ilvl w:val="0"/>
          <w:numId w:val="29"/>
        </w:numPr>
        <w:jc w:val="both"/>
        <w:rPr>
          <w:del w:id="3388" w:author="User" w:date="2026-02-02T18:13:00Z"/>
          <w:sz w:val="22"/>
          <w:szCs w:val="22"/>
        </w:rPr>
      </w:pPr>
      <w:r w:rsidRPr="000C54C6">
        <w:rPr>
          <w:rStyle w:val="Strong"/>
        </w:rPr>
        <w:t>SAP Push:</w:t>
      </w:r>
      <w:r w:rsidRPr="000C54C6">
        <w:t xml:space="preserve"> Approved orders are automatically pushed to SAP.</w:t>
      </w:r>
      <w:ins w:id="3389" w:author="User" w:date="2026-01-19T18:04:00Z">
        <w:r w:rsidR="00BF6B32" w:rsidRPr="000C54C6">
          <w:t xml:space="preserve"> </w:t>
        </w:r>
      </w:ins>
    </w:p>
    <w:p w14:paraId="162B1F64" w14:textId="77777777" w:rsidR="008A0411" w:rsidRPr="000C54C6" w:rsidRDefault="008A0411">
      <w:pPr>
        <w:pStyle w:val="NormalWeb"/>
        <w:numPr>
          <w:ilvl w:val="0"/>
          <w:numId w:val="29"/>
        </w:numPr>
        <w:jc w:val="both"/>
        <w:pPrChange w:id="3390" w:author="User" w:date="2025-12-09T13:55:00Z">
          <w:pPr>
            <w:pStyle w:val="NormalWeb"/>
            <w:jc w:val="both"/>
          </w:pPr>
        </w:pPrChange>
      </w:pPr>
    </w:p>
    <w:p w14:paraId="0F6004F1" w14:textId="77777777" w:rsidR="003217C9" w:rsidRPr="005B5EFF" w:rsidRDefault="003217C9" w:rsidP="005B5EFF">
      <w:pPr>
        <w:pStyle w:val="ListParagraph"/>
        <w:numPr>
          <w:ilvl w:val="0"/>
          <w:numId w:val="25"/>
        </w:numPr>
        <w:tabs>
          <w:tab w:val="left" w:pos="653"/>
        </w:tabs>
        <w:spacing w:before="4"/>
        <w:ind w:left="359"/>
        <w:jc w:val="both"/>
        <w:rPr>
          <w:del w:id="3391" w:author="User" w:date="2025-12-09T13:55:00Z"/>
          <w:rFonts w:ascii="Times New Roman" w:eastAsia="SimSun" w:hAnsi="Times New Roman" w:cs="Times New Roman"/>
          <w:b/>
          <w:bCs/>
          <w:color w:val="44546A" w:themeColor="text2"/>
          <w:sz w:val="24"/>
          <w:szCs w:val="24"/>
          <w:rPrChange w:id="3392" w:author="User" w:date="2026-02-06T13:47:00Z">
            <w:rPr>
              <w:del w:id="3393" w:author="User" w:date="2025-12-09T13:55:00Z"/>
            </w:rPr>
          </w:rPrChange>
        </w:rPr>
        <w:pPrChange w:id="3394" w:author="User" w:date="2026-02-06T13:47:00Z">
          <w:pPr>
            <w:widowControl/>
          </w:pPr>
        </w:pPrChange>
      </w:pPr>
    </w:p>
    <w:p w14:paraId="71AA3B35" w14:textId="77777777" w:rsidR="008A0411" w:rsidRPr="005B5EFF" w:rsidRDefault="0026591D" w:rsidP="005B5EFF">
      <w:pPr>
        <w:pStyle w:val="ListParagraph"/>
        <w:numPr>
          <w:ilvl w:val="0"/>
          <w:numId w:val="25"/>
        </w:numPr>
        <w:tabs>
          <w:tab w:val="left" w:pos="653"/>
        </w:tabs>
        <w:spacing w:before="4"/>
        <w:ind w:left="359"/>
        <w:jc w:val="both"/>
        <w:rPr>
          <w:rFonts w:ascii="Times New Roman" w:eastAsia="SimSun" w:hAnsi="Times New Roman" w:cs="Times New Roman"/>
          <w:b/>
          <w:bCs/>
          <w:color w:val="44546A" w:themeColor="text2"/>
          <w:sz w:val="24"/>
          <w:szCs w:val="24"/>
          <w:rPrChange w:id="3395" w:author="User" w:date="2026-02-06T13:47:00Z">
            <w:rPr>
              <w:rFonts w:ascii="Times New Roman" w:hAnsi="Times New Roman" w:cs="Times New Roman"/>
              <w:color w:val="44546A" w:themeColor="text2"/>
            </w:rPr>
          </w:rPrChange>
        </w:rPr>
        <w:pPrChange w:id="3396" w:author="User" w:date="2026-02-06T13:47:00Z">
          <w:pPr>
            <w:pStyle w:val="Heading3"/>
            <w:widowControl/>
            <w:numPr>
              <w:numId w:val="26"/>
            </w:numPr>
            <w:ind w:left="779"/>
          </w:pPr>
        </w:pPrChange>
      </w:pPr>
      <w:r w:rsidRPr="005B5EFF">
        <w:rPr>
          <w:rFonts w:ascii="Times New Roman" w:eastAsia="SimSun" w:hAnsi="Times New Roman" w:cs="Times New Roman"/>
          <w:b/>
          <w:bCs/>
          <w:color w:val="44546A" w:themeColor="text2"/>
          <w:sz w:val="24"/>
          <w:szCs w:val="24"/>
          <w:rPrChange w:id="3397" w:author="User" w:date="2026-02-06T13:47:00Z">
            <w:rPr>
              <w:rFonts w:ascii="Times New Roman" w:hAnsi="Times New Roman" w:cs="Times New Roman"/>
              <w:color w:val="44546A" w:themeColor="text2"/>
            </w:rPr>
          </w:rPrChange>
        </w:rPr>
        <w:t>Validations</w:t>
      </w:r>
    </w:p>
    <w:p w14:paraId="2AAE6028" w14:textId="77777777" w:rsidR="008A0411" w:rsidRPr="000C54C6" w:rsidRDefault="0026591D">
      <w:pPr>
        <w:pStyle w:val="NormalWeb"/>
        <w:numPr>
          <w:ilvl w:val="0"/>
          <w:numId w:val="30"/>
        </w:numPr>
        <w:rPr>
          <w:sz w:val="22"/>
          <w:szCs w:val="22"/>
        </w:rPr>
      </w:pPr>
      <w:r w:rsidRPr="000C54C6">
        <w:rPr>
          <w:sz w:val="22"/>
          <w:szCs w:val="22"/>
        </w:rPr>
        <w:t>Customer</w:t>
      </w:r>
      <w:ins w:id="3398" w:author="User" w:date="2026-01-23T08:52:00Z">
        <w:r w:rsidR="00AA1FBF" w:rsidRPr="000C54C6">
          <w:rPr>
            <w:sz w:val="22"/>
            <w:szCs w:val="22"/>
          </w:rPr>
          <w:t xml:space="preserve"> </w:t>
        </w:r>
      </w:ins>
      <w:del w:id="3399" w:author="User" w:date="2026-01-23T08:52:00Z">
        <w:r w:rsidRPr="000C54C6" w:rsidDel="00AA1FBF">
          <w:rPr>
            <w:sz w:val="22"/>
            <w:szCs w:val="22"/>
          </w:rPr>
          <w:delText xml:space="preserve">, Contract </w:delText>
        </w:r>
      </w:del>
      <w:del w:id="3400" w:author="User" w:date="2026-01-12T18:50:00Z">
        <w:r w:rsidRPr="000C54C6" w:rsidDel="00A907E0">
          <w:rPr>
            <w:sz w:val="22"/>
            <w:szCs w:val="22"/>
          </w:rPr>
          <w:delText xml:space="preserve"> </w:delText>
        </w:r>
      </w:del>
      <w:r w:rsidRPr="000C54C6">
        <w:rPr>
          <w:sz w:val="22"/>
          <w:szCs w:val="22"/>
        </w:rPr>
        <w:t>and Order Number are mandatory.</w:t>
      </w:r>
    </w:p>
    <w:p w14:paraId="7EABBAC4" w14:textId="77777777" w:rsidR="008A0411" w:rsidRPr="000C54C6" w:rsidRDefault="0026591D">
      <w:pPr>
        <w:pStyle w:val="NormalWeb"/>
        <w:numPr>
          <w:ilvl w:val="0"/>
          <w:numId w:val="30"/>
        </w:numPr>
        <w:rPr>
          <w:sz w:val="22"/>
          <w:szCs w:val="22"/>
        </w:rPr>
      </w:pPr>
      <w:r w:rsidRPr="000C54C6">
        <w:rPr>
          <w:sz w:val="22"/>
          <w:szCs w:val="22"/>
        </w:rPr>
        <w:t xml:space="preserve">Delivery Committed Date is </w:t>
      </w:r>
      <w:r w:rsidRPr="000C54C6">
        <w:rPr>
          <w:color w:val="000000" w:themeColor="text1"/>
          <w:sz w:val="22"/>
          <w:szCs w:val="22"/>
        </w:rPr>
        <w:t>Mandatory</w:t>
      </w:r>
      <w:r w:rsidRPr="000C54C6">
        <w:rPr>
          <w:sz w:val="22"/>
          <w:szCs w:val="22"/>
        </w:rPr>
        <w:t xml:space="preserve"> but should be validated if entered.</w:t>
      </w:r>
    </w:p>
    <w:p w14:paraId="1D28E20C" w14:textId="721AEE1E" w:rsidR="008A0411" w:rsidRPr="00E212BE" w:rsidRDefault="0026591D">
      <w:pPr>
        <w:pStyle w:val="NormalWeb"/>
        <w:numPr>
          <w:ilvl w:val="0"/>
          <w:numId w:val="30"/>
        </w:numPr>
        <w:rPr>
          <w:ins w:id="3401" w:author="User" w:date="2026-02-02T18:13:00Z"/>
          <w:sz w:val="22"/>
          <w:szCs w:val="22"/>
          <w:rPrChange w:id="3402" w:author="User" w:date="2026-02-06T11:44:00Z">
            <w:rPr>
              <w:ins w:id="3403" w:author="User" w:date="2026-02-02T18:13:00Z"/>
              <w:sz w:val="22"/>
              <w:szCs w:val="22"/>
            </w:rPr>
          </w:rPrChange>
        </w:rPr>
      </w:pPr>
      <w:r w:rsidRPr="00456764">
        <w:rPr>
          <w:sz w:val="22"/>
          <w:szCs w:val="22"/>
        </w:rPr>
        <w:t>Order cannot be pushed to SAP without approval completion</w:t>
      </w:r>
      <w:ins w:id="3404" w:author="User" w:date="2026-02-02T18:12:00Z">
        <w:r w:rsidR="009D79FC" w:rsidRPr="00456764">
          <w:rPr>
            <w:sz w:val="22"/>
            <w:szCs w:val="22"/>
          </w:rPr>
          <w:t xml:space="preserve"> su</w:t>
        </w:r>
        <w:r w:rsidR="009D79FC" w:rsidRPr="00651507">
          <w:rPr>
            <w:sz w:val="22"/>
            <w:szCs w:val="22"/>
          </w:rPr>
          <w:t xml:space="preserve">bject to Credit </w:t>
        </w:r>
      </w:ins>
      <w:ins w:id="3405" w:author="User" w:date="2026-02-02T18:13:00Z">
        <w:r w:rsidR="009D79FC" w:rsidRPr="00651507">
          <w:rPr>
            <w:sz w:val="22"/>
            <w:szCs w:val="22"/>
          </w:rPr>
          <w:t>“</w:t>
        </w:r>
      </w:ins>
      <w:del w:id="3406" w:author="User" w:date="2026-02-02T18:13:00Z">
        <w:r w:rsidRPr="00651507" w:rsidDel="009D79FC">
          <w:rPr>
            <w:sz w:val="22"/>
            <w:szCs w:val="22"/>
          </w:rPr>
          <w:delText>.</w:delText>
        </w:r>
      </w:del>
      <w:ins w:id="3407" w:author="User" w:date="2026-02-02T18:13:00Z">
        <w:r w:rsidR="009D79FC" w:rsidRPr="00E212BE">
          <w:rPr>
            <w:sz w:val="22"/>
            <w:szCs w:val="22"/>
            <w:rPrChange w:id="3408" w:author="User" w:date="2026-02-06T11:44:00Z">
              <w:rPr>
                <w:sz w:val="22"/>
                <w:szCs w:val="22"/>
              </w:rPr>
            </w:rPrChange>
          </w:rPr>
          <w:t>yes”</w:t>
        </w:r>
      </w:ins>
    </w:p>
    <w:p w14:paraId="0E2DFB2C" w14:textId="35D3A57B" w:rsidR="009D79FC" w:rsidRPr="00E212BE" w:rsidRDefault="009D79FC">
      <w:pPr>
        <w:pStyle w:val="NormalWeb"/>
        <w:numPr>
          <w:ilvl w:val="0"/>
          <w:numId w:val="30"/>
        </w:numPr>
        <w:rPr>
          <w:sz w:val="22"/>
          <w:szCs w:val="22"/>
          <w:rPrChange w:id="3409" w:author="User" w:date="2026-02-06T11:44:00Z">
            <w:rPr>
              <w:sz w:val="22"/>
              <w:szCs w:val="22"/>
            </w:rPr>
          </w:rPrChange>
        </w:rPr>
      </w:pPr>
      <w:ins w:id="3410" w:author="User" w:date="2026-02-02T18:13:00Z">
        <w:r w:rsidRPr="00E212BE">
          <w:rPr>
            <w:sz w:val="22"/>
            <w:szCs w:val="22"/>
            <w:rPrChange w:id="3411" w:author="User" w:date="2026-02-06T11:44:00Z">
              <w:rPr>
                <w:sz w:val="22"/>
                <w:szCs w:val="22"/>
              </w:rPr>
            </w:rPrChange>
          </w:rPr>
          <w:t>If the credit is “No”, orders will be auto approved and sent to SAP automatically</w:t>
        </w:r>
      </w:ins>
    </w:p>
    <w:p w14:paraId="4474AF1D" w14:textId="0C367297" w:rsidR="008A0411" w:rsidRPr="000C54C6" w:rsidRDefault="005B5EFF" w:rsidP="005B5EFF">
      <w:pPr>
        <w:pStyle w:val="Heading3"/>
        <w:widowControl/>
        <w:ind w:left="0" w:firstLine="0"/>
        <w:rPr>
          <w:rFonts w:ascii="Times New Roman" w:hAnsi="Times New Roman" w:cs="Times New Roman"/>
          <w:color w:val="44546A" w:themeColor="text2"/>
        </w:rPr>
        <w:pPrChange w:id="3412" w:author="User" w:date="2026-02-06T13:47:00Z">
          <w:pPr>
            <w:pStyle w:val="Heading3"/>
            <w:widowControl/>
            <w:numPr>
              <w:numId w:val="26"/>
            </w:numPr>
            <w:ind w:left="220" w:firstLine="0"/>
          </w:pPr>
        </w:pPrChange>
      </w:pPr>
      <w:ins w:id="3413" w:author="User" w:date="2026-02-06T13:47:00Z">
        <w:r>
          <w:rPr>
            <w:rFonts w:ascii="Times New Roman" w:hAnsi="Times New Roman" w:cs="Times New Roman"/>
            <w:color w:val="44546A" w:themeColor="text2"/>
          </w:rPr>
          <w:t xml:space="preserve">5. </w:t>
        </w:r>
      </w:ins>
      <w:r w:rsidR="0026591D" w:rsidRPr="000C54C6">
        <w:rPr>
          <w:rFonts w:ascii="Times New Roman" w:hAnsi="Times New Roman" w:cs="Times New Roman"/>
          <w:color w:val="44546A" w:themeColor="text2"/>
        </w:rPr>
        <w:t>Salesforce Notifications</w:t>
      </w:r>
    </w:p>
    <w:p w14:paraId="4B6ED3AF" w14:textId="77777777" w:rsidR="008A0411" w:rsidRPr="000C54C6" w:rsidRDefault="0026591D">
      <w:pPr>
        <w:pStyle w:val="NormalWeb"/>
      </w:pPr>
      <w:r w:rsidRPr="000C54C6">
        <w:t>Notifications are triggered to respective Sales Executive and Manager:</w:t>
      </w:r>
    </w:p>
    <w:p w14:paraId="75BBCCD8" w14:textId="77777777" w:rsidR="008A0411" w:rsidRPr="000C54C6" w:rsidRDefault="0026591D">
      <w:pPr>
        <w:pStyle w:val="NormalWeb"/>
        <w:numPr>
          <w:ilvl w:val="0"/>
          <w:numId w:val="30"/>
        </w:numPr>
        <w:rPr>
          <w:sz w:val="22"/>
          <w:szCs w:val="22"/>
          <w:rPrChange w:id="3414" w:author="User" w:date="2026-02-02T18:38:00Z">
            <w:rPr/>
          </w:rPrChange>
        </w:rPr>
        <w:pPrChange w:id="3415" w:author="User" w:date="2026-01-23T23:02:00Z">
          <w:pPr>
            <w:pStyle w:val="NormalWeb"/>
            <w:numPr>
              <w:numId w:val="31"/>
            </w:numPr>
            <w:tabs>
              <w:tab w:val="left" w:pos="420"/>
            </w:tabs>
            <w:ind w:left="880" w:hanging="420"/>
          </w:pPr>
        </w:pPrChange>
      </w:pPr>
      <w:r w:rsidRPr="000C54C6">
        <w:rPr>
          <w:sz w:val="22"/>
          <w:szCs w:val="22"/>
          <w:rPrChange w:id="3416" w:author="User" w:date="2026-02-02T18:38:00Z">
            <w:rPr/>
          </w:rPrChange>
        </w:rPr>
        <w:t>When order is submitted for approval.</w:t>
      </w:r>
    </w:p>
    <w:p w14:paraId="40AE665E" w14:textId="77777777" w:rsidR="008A0411" w:rsidRPr="000C54C6" w:rsidRDefault="0026591D">
      <w:pPr>
        <w:pStyle w:val="NormalWeb"/>
        <w:numPr>
          <w:ilvl w:val="0"/>
          <w:numId w:val="30"/>
        </w:numPr>
        <w:rPr>
          <w:sz w:val="22"/>
          <w:szCs w:val="22"/>
          <w:rPrChange w:id="3417" w:author="User" w:date="2026-02-02T18:38:00Z">
            <w:rPr>
              <w:color w:val="000000" w:themeColor="text1"/>
            </w:rPr>
          </w:rPrChange>
        </w:rPr>
        <w:pPrChange w:id="3418" w:author="User" w:date="2026-01-23T23:02:00Z">
          <w:pPr>
            <w:pStyle w:val="NormalWeb"/>
            <w:numPr>
              <w:numId w:val="31"/>
            </w:numPr>
            <w:tabs>
              <w:tab w:val="left" w:pos="420"/>
            </w:tabs>
            <w:ind w:left="880" w:hanging="420"/>
          </w:pPr>
        </w:pPrChange>
      </w:pPr>
      <w:r w:rsidRPr="000C54C6">
        <w:rPr>
          <w:sz w:val="22"/>
          <w:szCs w:val="22"/>
          <w:rPrChange w:id="3419" w:author="User" w:date="2026-02-02T18:38:00Z">
            <w:rPr>
              <w:color w:val="000000" w:themeColor="text1"/>
            </w:rPr>
          </w:rPrChange>
        </w:rPr>
        <w:t>User defined (approver will receive the notification)</w:t>
      </w:r>
    </w:p>
    <w:p w14:paraId="7D99ED33" w14:textId="77777777" w:rsidR="008A0411" w:rsidRPr="000C54C6" w:rsidRDefault="0026591D">
      <w:pPr>
        <w:pStyle w:val="NormalWeb"/>
        <w:numPr>
          <w:ilvl w:val="0"/>
          <w:numId w:val="30"/>
        </w:numPr>
        <w:rPr>
          <w:sz w:val="22"/>
          <w:szCs w:val="22"/>
          <w:rPrChange w:id="3420" w:author="User" w:date="2026-02-02T18:38:00Z">
            <w:rPr/>
          </w:rPrChange>
        </w:rPr>
        <w:pPrChange w:id="3421" w:author="User" w:date="2026-01-23T23:02:00Z">
          <w:pPr>
            <w:pStyle w:val="NormalWeb"/>
            <w:numPr>
              <w:numId w:val="31"/>
            </w:numPr>
            <w:tabs>
              <w:tab w:val="left" w:pos="420"/>
            </w:tabs>
            <w:ind w:left="880" w:hanging="420"/>
          </w:pPr>
        </w:pPrChange>
      </w:pPr>
      <w:r w:rsidRPr="000C54C6">
        <w:rPr>
          <w:sz w:val="22"/>
          <w:szCs w:val="22"/>
          <w:rPrChange w:id="3422" w:author="User" w:date="2026-02-02T18:38:00Z">
            <w:rPr/>
          </w:rPrChange>
        </w:rPr>
        <w:t>When approval is completed at each level.</w:t>
      </w:r>
    </w:p>
    <w:p w14:paraId="152DC18E" w14:textId="77777777" w:rsidR="008A0411" w:rsidRPr="000C54C6" w:rsidRDefault="0026591D">
      <w:pPr>
        <w:pStyle w:val="NormalWeb"/>
        <w:numPr>
          <w:ilvl w:val="0"/>
          <w:numId w:val="30"/>
        </w:numPr>
        <w:rPr>
          <w:sz w:val="22"/>
          <w:szCs w:val="22"/>
          <w:rPrChange w:id="3423" w:author="User" w:date="2026-02-02T18:38:00Z">
            <w:rPr/>
          </w:rPrChange>
        </w:rPr>
        <w:pPrChange w:id="3424" w:author="User" w:date="2026-01-23T23:02:00Z">
          <w:pPr>
            <w:pStyle w:val="NormalWeb"/>
            <w:numPr>
              <w:numId w:val="31"/>
            </w:numPr>
            <w:tabs>
              <w:tab w:val="left" w:pos="420"/>
            </w:tabs>
            <w:ind w:left="880" w:hanging="420"/>
          </w:pPr>
        </w:pPrChange>
      </w:pPr>
      <w:r w:rsidRPr="000C54C6">
        <w:rPr>
          <w:sz w:val="22"/>
          <w:szCs w:val="22"/>
          <w:rPrChange w:id="3425" w:author="User" w:date="2026-02-02T18:38:00Z">
            <w:rPr/>
          </w:rPrChange>
        </w:rPr>
        <w:t>When order is successfully pushed to SAP.</w:t>
      </w:r>
    </w:p>
    <w:p w14:paraId="17671A2A" w14:textId="17A20DBC" w:rsidR="008A0411" w:rsidRPr="000C54C6" w:rsidRDefault="005B5EFF" w:rsidP="005B5EFF">
      <w:pPr>
        <w:pStyle w:val="Heading3"/>
        <w:widowControl/>
        <w:ind w:left="0" w:firstLine="0"/>
        <w:rPr>
          <w:rFonts w:ascii="Times New Roman" w:hAnsi="Times New Roman" w:cs="Times New Roman"/>
          <w:color w:val="44546A" w:themeColor="text2"/>
          <w:rPrChange w:id="3426" w:author="User" w:date="2026-02-02T18:38:00Z">
            <w:rPr>
              <w:color w:val="44546A" w:themeColor="text2"/>
            </w:rPr>
          </w:rPrChange>
        </w:rPr>
        <w:pPrChange w:id="3427" w:author="User" w:date="2026-02-06T13:49:00Z">
          <w:pPr>
            <w:pStyle w:val="Heading3"/>
            <w:widowControl/>
            <w:numPr>
              <w:numId w:val="26"/>
            </w:numPr>
            <w:ind w:left="220"/>
          </w:pPr>
        </w:pPrChange>
      </w:pPr>
      <w:ins w:id="3428" w:author="User" w:date="2026-02-06T13:49:00Z">
        <w:r>
          <w:rPr>
            <w:rFonts w:ascii="Times New Roman" w:hAnsi="Times New Roman" w:cs="Times New Roman"/>
            <w:color w:val="44546A" w:themeColor="text2"/>
          </w:rPr>
          <w:t>6.</w:t>
        </w:r>
      </w:ins>
      <w:r w:rsidR="0026591D" w:rsidRPr="000C54C6">
        <w:rPr>
          <w:rFonts w:ascii="Times New Roman" w:hAnsi="Times New Roman" w:cs="Times New Roman"/>
          <w:color w:val="44546A" w:themeColor="text2"/>
        </w:rPr>
        <w:t>Integration</w:t>
      </w:r>
    </w:p>
    <w:p w14:paraId="69636BDC" w14:textId="77777777" w:rsidR="008A0411" w:rsidRPr="000C54C6" w:rsidRDefault="0026591D">
      <w:pPr>
        <w:pStyle w:val="NormalWeb"/>
        <w:rPr>
          <w:sz w:val="22"/>
          <w:szCs w:val="22"/>
        </w:rPr>
      </w:pPr>
      <w:r w:rsidRPr="000C54C6">
        <w:rPr>
          <w:rStyle w:val="Strong"/>
          <w:sz w:val="22"/>
          <w:szCs w:val="22"/>
        </w:rPr>
        <w:t>SAP Integration:</w:t>
      </w:r>
    </w:p>
    <w:p w14:paraId="262DD660" w14:textId="77777777" w:rsidR="008A0411" w:rsidRPr="000C54C6" w:rsidRDefault="0026591D">
      <w:pPr>
        <w:pStyle w:val="NormalWeb"/>
        <w:numPr>
          <w:ilvl w:val="0"/>
          <w:numId w:val="33"/>
        </w:numPr>
        <w:rPr>
          <w:sz w:val="22"/>
          <w:szCs w:val="22"/>
        </w:rPr>
      </w:pPr>
      <w:r w:rsidRPr="000C54C6">
        <w:rPr>
          <w:sz w:val="22"/>
          <w:szCs w:val="22"/>
        </w:rPr>
        <w:t>Approved orders are pushed automatically.</w:t>
      </w:r>
    </w:p>
    <w:p w14:paraId="4785F997" w14:textId="77777777" w:rsidR="008A0411" w:rsidRPr="000C54C6" w:rsidRDefault="0026591D">
      <w:pPr>
        <w:pStyle w:val="NormalWeb"/>
        <w:numPr>
          <w:ilvl w:val="0"/>
          <w:numId w:val="33"/>
        </w:numPr>
        <w:rPr>
          <w:sz w:val="22"/>
          <w:szCs w:val="22"/>
        </w:rPr>
      </w:pPr>
      <w:r w:rsidRPr="000C54C6">
        <w:rPr>
          <w:sz w:val="22"/>
          <w:szCs w:val="22"/>
        </w:rPr>
        <w:lastRenderedPageBreak/>
        <w:t>SAP returns order confirmation.</w:t>
      </w:r>
    </w:p>
    <w:p w14:paraId="79C4F217" w14:textId="1CA59836" w:rsidR="008A0411" w:rsidRPr="000C54C6" w:rsidDel="009D79FC" w:rsidRDefault="0026591D">
      <w:pPr>
        <w:pStyle w:val="NormalWeb"/>
        <w:numPr>
          <w:ilvl w:val="0"/>
          <w:numId w:val="33"/>
        </w:numPr>
        <w:rPr>
          <w:del w:id="3429" w:author="User" w:date="2026-02-02T18:15:00Z"/>
          <w:sz w:val="22"/>
          <w:szCs w:val="22"/>
        </w:rPr>
      </w:pPr>
      <w:del w:id="3430" w:author="User" w:date="2026-02-02T18:15:00Z">
        <w:r w:rsidRPr="000C54C6" w:rsidDel="009D79FC">
          <w:delText>FIT will resolve SAP error (warehouse blocked status) if there are any.</w:delText>
        </w:r>
      </w:del>
    </w:p>
    <w:p w14:paraId="13884D33" w14:textId="77777777" w:rsidR="008A0411" w:rsidRPr="000C54C6" w:rsidRDefault="0026591D">
      <w:pPr>
        <w:pStyle w:val="NormalWeb"/>
        <w:numPr>
          <w:ilvl w:val="0"/>
          <w:numId w:val="33"/>
        </w:numPr>
        <w:rPr>
          <w:sz w:val="22"/>
          <w:szCs w:val="22"/>
        </w:rPr>
      </w:pPr>
      <w:r w:rsidRPr="000C54C6">
        <w:rPr>
          <w:sz w:val="22"/>
          <w:szCs w:val="22"/>
        </w:rPr>
        <w:t>Salesforce ref</w:t>
      </w:r>
      <w:r w:rsidR="00637600" w:rsidRPr="000C54C6">
        <w:rPr>
          <w:sz w:val="22"/>
          <w:szCs w:val="22"/>
        </w:rPr>
        <w:t>lects SAP response in real time</w:t>
      </w:r>
      <w:r w:rsidR="00637600" w:rsidRPr="000C54C6">
        <w:rPr>
          <w:sz w:val="22"/>
          <w:szCs w:val="22"/>
        </w:rPr>
        <w:sym w:font="Wingdings" w:char="F0E0"/>
      </w:r>
      <w:r w:rsidR="00637600" w:rsidRPr="000C54C6">
        <w:rPr>
          <w:sz w:val="22"/>
          <w:szCs w:val="22"/>
        </w:rPr>
        <w:t xml:space="preserve"> If the standard API permits </w:t>
      </w:r>
    </w:p>
    <w:p w14:paraId="6F066648" w14:textId="4A9563D7" w:rsidR="003217C9" w:rsidRPr="00B72D52" w:rsidRDefault="005B5EFF" w:rsidP="00B72D52">
      <w:pPr>
        <w:pStyle w:val="Heading3"/>
        <w:widowControl/>
        <w:ind w:left="0" w:firstLine="0"/>
        <w:rPr>
          <w:del w:id="3431" w:author="User" w:date="2025-12-09T13:55:00Z"/>
          <w:rFonts w:ascii="Times New Roman" w:hAnsi="Times New Roman" w:cs="Times New Roman"/>
          <w:color w:val="44546A" w:themeColor="text2"/>
          <w:rPrChange w:id="3432" w:author="User" w:date="2026-02-06T14:03:00Z">
            <w:rPr>
              <w:del w:id="3433" w:author="User" w:date="2025-12-09T13:55:00Z"/>
              <w:sz w:val="22"/>
              <w:szCs w:val="22"/>
            </w:rPr>
          </w:rPrChange>
        </w:rPr>
        <w:pPrChange w:id="3434" w:author="User" w:date="2026-02-06T14:03:00Z">
          <w:pPr>
            <w:pStyle w:val="NormalWeb"/>
            <w:numPr>
              <w:numId w:val="34"/>
            </w:numPr>
            <w:tabs>
              <w:tab w:val="left" w:pos="420"/>
            </w:tabs>
            <w:ind w:left="420" w:hanging="420"/>
            <w:jc w:val="both"/>
          </w:pPr>
        </w:pPrChange>
      </w:pPr>
      <w:ins w:id="3435" w:author="User" w:date="2026-02-06T13:49:00Z">
        <w:r>
          <w:rPr>
            <w:rFonts w:ascii="Times New Roman" w:hAnsi="Times New Roman" w:cs="Times New Roman"/>
            <w:color w:val="44546A" w:themeColor="text2"/>
          </w:rPr>
          <w:t xml:space="preserve">7. </w:t>
        </w:r>
      </w:ins>
      <w:r w:rsidR="0026591D" w:rsidRPr="000C54C6">
        <w:rPr>
          <w:rFonts w:ascii="Times New Roman" w:hAnsi="Times New Roman" w:cs="Times New Roman"/>
          <w:color w:val="44546A" w:themeColor="text2"/>
          <w:rPrChange w:id="3436" w:author="User" w:date="2026-02-02T18:38:00Z">
            <w:rPr/>
          </w:rPrChange>
        </w:rPr>
        <w:t xml:space="preserve">All integration actions logged for audit </w:t>
      </w:r>
      <w:r w:rsidR="00637600" w:rsidRPr="000C54C6">
        <w:rPr>
          <w:rFonts w:ascii="Times New Roman" w:hAnsi="Times New Roman" w:cs="Times New Roman"/>
          <w:color w:val="44546A" w:themeColor="text2"/>
          <w:rPrChange w:id="3437" w:author="User" w:date="2026-02-02T18:38:00Z">
            <w:rPr/>
          </w:rPrChange>
        </w:rPr>
        <w:t>purposes</w:t>
      </w:r>
      <w:ins w:id="3438" w:author="User" w:date="2026-01-07T16:30:00Z">
        <w:r w:rsidR="00D977D9" w:rsidRPr="000C54C6">
          <w:rPr>
            <w:rFonts w:ascii="Times New Roman" w:hAnsi="Times New Roman" w:cs="Times New Roman"/>
            <w:color w:val="44546A" w:themeColor="text2"/>
            <w:rPrChange w:id="3439" w:author="User" w:date="2026-02-02T18:38:00Z">
              <w:rPr/>
            </w:rPrChange>
          </w:rPr>
          <w:t xml:space="preserve"> </w:t>
        </w:r>
      </w:ins>
    </w:p>
    <w:p w14:paraId="638EC04E" w14:textId="77777777" w:rsidR="008A0411" w:rsidRPr="00B72D52" w:rsidRDefault="0026591D" w:rsidP="00B72D52">
      <w:pPr>
        <w:pStyle w:val="Heading3"/>
        <w:widowControl/>
        <w:ind w:left="0" w:firstLine="0"/>
        <w:rPr>
          <w:rFonts w:ascii="Times New Roman" w:hAnsi="Times New Roman" w:cs="Times New Roman"/>
          <w:color w:val="44546A" w:themeColor="text2"/>
          <w:rPrChange w:id="3440" w:author="User" w:date="2026-02-06T14:03:00Z">
            <w:rPr>
              <w:rFonts w:ascii="Times New Roman" w:hAnsi="Times New Roman" w:cs="Times New Roman"/>
              <w:b/>
              <w:bCs/>
              <w:color w:val="44546A" w:themeColor="text2"/>
            </w:rPr>
          </w:rPrChange>
        </w:rPr>
        <w:pPrChange w:id="3441" w:author="User" w:date="2026-02-06T14:03:00Z">
          <w:pPr>
            <w:pStyle w:val="ListParagraph"/>
            <w:numPr>
              <w:numId w:val="26"/>
            </w:numPr>
            <w:tabs>
              <w:tab w:val="left" w:pos="653"/>
            </w:tabs>
            <w:spacing w:before="4"/>
            <w:ind w:left="220"/>
            <w:jc w:val="both"/>
          </w:pPr>
        </w:pPrChange>
      </w:pPr>
      <w:r w:rsidRPr="00456764">
        <w:rPr>
          <w:rFonts w:ascii="Times New Roman" w:hAnsi="Times New Roman" w:cs="Times New Roman"/>
          <w:color w:val="44546A" w:themeColor="text2"/>
        </w:rPr>
        <w:t>Access Control</w:t>
      </w:r>
    </w:p>
    <w:p w14:paraId="76745CC1" w14:textId="6F8D63C5" w:rsidR="008A0411" w:rsidRPr="000C54C6" w:rsidRDefault="0026591D">
      <w:pPr>
        <w:pStyle w:val="NormalWeb"/>
        <w:numPr>
          <w:ilvl w:val="0"/>
          <w:numId w:val="35"/>
        </w:numPr>
        <w:jc w:val="both"/>
        <w:rPr>
          <w:sz w:val="22"/>
          <w:szCs w:val="22"/>
        </w:rPr>
      </w:pPr>
      <w:r w:rsidRPr="000C54C6">
        <w:rPr>
          <w:b/>
          <w:bCs/>
          <w:sz w:val="22"/>
          <w:szCs w:val="22"/>
        </w:rPr>
        <w:t>Sales Executives:</w:t>
      </w:r>
      <w:r w:rsidRPr="000C54C6">
        <w:rPr>
          <w:sz w:val="22"/>
          <w:szCs w:val="22"/>
        </w:rPr>
        <w:t xml:space="preserve"> Can create orders </w:t>
      </w:r>
      <w:del w:id="3442" w:author="User" w:date="2026-02-02T18:15:00Z">
        <w:r w:rsidRPr="000C54C6" w:rsidDel="009D79FC">
          <w:rPr>
            <w:sz w:val="22"/>
            <w:szCs w:val="22"/>
          </w:rPr>
          <w:delText xml:space="preserve">(if contract exists) </w:delText>
        </w:r>
      </w:del>
      <w:r w:rsidRPr="000C54C6">
        <w:rPr>
          <w:sz w:val="22"/>
          <w:szCs w:val="22"/>
        </w:rPr>
        <w:t>from the Standard Quote, submit for approval</w:t>
      </w:r>
    </w:p>
    <w:p w14:paraId="691751F2" w14:textId="77777777" w:rsidR="008A0411" w:rsidRPr="000C54C6" w:rsidRDefault="0026591D">
      <w:pPr>
        <w:pStyle w:val="NormalWeb"/>
        <w:numPr>
          <w:ilvl w:val="0"/>
          <w:numId w:val="35"/>
        </w:numPr>
        <w:jc w:val="both"/>
        <w:rPr>
          <w:sz w:val="22"/>
          <w:szCs w:val="22"/>
        </w:rPr>
      </w:pPr>
      <w:r w:rsidRPr="000C54C6">
        <w:rPr>
          <w:b/>
          <w:bCs/>
          <w:sz w:val="22"/>
          <w:szCs w:val="22"/>
        </w:rPr>
        <w:t>Managers / Admins:</w:t>
      </w:r>
      <w:r w:rsidRPr="000C54C6">
        <w:rPr>
          <w:sz w:val="22"/>
          <w:szCs w:val="22"/>
        </w:rPr>
        <w:t xml:space="preserve"> Can approve orders at respective levels and monitor order status. </w:t>
      </w:r>
      <w:r w:rsidRPr="000C54C6">
        <w:rPr>
          <w:color w:val="000000" w:themeColor="text1"/>
          <w:sz w:val="22"/>
          <w:szCs w:val="22"/>
        </w:rPr>
        <w:t>Hierarchy based or reporting structure.</w:t>
      </w:r>
    </w:p>
    <w:p w14:paraId="3EAF983E" w14:textId="341F4D38" w:rsidR="008A0411" w:rsidRPr="00B72D52" w:rsidRDefault="005B5EFF" w:rsidP="00B72D52">
      <w:pPr>
        <w:pStyle w:val="Heading3"/>
        <w:widowControl/>
        <w:ind w:left="0" w:firstLine="0"/>
        <w:rPr>
          <w:rFonts w:ascii="Times New Roman" w:hAnsi="Times New Roman" w:cs="Times New Roman"/>
          <w:color w:val="44546A" w:themeColor="text2"/>
          <w:rPrChange w:id="3443" w:author="User" w:date="2026-02-06T14:04:00Z">
            <w:rPr>
              <w:color w:val="44546A" w:themeColor="text2"/>
            </w:rPr>
          </w:rPrChange>
        </w:rPr>
        <w:pPrChange w:id="3444" w:author="User" w:date="2026-02-06T14:04:00Z">
          <w:pPr>
            <w:pStyle w:val="NormalWeb"/>
            <w:numPr>
              <w:numId w:val="26"/>
            </w:numPr>
            <w:ind w:left="220" w:hanging="359"/>
            <w:jc w:val="both"/>
          </w:pPr>
        </w:pPrChange>
      </w:pPr>
      <w:ins w:id="3445" w:author="User" w:date="2026-02-06T13:49:00Z">
        <w:r w:rsidRPr="00B72D52">
          <w:rPr>
            <w:rFonts w:ascii="Times New Roman" w:hAnsi="Times New Roman" w:cs="Times New Roman"/>
            <w:color w:val="44546A" w:themeColor="text2"/>
            <w:rPrChange w:id="3446" w:author="User" w:date="2026-02-06T14:04:00Z">
              <w:rPr>
                <w:color w:val="44546A" w:themeColor="text2"/>
              </w:rPr>
            </w:rPrChange>
          </w:rPr>
          <w:t xml:space="preserve">8. </w:t>
        </w:r>
      </w:ins>
      <w:r w:rsidR="0026591D" w:rsidRPr="00B72D52">
        <w:rPr>
          <w:rFonts w:ascii="Times New Roman" w:hAnsi="Times New Roman" w:cs="Times New Roman"/>
          <w:color w:val="44546A" w:themeColor="text2"/>
          <w:rPrChange w:id="3447" w:author="User" w:date="2026-02-06T14:04:00Z">
            <w:rPr>
              <w:color w:val="44546A" w:themeColor="text2"/>
            </w:rPr>
          </w:rPrChange>
        </w:rPr>
        <w:t>Acceptance Criteria</w:t>
      </w:r>
    </w:p>
    <w:p w14:paraId="71704881" w14:textId="77777777" w:rsidR="008A0411" w:rsidRPr="000C54C6" w:rsidDel="00AA1FBF" w:rsidRDefault="0026591D">
      <w:pPr>
        <w:pStyle w:val="NormalWeb"/>
        <w:numPr>
          <w:ilvl w:val="0"/>
          <w:numId w:val="36"/>
        </w:numPr>
        <w:rPr>
          <w:del w:id="3448" w:author="User" w:date="2026-01-23T08:53:00Z"/>
          <w:sz w:val="22"/>
          <w:szCs w:val="22"/>
        </w:rPr>
      </w:pPr>
      <w:del w:id="3449" w:author="User" w:date="2026-01-23T08:53:00Z">
        <w:r w:rsidRPr="000C54C6" w:rsidDel="00AA1FBF">
          <w:delText>Every customer must have a contract before order creation.</w:delText>
        </w:r>
      </w:del>
    </w:p>
    <w:p w14:paraId="7B9A6FBA" w14:textId="77777777" w:rsidR="008A0411" w:rsidRPr="000C54C6" w:rsidDel="00AA1FBF" w:rsidRDefault="0026591D">
      <w:pPr>
        <w:pStyle w:val="NormalWeb"/>
        <w:numPr>
          <w:ilvl w:val="0"/>
          <w:numId w:val="36"/>
        </w:numPr>
        <w:rPr>
          <w:del w:id="3450" w:author="User" w:date="2026-01-23T08:53:00Z"/>
          <w:sz w:val="22"/>
          <w:szCs w:val="22"/>
        </w:rPr>
      </w:pPr>
      <w:del w:id="3451" w:author="User" w:date="2026-01-23T08:53:00Z">
        <w:r w:rsidRPr="000C54C6" w:rsidDel="00AA1FBF">
          <w:delText>Price book mapping is enforced while creating contract.</w:delText>
        </w:r>
      </w:del>
    </w:p>
    <w:p w14:paraId="6EBD1DF1" w14:textId="77777777" w:rsidR="008A0411" w:rsidRPr="000C54C6" w:rsidRDefault="0026591D">
      <w:pPr>
        <w:pStyle w:val="NormalWeb"/>
        <w:numPr>
          <w:ilvl w:val="0"/>
          <w:numId w:val="36"/>
        </w:numPr>
        <w:rPr>
          <w:sz w:val="22"/>
          <w:szCs w:val="22"/>
        </w:rPr>
      </w:pPr>
      <w:r w:rsidRPr="000C54C6">
        <w:rPr>
          <w:sz w:val="22"/>
          <w:szCs w:val="22"/>
        </w:rPr>
        <w:t>Orders can be created from Standard Quote.</w:t>
      </w:r>
    </w:p>
    <w:p w14:paraId="68328BA0" w14:textId="77777777" w:rsidR="008A0411" w:rsidRPr="000C54C6" w:rsidRDefault="0026591D">
      <w:pPr>
        <w:pStyle w:val="NormalWeb"/>
        <w:numPr>
          <w:ilvl w:val="0"/>
          <w:numId w:val="36"/>
        </w:numPr>
        <w:rPr>
          <w:sz w:val="22"/>
          <w:szCs w:val="22"/>
        </w:rPr>
      </w:pPr>
      <w:r w:rsidRPr="000C54C6">
        <w:rPr>
          <w:sz w:val="22"/>
          <w:szCs w:val="22"/>
        </w:rPr>
        <w:t>Sales Order linked to Standard Opportunity and Account correctly.</w:t>
      </w:r>
    </w:p>
    <w:p w14:paraId="76237AAC" w14:textId="77777777" w:rsidR="008A0411" w:rsidRPr="000C54C6" w:rsidRDefault="0026591D">
      <w:pPr>
        <w:pStyle w:val="NormalWeb"/>
        <w:numPr>
          <w:ilvl w:val="0"/>
          <w:numId w:val="36"/>
        </w:numPr>
        <w:rPr>
          <w:sz w:val="22"/>
          <w:szCs w:val="22"/>
        </w:rPr>
      </w:pPr>
      <w:r w:rsidRPr="000C54C6">
        <w:rPr>
          <w:sz w:val="22"/>
          <w:szCs w:val="22"/>
        </w:rPr>
        <w:t>Multi-level approval executes correctly based on order value.</w:t>
      </w:r>
    </w:p>
    <w:p w14:paraId="4A261ADC" w14:textId="77777777" w:rsidR="00707B83" w:rsidRPr="000C54C6" w:rsidRDefault="0026591D" w:rsidP="00707B83">
      <w:pPr>
        <w:pStyle w:val="NormalWeb"/>
        <w:numPr>
          <w:ilvl w:val="0"/>
          <w:numId w:val="36"/>
        </w:numPr>
        <w:rPr>
          <w:ins w:id="3452" w:author="User" w:date="2026-02-02T18:32:00Z"/>
          <w:b/>
          <w:bCs/>
          <w:color w:val="222A35" w:themeColor="text2" w:themeShade="80"/>
          <w:sz w:val="28"/>
          <w:szCs w:val="28"/>
          <w:rPrChange w:id="3453" w:author="User" w:date="2026-02-02T18:38:00Z">
            <w:rPr>
              <w:ins w:id="3454" w:author="User" w:date="2026-02-02T18:32:00Z"/>
              <w:sz w:val="22"/>
              <w:szCs w:val="22"/>
            </w:rPr>
          </w:rPrChange>
        </w:rPr>
      </w:pPr>
      <w:r w:rsidRPr="000C54C6">
        <w:rPr>
          <w:sz w:val="22"/>
          <w:szCs w:val="22"/>
        </w:rPr>
        <w:t>Approved orders are successfully pushed to SAP.</w:t>
      </w:r>
    </w:p>
    <w:p w14:paraId="6EA30858" w14:textId="17317132" w:rsidR="000C54C6" w:rsidRPr="00651507" w:rsidRDefault="000C54C6" w:rsidP="00707B83">
      <w:pPr>
        <w:pStyle w:val="NormalWeb"/>
        <w:numPr>
          <w:ilvl w:val="0"/>
          <w:numId w:val="36"/>
        </w:numPr>
        <w:rPr>
          <w:rStyle w:val="Strong"/>
          <w:color w:val="222A35" w:themeColor="text2" w:themeShade="80"/>
          <w:sz w:val="28"/>
          <w:szCs w:val="28"/>
        </w:rPr>
      </w:pPr>
      <w:ins w:id="3455" w:author="User" w:date="2026-02-02T18:36:00Z">
        <w:r w:rsidRPr="00E212BE">
          <w:rPr>
            <w:sz w:val="22"/>
            <w:szCs w:val="22"/>
            <w:rPrChange w:id="3456" w:author="User" w:date="2026-02-06T11:44:00Z">
              <w:rPr>
                <w:b/>
                <w:bCs/>
                <w:sz w:val="22"/>
                <w:szCs w:val="22"/>
                <w:highlight w:val="darkGreen"/>
              </w:rPr>
            </w:rPrChange>
          </w:rPr>
          <w:t>No</w:t>
        </w:r>
      </w:ins>
      <w:ins w:id="3457" w:author="User" w:date="2026-02-02T18:32:00Z">
        <w:r w:rsidRPr="00456764">
          <w:rPr>
            <w:sz w:val="22"/>
            <w:szCs w:val="22"/>
          </w:rPr>
          <w:t xml:space="preserve"> un</w:t>
        </w:r>
        <w:r w:rsidRPr="00651507">
          <w:rPr>
            <w:sz w:val="22"/>
            <w:szCs w:val="22"/>
          </w:rPr>
          <w:t>blocking</w:t>
        </w:r>
      </w:ins>
      <w:ins w:id="3458" w:author="User" w:date="2026-02-02T18:36:00Z">
        <w:r w:rsidRPr="00E212BE">
          <w:rPr>
            <w:sz w:val="22"/>
            <w:szCs w:val="22"/>
            <w:rPrChange w:id="3459" w:author="User" w:date="2026-02-06T11:44:00Z">
              <w:rPr>
                <w:sz w:val="22"/>
                <w:szCs w:val="22"/>
                <w:highlight w:val="darkGreen"/>
              </w:rPr>
            </w:rPrChange>
          </w:rPr>
          <w:t xml:space="preserve"> </w:t>
        </w:r>
      </w:ins>
      <w:ins w:id="3460" w:author="User" w:date="2026-02-02T18:37:00Z">
        <w:r w:rsidRPr="00E212BE">
          <w:rPr>
            <w:sz w:val="22"/>
            <w:szCs w:val="22"/>
            <w:rPrChange w:id="3461" w:author="User" w:date="2026-02-06T11:44:00Z">
              <w:rPr>
                <w:sz w:val="22"/>
                <w:szCs w:val="22"/>
                <w:highlight w:val="darkGreen"/>
              </w:rPr>
            </w:rPrChange>
          </w:rPr>
          <w:t>provision</w:t>
        </w:r>
      </w:ins>
      <w:ins w:id="3462" w:author="User" w:date="2026-02-02T18:32:00Z">
        <w:r w:rsidRPr="00456764">
          <w:rPr>
            <w:sz w:val="22"/>
            <w:szCs w:val="22"/>
          </w:rPr>
          <w:t xml:space="preserve"> </w:t>
        </w:r>
      </w:ins>
      <w:ins w:id="3463" w:author="User" w:date="2026-02-02T18:37:00Z">
        <w:r w:rsidRPr="00E212BE">
          <w:rPr>
            <w:sz w:val="22"/>
            <w:szCs w:val="22"/>
            <w:rPrChange w:id="3464" w:author="User" w:date="2026-02-06T11:44:00Z">
              <w:rPr>
                <w:sz w:val="22"/>
                <w:szCs w:val="22"/>
                <w:highlight w:val="darkGreen"/>
              </w:rPr>
            </w:rPrChange>
          </w:rPr>
          <w:t>on</w:t>
        </w:r>
      </w:ins>
      <w:ins w:id="3465" w:author="User" w:date="2026-02-02T18:32:00Z">
        <w:r w:rsidRPr="00456764">
          <w:rPr>
            <w:sz w:val="22"/>
            <w:szCs w:val="22"/>
          </w:rPr>
          <w:t xml:space="preserve"> the salesforce</w:t>
        </w:r>
      </w:ins>
    </w:p>
    <w:p w14:paraId="32E145DC" w14:textId="77777777" w:rsidR="00C13844" w:rsidRPr="000C54C6" w:rsidRDefault="00A87EC9">
      <w:pPr>
        <w:pStyle w:val="ListParagraph"/>
        <w:tabs>
          <w:tab w:val="left" w:pos="653"/>
        </w:tabs>
        <w:spacing w:before="4"/>
        <w:ind w:left="0" w:firstLine="0"/>
        <w:rPr>
          <w:rStyle w:val="Strong"/>
          <w:rFonts w:ascii="Times New Roman" w:hAnsi="Times New Roman" w:cs="Times New Roman"/>
          <w:color w:val="222A35" w:themeColor="text2" w:themeShade="80"/>
          <w:sz w:val="28"/>
          <w:rPrChange w:id="3466" w:author="User" w:date="2026-02-02T18:38:00Z">
            <w:rPr>
              <w:rStyle w:val="Strong"/>
              <w:rFonts w:ascii="Calibri" w:eastAsia="Calibri" w:hAnsi="Calibri" w:cs="Calibri"/>
              <w:color w:val="222A35" w:themeColor="text2" w:themeShade="80"/>
              <w:sz w:val="28"/>
              <w:szCs w:val="22"/>
              <w:lang w:eastAsia="en-US"/>
            </w:rPr>
          </w:rPrChange>
        </w:rPr>
        <w:pPrChange w:id="3467" w:author="User" w:date="2025-12-09T13:55:00Z">
          <w:pPr>
            <w:pStyle w:val="NormalWeb"/>
            <w:numPr>
              <w:numId w:val="36"/>
            </w:numPr>
            <w:tabs>
              <w:tab w:val="left" w:pos="420"/>
            </w:tabs>
            <w:ind w:left="420" w:hanging="420"/>
          </w:pPr>
        </w:pPrChange>
      </w:pPr>
      <w:del w:id="3468" w:author="User" w:date="2025-12-09T13:55:00Z">
        <w:r w:rsidRPr="000C54C6">
          <w:rPr>
            <w:rStyle w:val="Strong"/>
            <w:rFonts w:ascii="Times New Roman" w:hAnsi="Times New Roman" w:cs="Times New Roman"/>
            <w:color w:val="000000" w:themeColor="text1"/>
            <w:sz w:val="28"/>
            <w:szCs w:val="28"/>
            <w:rPrChange w:id="3469" w:author="User" w:date="2026-02-02T18:38:00Z">
              <w:rPr>
                <w:rStyle w:val="Strong"/>
                <w:color w:val="222A35" w:themeColor="text2" w:themeShade="80"/>
                <w:sz w:val="28"/>
                <w:szCs w:val="28"/>
              </w:rPr>
            </w:rPrChange>
          </w:rPr>
          <w:br w:type="page"/>
        </w:r>
      </w:del>
      <w:del w:id="3470" w:author="User" w:date="2026-01-23T08:54:00Z">
        <w:r w:rsidR="00EA7FEE" w:rsidRPr="000C54C6" w:rsidDel="00AA1FBF">
          <w:rPr>
            <w:rStyle w:val="CommentReference"/>
            <w:rFonts w:ascii="Times New Roman" w:hAnsi="Times New Roman" w:cs="Times New Roman"/>
            <w:b/>
            <w:bCs/>
            <w:color w:val="000000" w:themeColor="text1"/>
            <w:sz w:val="22"/>
            <w:szCs w:val="22"/>
            <w:rPrChange w:id="3471" w:author="User" w:date="2026-02-02T18:38:00Z">
              <w:rPr>
                <w:rStyle w:val="CommentReference"/>
                <w:b/>
                <w:bCs/>
                <w:sz w:val="22"/>
                <w:szCs w:val="22"/>
              </w:rPr>
            </w:rPrChange>
          </w:rPr>
          <w:commentReference w:id="3472"/>
        </w:r>
      </w:del>
      <w:del w:id="3473" w:author="User" w:date="2026-01-07T16:17:00Z">
        <w:r w:rsidR="008B389D" w:rsidRPr="000C54C6" w:rsidDel="00A37442">
          <w:rPr>
            <w:rStyle w:val="Strong"/>
            <w:color w:val="222A35" w:themeColor="text2" w:themeShade="80"/>
            <w:sz w:val="28"/>
            <w:rPrChange w:id="3474" w:author="User" w:date="2026-02-02T18:38:00Z">
              <w:rPr>
                <w:b/>
                <w:bCs/>
                <w:color w:val="EE0000"/>
              </w:rPr>
            </w:rPrChange>
          </w:rPr>
          <w:br/>
        </w:r>
        <w:r w:rsidR="008B389D" w:rsidRPr="000C54C6" w:rsidDel="00A37442">
          <w:rPr>
            <w:rStyle w:val="Strong"/>
            <w:color w:val="222A35" w:themeColor="text2" w:themeShade="80"/>
            <w:sz w:val="28"/>
            <w:rPrChange w:id="3475" w:author="User" w:date="2026-02-02T18:38:00Z">
              <w:rPr>
                <w:b/>
                <w:bCs/>
                <w:color w:val="7030A0"/>
              </w:rPr>
            </w:rPrChange>
          </w:rPr>
          <w:delText xml:space="preserve">Mandatory </w:delText>
        </w:r>
        <w:r w:rsidR="001A32D3" w:rsidRPr="000C54C6" w:rsidDel="00A37442">
          <w:rPr>
            <w:rStyle w:val="Strong"/>
            <w:color w:val="222A35" w:themeColor="text2" w:themeShade="80"/>
            <w:sz w:val="28"/>
            <w:rPrChange w:id="3476" w:author="User" w:date="2026-02-02T18:38:00Z">
              <w:rPr>
                <w:b/>
                <w:bCs/>
                <w:color w:val="7030A0"/>
              </w:rPr>
            </w:rPrChange>
          </w:rPr>
          <w:delText xml:space="preserve">– Need that option </w:delText>
        </w:r>
        <w:r w:rsidR="00A07DAB" w:rsidRPr="000C54C6" w:rsidDel="00A37442">
          <w:rPr>
            <w:rStyle w:val="Strong"/>
            <w:color w:val="222A35" w:themeColor="text2" w:themeShade="80"/>
            <w:sz w:val="28"/>
            <w:rPrChange w:id="3477" w:author="User" w:date="2026-02-02T18:38:00Z">
              <w:rPr>
                <w:b/>
                <w:bCs/>
                <w:color w:val="7030A0"/>
              </w:rPr>
            </w:rPrChange>
          </w:rPr>
          <w:delText xml:space="preserve">for smooth </w:delText>
        </w:r>
        <w:commentRangeStart w:id="3478"/>
        <w:r w:rsidR="00A07DAB" w:rsidRPr="000C54C6" w:rsidDel="00A37442">
          <w:rPr>
            <w:rStyle w:val="Strong"/>
            <w:color w:val="222A35" w:themeColor="text2" w:themeShade="80"/>
            <w:sz w:val="28"/>
            <w:rPrChange w:id="3479" w:author="User" w:date="2026-02-02T18:38:00Z">
              <w:rPr>
                <w:b/>
                <w:bCs/>
                <w:color w:val="7030A0"/>
              </w:rPr>
            </w:rPrChange>
          </w:rPr>
          <w:delText>process</w:delText>
        </w:r>
        <w:commentRangeEnd w:id="3478"/>
        <w:r w:rsidR="00C778B3" w:rsidRPr="000C54C6" w:rsidDel="00A37442">
          <w:rPr>
            <w:rStyle w:val="Strong"/>
            <w:color w:val="222A35" w:themeColor="text2" w:themeShade="80"/>
            <w:sz w:val="28"/>
            <w:rPrChange w:id="3480" w:author="User" w:date="2026-02-02T18:38:00Z">
              <w:rPr>
                <w:rStyle w:val="CommentReference"/>
              </w:rPr>
            </w:rPrChange>
          </w:rPr>
          <w:commentReference w:id="3478"/>
        </w:r>
      </w:del>
      <w:del w:id="3481" w:author="User" w:date="2025-12-30T14:19:00Z">
        <w:r w:rsidR="00A07DAB" w:rsidRPr="000C54C6" w:rsidDel="00C778B3">
          <w:rPr>
            <w:rStyle w:val="Strong"/>
            <w:color w:val="222A35" w:themeColor="text2" w:themeShade="80"/>
            <w:sz w:val="28"/>
            <w:rPrChange w:id="3482" w:author="User" w:date="2026-02-02T18:38:00Z">
              <w:rPr>
                <w:b/>
                <w:bCs/>
                <w:color w:val="7030A0"/>
              </w:rPr>
            </w:rPrChange>
          </w:rPr>
          <w:delText xml:space="preserve"> </w:delText>
        </w:r>
      </w:del>
    </w:p>
    <w:p w14:paraId="0741DDE5" w14:textId="77777777" w:rsidR="008A0411" w:rsidRPr="000C54C6" w:rsidDel="002D00F0" w:rsidRDefault="0026591D">
      <w:pPr>
        <w:pStyle w:val="ListParagraph"/>
        <w:tabs>
          <w:tab w:val="left" w:pos="653"/>
        </w:tabs>
        <w:spacing w:before="4"/>
        <w:ind w:left="0" w:firstLine="0"/>
        <w:rPr>
          <w:del w:id="3483" w:author="User" w:date="2026-01-22T19:09:00Z"/>
          <w:rStyle w:val="Strong"/>
          <w:rFonts w:ascii="Times New Roman" w:eastAsia="SimSun" w:hAnsi="Times New Roman" w:cs="Times New Roman"/>
          <w:color w:val="222A35" w:themeColor="text2" w:themeShade="80"/>
          <w:sz w:val="28"/>
          <w:szCs w:val="28"/>
        </w:rPr>
      </w:pPr>
      <w:r w:rsidRPr="000C54C6">
        <w:rPr>
          <w:rStyle w:val="Strong"/>
          <w:rFonts w:ascii="Times New Roman" w:eastAsia="SimSun" w:hAnsi="Times New Roman" w:cs="Times New Roman"/>
          <w:color w:val="222A35" w:themeColor="text2" w:themeShade="80"/>
          <w:sz w:val="28"/>
          <w:szCs w:val="28"/>
        </w:rPr>
        <w:t>Module 9</w:t>
      </w:r>
    </w:p>
    <w:p w14:paraId="04EA4CEC" w14:textId="77777777" w:rsidR="008A0411" w:rsidRPr="000C54C6" w:rsidRDefault="008A0411">
      <w:pPr>
        <w:pStyle w:val="ListParagraph"/>
        <w:tabs>
          <w:tab w:val="left" w:pos="653"/>
        </w:tabs>
        <w:spacing w:before="4"/>
        <w:ind w:left="0" w:firstLine="0"/>
        <w:rPr>
          <w:rFonts w:ascii="Times New Roman" w:hAnsi="Times New Roman" w:cs="Times New Roman"/>
          <w:rPrChange w:id="3484" w:author="User" w:date="2026-02-02T18:38:00Z">
            <w:rPr/>
          </w:rPrChange>
        </w:rPr>
        <w:pPrChange w:id="3485" w:author="User" w:date="2026-01-22T19:09:00Z">
          <w:pPr>
            <w:pStyle w:val="Heading1"/>
            <w:tabs>
              <w:tab w:val="left" w:pos="440"/>
            </w:tabs>
            <w:spacing w:before="98"/>
            <w:ind w:left="0" w:firstLine="0"/>
          </w:pPr>
        </w:pPrChange>
      </w:pPr>
    </w:p>
    <w:p w14:paraId="2B95AC16" w14:textId="77777777" w:rsidR="008A0411" w:rsidRPr="000C54C6" w:rsidRDefault="0026591D">
      <w:pPr>
        <w:pStyle w:val="Heading1"/>
        <w:tabs>
          <w:tab w:val="left" w:pos="440"/>
        </w:tabs>
        <w:spacing w:before="98"/>
        <w:ind w:left="0" w:firstLine="0"/>
        <w:rPr>
          <w:rFonts w:ascii="Times New Roman" w:hAnsi="Times New Roman" w:cs="Times New Roman"/>
          <w:b/>
          <w:bCs/>
          <w:color w:val="2E5395"/>
        </w:rPr>
      </w:pPr>
      <w:r w:rsidRPr="000C54C6">
        <w:rPr>
          <w:rFonts w:ascii="Times New Roman" w:eastAsia="SimSun" w:hAnsi="Times New Roman" w:cs="Times New Roman"/>
          <w:b/>
          <w:bCs/>
          <w:color w:val="222A35" w:themeColor="text2" w:themeShade="80"/>
        </w:rPr>
        <w:t xml:space="preserve">Delivery plan </w:t>
      </w:r>
    </w:p>
    <w:p w14:paraId="27F7A43B"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222A35" w:themeColor="text2" w:themeShade="80"/>
          <w:sz w:val="28"/>
          <w:szCs w:val="28"/>
        </w:rPr>
      </w:pPr>
    </w:p>
    <w:p w14:paraId="626435E9" w14:textId="77777777" w:rsidR="008A0411" w:rsidRPr="000C54C6" w:rsidRDefault="0026591D">
      <w:pPr>
        <w:pStyle w:val="ListParagraph"/>
        <w:numPr>
          <w:ilvl w:val="0"/>
          <w:numId w:val="37"/>
        </w:numPr>
        <w:tabs>
          <w:tab w:val="left" w:pos="653"/>
        </w:tabs>
        <w:spacing w:before="4"/>
        <w:ind w:left="359"/>
        <w:jc w:val="both"/>
        <w:rPr>
          <w:rFonts w:ascii="Times New Roman" w:eastAsia="SimSun" w:hAnsi="Times New Roman" w:cs="Times New Roman"/>
          <w:b/>
          <w:bCs/>
          <w:color w:val="44546A" w:themeColor="text2"/>
        </w:rPr>
      </w:pPr>
      <w:r w:rsidRPr="000C54C6">
        <w:rPr>
          <w:rFonts w:ascii="Times New Roman" w:eastAsia="SimSun" w:hAnsi="Times New Roman" w:cs="Times New Roman"/>
          <w:b/>
          <w:bCs/>
          <w:color w:val="44546A" w:themeColor="text2"/>
          <w:sz w:val="24"/>
          <w:szCs w:val="24"/>
        </w:rPr>
        <w:t>Fields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Change w:id="3486" w:author="User" w:date="2025-12-09T13:55:00Z">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PrChange>
      </w:tblPr>
      <w:tblGrid>
        <w:gridCol w:w="1514"/>
        <w:gridCol w:w="1298"/>
        <w:gridCol w:w="1443"/>
        <w:gridCol w:w="1846"/>
        <w:gridCol w:w="2691"/>
        <w:gridCol w:w="28"/>
        <w:tblGridChange w:id="3487">
          <w:tblGrid>
            <w:gridCol w:w="1514"/>
            <w:gridCol w:w="1298"/>
            <w:gridCol w:w="838"/>
            <w:gridCol w:w="605"/>
            <w:gridCol w:w="688"/>
            <w:gridCol w:w="1158"/>
            <w:gridCol w:w="688"/>
            <w:gridCol w:w="2003"/>
            <w:gridCol w:w="28"/>
          </w:tblGrid>
        </w:tblGridChange>
      </w:tblGrid>
      <w:tr w:rsidR="008A0411" w:rsidRPr="000C54C6" w14:paraId="75A6CC6A" w14:textId="77777777">
        <w:trPr>
          <w:gridAfter w:val="1"/>
          <w:wAfter w:w="28" w:type="dxa"/>
          <w:tblHeader/>
          <w:trPrChange w:id="3488" w:author="User" w:date="2025-12-09T13:55:00Z">
            <w:trPr>
              <w:gridAfter w:val="1"/>
              <w:wAfter w:w="28" w:type="dxa"/>
              <w:tblHeader/>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8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9751A9D"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Field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0"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5C8AD33F"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Type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1"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54D70C66"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Optional / 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2"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59039033"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Picklist Values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8BFEAFC" w14:textId="77777777" w:rsidR="008A0411" w:rsidRPr="000C54C6" w:rsidRDefault="0026591D">
            <w:pPr>
              <w:widowControl/>
              <w:jc w:val="center"/>
              <w:rPr>
                <w:rFonts w:ascii="Times New Roman" w:hAnsi="Times New Roman" w:cs="Times New Roman"/>
                <w:b/>
                <w:bCs/>
              </w:rPr>
            </w:pPr>
            <w:r w:rsidRPr="000C54C6">
              <w:rPr>
                <w:rFonts w:ascii="Times New Roman" w:eastAsia="SimSun" w:hAnsi="Times New Roman" w:cs="Times New Roman"/>
                <w:b/>
                <w:bCs/>
                <w:lang w:eastAsia="zh-CN" w:bidi="ar"/>
              </w:rPr>
              <w:t>Comments</w:t>
            </w:r>
          </w:p>
        </w:tc>
      </w:tr>
      <w:tr w:rsidR="008A0411" w:rsidRPr="000C54C6" w14:paraId="13ECD0E5" w14:textId="77777777">
        <w:trPr>
          <w:gridAfter w:val="1"/>
          <w:wAfter w:w="28" w:type="dxa"/>
          <w:trPrChange w:id="3494" w:author="User" w:date="2025-12-09T13:55:00Z">
            <w:trPr>
              <w:gridAfter w:val="1"/>
              <w:wAfter w:w="28" w:type="dxa"/>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AFCFCE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Delivery Plan Name</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6"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767F60F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Auto Number / Text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7"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0FB7DA4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8"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1B3D4A5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49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9595A6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Unique name or number for each Delivery Plan record.</w:t>
            </w:r>
          </w:p>
        </w:tc>
      </w:tr>
      <w:tr w:rsidR="008A0411" w:rsidRPr="000C54C6" w14:paraId="22079AD9" w14:textId="77777777">
        <w:trPr>
          <w:gridAfter w:val="1"/>
          <w:wAfter w:w="28" w:type="dxa"/>
          <w:trPrChange w:id="3500" w:author="User" w:date="2025-12-09T13:55:00Z">
            <w:trPr>
              <w:gridAfter w:val="1"/>
              <w:wAfter w:w="28" w:type="dxa"/>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F16A79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Sales Order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2"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2329751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(Order)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3"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087D2C8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4"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4522DE1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5AFBD8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Linked Standard Sales Order under which Delivery Plan is created.</w:t>
            </w:r>
          </w:p>
        </w:tc>
      </w:tr>
      <w:tr w:rsidR="008A0411" w:rsidRPr="000C54C6" w14:paraId="7B7D24B2" w14:textId="77777777">
        <w:trPr>
          <w:gridAfter w:val="1"/>
          <w:wAfter w:w="28" w:type="dxa"/>
          <w:trPrChange w:id="3506" w:author="User" w:date="2025-12-09T13:55:00Z">
            <w:trPr>
              <w:gridAfter w:val="1"/>
              <w:wAfter w:w="28" w:type="dxa"/>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18CC3B6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Delivery Status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8"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6E0F4CE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09"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5C0566F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0"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564C357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Draft, Scheduled, In Transit, Delivered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44AB5232"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Indicates the current delivery stage.</w:t>
            </w:r>
          </w:p>
        </w:tc>
      </w:tr>
      <w:tr w:rsidR="008A0411" w:rsidRPr="000C54C6" w14:paraId="395DDEA4" w14:textId="77777777">
        <w:trPr>
          <w:gridAfter w:val="1"/>
          <w:wAfter w:w="28" w:type="dxa"/>
          <w:trPrChange w:id="3512" w:author="User" w:date="2025-12-09T13:55:00Z">
            <w:trPr>
              <w:gridAfter w:val="1"/>
              <w:wAfter w:w="28" w:type="dxa"/>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AF5CD62"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Quantity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4"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12D4E0E0"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Number</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5"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0BC3B4A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6"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6DF6959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7"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27D534F8"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Quantity of items planned for delivery.</w:t>
            </w:r>
          </w:p>
        </w:tc>
      </w:tr>
      <w:tr w:rsidR="008A0411" w:rsidRPr="000C54C6" w14:paraId="6948078B" w14:textId="77777777">
        <w:trPr>
          <w:gridAfter w:val="1"/>
          <w:wAfter w:w="28" w:type="dxa"/>
          <w:trPrChange w:id="3518" w:author="User" w:date="2025-12-09T13:55:00Z">
            <w:trPr>
              <w:gridAfter w:val="1"/>
              <w:wAfter w:w="28" w:type="dxa"/>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1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61331D88"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Approval Status</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0"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0100D01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Picklist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1"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173BA221"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Auto</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2"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65C78010"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Submitted, Approved, Rejected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3"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188D45F"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Approval process needs to be sent for warehouse manager.</w:t>
            </w:r>
          </w:p>
        </w:tc>
      </w:tr>
      <w:tr w:rsidR="008A0411" w:rsidRPr="000C54C6" w14:paraId="44B05457" w14:textId="77777777">
        <w:trPr>
          <w:gridAfter w:val="1"/>
          <w:wAfter w:w="28" w:type="dxa"/>
          <w:trHeight w:val="300"/>
          <w:trPrChange w:id="3524" w:author="User" w:date="2025-12-09T13:55:00Z">
            <w:trPr>
              <w:gridAfter w:val="1"/>
              <w:wAfter w:w="28" w:type="dxa"/>
              <w:trHeight w:val="300"/>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B5640D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Plan Line Item</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6"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0701DCF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(Delivery Plan)</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7"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6D876C7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8"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7F58DE8E" w14:textId="77777777" w:rsidR="008A0411" w:rsidRPr="000C54C6" w:rsidRDefault="008A0411">
            <w:pPr>
              <w:widowContro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29"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0F5ED8D0"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Line items added under the Delivery Plan.</w:t>
            </w:r>
          </w:p>
        </w:tc>
      </w:tr>
      <w:tr w:rsidR="008A0411" w:rsidRPr="000C54C6" w14:paraId="090AA2AA" w14:textId="77777777">
        <w:trPr>
          <w:gridAfter w:val="1"/>
          <w:wAfter w:w="28" w:type="dxa"/>
          <w:trPrChange w:id="3530" w:author="User" w:date="2025-12-09T13:55:00Z">
            <w:trPr>
              <w:gridAfter w:val="1"/>
              <w:wAfter w:w="28" w:type="dxa"/>
            </w:trPr>
          </w:trPrChange>
        </w:trPr>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31"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3BA070F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Created By / Last Modified By</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32"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151A61AA"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33"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3021777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System Generated</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34" w:author="User" w:date="2025-12-09T13:55:00Z">
              <w:tcPr>
                <w:tcW w:w="0" w:type="auto"/>
                <w:gridSpan w:val="2"/>
                <w:tcBorders>
                  <w:top w:val="single" w:sz="4" w:space="0" w:color="auto"/>
                  <w:left w:val="single" w:sz="4" w:space="0" w:color="auto"/>
                  <w:bottom w:val="single" w:sz="4" w:space="0" w:color="auto"/>
                  <w:right w:val="single" w:sz="4" w:space="0" w:color="auto"/>
                  <w:tl2br w:val="nil"/>
                  <w:tr2bl w:val="nil"/>
                </w:tcBorders>
                <w:vAlign w:val="center"/>
              </w:tcPr>
            </w:tcPrChange>
          </w:tcPr>
          <w:p w14:paraId="0EF21A9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0" w:type="auto"/>
            <w:tcBorders>
              <w:top w:val="single" w:sz="4" w:space="0" w:color="auto"/>
              <w:left w:val="single" w:sz="4" w:space="0" w:color="auto"/>
              <w:bottom w:val="single" w:sz="4" w:space="0" w:color="auto"/>
              <w:right w:val="single" w:sz="4" w:space="0" w:color="auto"/>
              <w:tl2br w:val="nil"/>
              <w:tr2bl w:val="nil"/>
            </w:tcBorders>
            <w:vAlign w:val="center"/>
            <w:tcPrChange w:id="3535" w:author="User" w:date="2025-12-09T13:55:00Z">
              <w:tcPr>
                <w:tcW w:w="0" w:type="auto"/>
                <w:tcBorders>
                  <w:top w:val="single" w:sz="4" w:space="0" w:color="auto"/>
                  <w:left w:val="single" w:sz="4" w:space="0" w:color="auto"/>
                  <w:bottom w:val="single" w:sz="4" w:space="0" w:color="auto"/>
                  <w:right w:val="single" w:sz="4" w:space="0" w:color="auto"/>
                  <w:tl2br w:val="nil"/>
                  <w:tr2bl w:val="nil"/>
                </w:tcBorders>
                <w:vAlign w:val="center"/>
              </w:tcPr>
            </w:tcPrChange>
          </w:tcPr>
          <w:p w14:paraId="78F278A1"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Standard Salesforce fields.</w:t>
            </w:r>
          </w:p>
        </w:tc>
      </w:tr>
      <w:tr w:rsidR="008A0411" w:rsidRPr="000C54C6" w14:paraId="20BBE0EB" w14:textId="77777777" w:rsidTr="00677082">
        <w:tc>
          <w:tcPr>
            <w:tcW w:w="1514" w:type="dxa"/>
            <w:tcBorders>
              <w:tl2br w:val="nil"/>
              <w:tr2bl w:val="nil"/>
            </w:tcBorders>
            <w:vAlign w:val="center"/>
            <w:tcPrChange w:id="3536" w:author="User" w:date="2026-01-23T19:22:00Z">
              <w:tcPr>
                <w:tcW w:w="1514" w:type="dxa"/>
                <w:tcBorders>
                  <w:tl2br w:val="nil"/>
                  <w:tr2bl w:val="nil"/>
                </w:tcBorders>
                <w:vAlign w:val="center"/>
              </w:tcPr>
            </w:tcPrChange>
          </w:tcPr>
          <w:p w14:paraId="780F1611" w14:textId="77777777" w:rsidR="008A0411" w:rsidRPr="000C54C6" w:rsidRDefault="0026591D">
            <w:pPr>
              <w:widowControl/>
              <w:jc w:val="center"/>
              <w:rPr>
                <w:rFonts w:ascii="Times New Roman" w:hAnsi="Times New Roman" w:cs="Times New Roman"/>
              </w:rPr>
            </w:pPr>
            <w:r w:rsidRPr="000C54C6">
              <w:rPr>
                <w:rStyle w:val="Strong"/>
                <w:rFonts w:ascii="Times New Roman" w:eastAsia="SimSun" w:hAnsi="Times New Roman" w:cs="Times New Roman"/>
                <w:b w:val="0"/>
                <w:bCs w:val="0"/>
                <w:lang w:eastAsia="zh-CN" w:bidi="ar"/>
              </w:rPr>
              <w:t>Customer or Account Name</w:t>
            </w:r>
          </w:p>
        </w:tc>
        <w:tc>
          <w:tcPr>
            <w:tcW w:w="1298" w:type="dxa"/>
            <w:tcBorders>
              <w:tl2br w:val="nil"/>
              <w:tr2bl w:val="nil"/>
            </w:tcBorders>
            <w:vAlign w:val="center"/>
            <w:tcPrChange w:id="3537" w:author="User" w:date="2026-01-23T19:22:00Z">
              <w:tcPr>
                <w:tcW w:w="1298" w:type="dxa"/>
                <w:gridSpan w:val="2"/>
                <w:tcBorders>
                  <w:tl2br w:val="nil"/>
                  <w:tr2bl w:val="nil"/>
                </w:tcBorders>
                <w:vAlign w:val="center"/>
              </w:tcPr>
            </w:tcPrChange>
          </w:tcPr>
          <w:p w14:paraId="75CE80D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(Account)</w:t>
            </w:r>
          </w:p>
        </w:tc>
        <w:tc>
          <w:tcPr>
            <w:tcW w:w="1443" w:type="dxa"/>
            <w:tcBorders>
              <w:tl2br w:val="nil"/>
              <w:tr2bl w:val="nil"/>
            </w:tcBorders>
            <w:vAlign w:val="center"/>
            <w:tcPrChange w:id="3538" w:author="User" w:date="2026-01-23T19:22:00Z">
              <w:tcPr>
                <w:tcW w:w="1443" w:type="dxa"/>
                <w:gridSpan w:val="2"/>
                <w:tcBorders>
                  <w:tl2br w:val="nil"/>
                  <w:tr2bl w:val="nil"/>
                </w:tcBorders>
                <w:vAlign w:val="center"/>
              </w:tcPr>
            </w:tcPrChange>
          </w:tcPr>
          <w:p w14:paraId="0E326D56"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846" w:type="dxa"/>
            <w:tcBorders>
              <w:tl2br w:val="nil"/>
              <w:tr2bl w:val="nil"/>
            </w:tcBorders>
            <w:vAlign w:val="center"/>
            <w:tcPrChange w:id="3539" w:author="User" w:date="2026-01-23T19:22:00Z">
              <w:tcPr>
                <w:tcW w:w="1846" w:type="dxa"/>
                <w:gridSpan w:val="2"/>
                <w:tcBorders>
                  <w:tl2br w:val="nil"/>
                  <w:tr2bl w:val="nil"/>
                </w:tcBorders>
                <w:vAlign w:val="center"/>
              </w:tcPr>
            </w:tcPrChange>
          </w:tcPr>
          <w:p w14:paraId="3F9947F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2719" w:type="dxa"/>
            <w:gridSpan w:val="2"/>
            <w:tcBorders>
              <w:tl2br w:val="nil"/>
              <w:tr2bl w:val="nil"/>
            </w:tcBorders>
            <w:vAlign w:val="center"/>
            <w:tcPrChange w:id="3540" w:author="User" w:date="2026-01-23T19:22:00Z">
              <w:tcPr>
                <w:tcW w:w="2747" w:type="dxa"/>
                <w:gridSpan w:val="2"/>
                <w:tcBorders>
                  <w:tl2br w:val="nil"/>
                  <w:tr2bl w:val="nil"/>
                </w:tcBorders>
                <w:vAlign w:val="center"/>
              </w:tcPr>
            </w:tcPrChange>
          </w:tcPr>
          <w:p w14:paraId="766BCD9C"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Customer or account name (Lookup)</w:t>
            </w:r>
          </w:p>
        </w:tc>
      </w:tr>
      <w:tr w:rsidR="008A0411" w:rsidRPr="000C54C6" w14:paraId="2A9BE04A" w14:textId="77777777" w:rsidTr="00677082">
        <w:tc>
          <w:tcPr>
            <w:tcW w:w="1514" w:type="dxa"/>
            <w:tcBorders>
              <w:tl2br w:val="nil"/>
              <w:tr2bl w:val="nil"/>
            </w:tcBorders>
            <w:vAlign w:val="center"/>
            <w:tcPrChange w:id="3541" w:author="User" w:date="2026-01-23T19:22:00Z">
              <w:tcPr>
                <w:tcW w:w="1514" w:type="dxa"/>
                <w:tcBorders>
                  <w:tl2br w:val="nil"/>
                  <w:tr2bl w:val="nil"/>
                </w:tcBorders>
                <w:vAlign w:val="center"/>
              </w:tcPr>
            </w:tcPrChange>
          </w:tcPr>
          <w:p w14:paraId="62B06BF7" w14:textId="77777777" w:rsidR="008A0411" w:rsidRPr="000C54C6" w:rsidRDefault="0026591D">
            <w:pPr>
              <w:widowControl/>
              <w:jc w:val="center"/>
              <w:rPr>
                <w:rFonts w:ascii="Times New Roman" w:hAnsi="Times New Roman" w:cs="Times New Roman"/>
              </w:rPr>
            </w:pPr>
            <w:r w:rsidRPr="000C54C6">
              <w:rPr>
                <w:rStyle w:val="Strong"/>
                <w:rFonts w:ascii="Times New Roman" w:eastAsia="SimSun" w:hAnsi="Times New Roman" w:cs="Times New Roman"/>
                <w:b w:val="0"/>
                <w:bCs w:val="0"/>
                <w:lang w:eastAsia="zh-CN" w:bidi="ar"/>
              </w:rPr>
              <w:t>Contact Person</w:t>
            </w:r>
          </w:p>
        </w:tc>
        <w:tc>
          <w:tcPr>
            <w:tcW w:w="1298" w:type="dxa"/>
            <w:tcBorders>
              <w:tl2br w:val="nil"/>
              <w:tr2bl w:val="nil"/>
            </w:tcBorders>
            <w:vAlign w:val="center"/>
            <w:tcPrChange w:id="3542" w:author="User" w:date="2026-01-23T19:22:00Z">
              <w:tcPr>
                <w:tcW w:w="1298" w:type="dxa"/>
                <w:gridSpan w:val="2"/>
                <w:tcBorders>
                  <w:tl2br w:val="nil"/>
                  <w:tr2bl w:val="nil"/>
                </w:tcBorders>
                <w:vAlign w:val="center"/>
              </w:tcPr>
            </w:tcPrChange>
          </w:tcPr>
          <w:p w14:paraId="252ABF58"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Text</w:t>
            </w:r>
          </w:p>
        </w:tc>
        <w:tc>
          <w:tcPr>
            <w:tcW w:w="1443" w:type="dxa"/>
            <w:tcBorders>
              <w:tl2br w:val="nil"/>
              <w:tr2bl w:val="nil"/>
            </w:tcBorders>
            <w:vAlign w:val="center"/>
            <w:tcPrChange w:id="3543" w:author="User" w:date="2026-01-23T19:22:00Z">
              <w:tcPr>
                <w:tcW w:w="1443" w:type="dxa"/>
                <w:gridSpan w:val="2"/>
                <w:tcBorders>
                  <w:tl2br w:val="nil"/>
                  <w:tr2bl w:val="nil"/>
                </w:tcBorders>
                <w:vAlign w:val="center"/>
              </w:tcPr>
            </w:tcPrChange>
          </w:tcPr>
          <w:p w14:paraId="73FB59EC"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 / Mandatory</w:t>
            </w:r>
          </w:p>
        </w:tc>
        <w:tc>
          <w:tcPr>
            <w:tcW w:w="1846" w:type="dxa"/>
            <w:tcBorders>
              <w:tl2br w:val="nil"/>
              <w:tr2bl w:val="nil"/>
            </w:tcBorders>
            <w:vAlign w:val="center"/>
            <w:tcPrChange w:id="3544" w:author="User" w:date="2026-01-23T19:22:00Z">
              <w:tcPr>
                <w:tcW w:w="1846" w:type="dxa"/>
                <w:gridSpan w:val="2"/>
                <w:tcBorders>
                  <w:tl2br w:val="nil"/>
                  <w:tr2bl w:val="nil"/>
                </w:tcBorders>
                <w:vAlign w:val="center"/>
              </w:tcPr>
            </w:tcPrChange>
          </w:tcPr>
          <w:p w14:paraId="0CB5B37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2719" w:type="dxa"/>
            <w:gridSpan w:val="2"/>
            <w:tcBorders>
              <w:tl2br w:val="nil"/>
              <w:tr2bl w:val="nil"/>
            </w:tcBorders>
            <w:vAlign w:val="center"/>
            <w:tcPrChange w:id="3545" w:author="User" w:date="2026-01-23T19:22:00Z">
              <w:tcPr>
                <w:tcW w:w="2747" w:type="dxa"/>
                <w:gridSpan w:val="2"/>
                <w:tcBorders>
                  <w:tl2br w:val="nil"/>
                  <w:tr2bl w:val="nil"/>
                </w:tcBorders>
                <w:vAlign w:val="center"/>
              </w:tcPr>
            </w:tcPrChange>
          </w:tcPr>
          <w:p w14:paraId="31B2921B"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Can be copied from order to delivery</w:t>
            </w:r>
          </w:p>
        </w:tc>
      </w:tr>
      <w:tr w:rsidR="008A0411" w:rsidRPr="000C54C6" w14:paraId="41646FCB" w14:textId="77777777" w:rsidTr="00677082">
        <w:tc>
          <w:tcPr>
            <w:tcW w:w="1514" w:type="dxa"/>
            <w:tcBorders>
              <w:tl2br w:val="nil"/>
              <w:tr2bl w:val="nil"/>
            </w:tcBorders>
            <w:vAlign w:val="center"/>
            <w:tcPrChange w:id="3546" w:author="User" w:date="2026-01-23T19:22:00Z">
              <w:tcPr>
                <w:tcW w:w="1514" w:type="dxa"/>
                <w:tcBorders>
                  <w:tl2br w:val="nil"/>
                  <w:tr2bl w:val="nil"/>
                </w:tcBorders>
                <w:vAlign w:val="center"/>
              </w:tcPr>
            </w:tcPrChange>
          </w:tcPr>
          <w:p w14:paraId="38F83F7D" w14:textId="77777777" w:rsidR="008A0411" w:rsidRPr="000C54C6" w:rsidRDefault="0026591D">
            <w:pPr>
              <w:widowControl/>
              <w:jc w:val="center"/>
              <w:rPr>
                <w:rFonts w:ascii="Times New Roman" w:hAnsi="Times New Roman" w:cs="Times New Roman"/>
              </w:rPr>
            </w:pPr>
            <w:r w:rsidRPr="000C54C6">
              <w:rPr>
                <w:rStyle w:val="Strong"/>
                <w:rFonts w:ascii="Times New Roman" w:eastAsia="SimSun" w:hAnsi="Times New Roman" w:cs="Times New Roman"/>
                <w:b w:val="0"/>
                <w:bCs w:val="0"/>
                <w:lang w:eastAsia="zh-CN" w:bidi="ar"/>
              </w:rPr>
              <w:t>Customer Name and Contact</w:t>
            </w:r>
          </w:p>
        </w:tc>
        <w:tc>
          <w:tcPr>
            <w:tcW w:w="1298" w:type="dxa"/>
            <w:tcBorders>
              <w:tl2br w:val="nil"/>
              <w:tr2bl w:val="nil"/>
            </w:tcBorders>
            <w:vAlign w:val="center"/>
            <w:tcPrChange w:id="3547" w:author="User" w:date="2026-01-23T19:22:00Z">
              <w:tcPr>
                <w:tcW w:w="1298" w:type="dxa"/>
                <w:gridSpan w:val="2"/>
                <w:tcBorders>
                  <w:tl2br w:val="nil"/>
                  <w:tr2bl w:val="nil"/>
                </w:tcBorders>
                <w:vAlign w:val="center"/>
              </w:tcPr>
            </w:tcPrChange>
          </w:tcPr>
          <w:p w14:paraId="26A878A0"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Lookup (Account / Contact)</w:t>
            </w:r>
          </w:p>
        </w:tc>
        <w:tc>
          <w:tcPr>
            <w:tcW w:w="1443" w:type="dxa"/>
            <w:tcBorders>
              <w:tl2br w:val="nil"/>
              <w:tr2bl w:val="nil"/>
            </w:tcBorders>
            <w:vAlign w:val="center"/>
            <w:tcPrChange w:id="3548" w:author="User" w:date="2026-01-23T19:22:00Z">
              <w:tcPr>
                <w:tcW w:w="1443" w:type="dxa"/>
                <w:gridSpan w:val="2"/>
                <w:tcBorders>
                  <w:tl2br w:val="nil"/>
                  <w:tr2bl w:val="nil"/>
                </w:tcBorders>
                <w:vAlign w:val="center"/>
              </w:tcPr>
            </w:tcPrChange>
          </w:tcPr>
          <w:p w14:paraId="28286047"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 / Mandatory</w:t>
            </w:r>
          </w:p>
        </w:tc>
        <w:tc>
          <w:tcPr>
            <w:tcW w:w="1846" w:type="dxa"/>
            <w:tcBorders>
              <w:tl2br w:val="nil"/>
              <w:tr2bl w:val="nil"/>
            </w:tcBorders>
            <w:vAlign w:val="center"/>
            <w:tcPrChange w:id="3549" w:author="User" w:date="2026-01-23T19:22:00Z">
              <w:tcPr>
                <w:tcW w:w="1846" w:type="dxa"/>
                <w:gridSpan w:val="2"/>
                <w:tcBorders>
                  <w:tl2br w:val="nil"/>
                  <w:tr2bl w:val="nil"/>
                </w:tcBorders>
                <w:vAlign w:val="center"/>
              </w:tcPr>
            </w:tcPrChange>
          </w:tcPr>
          <w:p w14:paraId="3002489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2719" w:type="dxa"/>
            <w:gridSpan w:val="2"/>
            <w:tcBorders>
              <w:tl2br w:val="nil"/>
              <w:tr2bl w:val="nil"/>
            </w:tcBorders>
            <w:vAlign w:val="center"/>
            <w:tcPrChange w:id="3550" w:author="User" w:date="2026-01-23T19:22:00Z">
              <w:tcPr>
                <w:tcW w:w="2747" w:type="dxa"/>
                <w:gridSpan w:val="2"/>
                <w:tcBorders>
                  <w:tl2br w:val="nil"/>
                  <w:tr2bl w:val="nil"/>
                </w:tcBorders>
                <w:vAlign w:val="center"/>
              </w:tcPr>
            </w:tcPrChange>
          </w:tcPr>
          <w:p w14:paraId="62A725D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Customer name and contact (Lookup)</w:t>
            </w:r>
          </w:p>
        </w:tc>
      </w:tr>
      <w:tr w:rsidR="008A0411" w:rsidRPr="000C54C6" w14:paraId="0BE21A32" w14:textId="77777777" w:rsidTr="00677082">
        <w:tc>
          <w:tcPr>
            <w:tcW w:w="1514" w:type="dxa"/>
            <w:tcBorders>
              <w:tl2br w:val="nil"/>
              <w:tr2bl w:val="nil"/>
            </w:tcBorders>
            <w:vAlign w:val="center"/>
            <w:tcPrChange w:id="3551" w:author="User" w:date="2026-01-23T19:22:00Z">
              <w:tcPr>
                <w:tcW w:w="1514" w:type="dxa"/>
                <w:tcBorders>
                  <w:tl2br w:val="nil"/>
                  <w:tr2bl w:val="nil"/>
                </w:tcBorders>
                <w:vAlign w:val="center"/>
              </w:tcPr>
            </w:tcPrChange>
          </w:tcPr>
          <w:p w14:paraId="452196C9" w14:textId="77777777" w:rsidR="008A0411" w:rsidRPr="000C54C6" w:rsidRDefault="0026591D">
            <w:pPr>
              <w:widowControl/>
              <w:jc w:val="center"/>
              <w:rPr>
                <w:rFonts w:ascii="Times New Roman" w:hAnsi="Times New Roman" w:cs="Times New Roman"/>
              </w:rPr>
            </w:pPr>
            <w:r w:rsidRPr="000C54C6">
              <w:rPr>
                <w:rStyle w:val="Strong"/>
                <w:rFonts w:ascii="Times New Roman" w:eastAsia="SimSun" w:hAnsi="Times New Roman" w:cs="Times New Roman"/>
                <w:b w:val="0"/>
                <w:bCs w:val="0"/>
                <w:lang w:eastAsia="zh-CN" w:bidi="ar"/>
              </w:rPr>
              <w:t>Delivery Address</w:t>
            </w:r>
          </w:p>
        </w:tc>
        <w:tc>
          <w:tcPr>
            <w:tcW w:w="1298" w:type="dxa"/>
            <w:tcBorders>
              <w:tl2br w:val="nil"/>
              <w:tr2bl w:val="nil"/>
            </w:tcBorders>
            <w:vAlign w:val="center"/>
            <w:tcPrChange w:id="3552" w:author="User" w:date="2026-01-23T19:22:00Z">
              <w:tcPr>
                <w:tcW w:w="1298" w:type="dxa"/>
                <w:gridSpan w:val="2"/>
                <w:tcBorders>
                  <w:tl2br w:val="nil"/>
                  <w:tr2bl w:val="nil"/>
                </w:tcBorders>
                <w:vAlign w:val="center"/>
              </w:tcPr>
            </w:tcPrChange>
          </w:tcPr>
          <w:p w14:paraId="34A2874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Text</w:t>
            </w:r>
          </w:p>
        </w:tc>
        <w:tc>
          <w:tcPr>
            <w:tcW w:w="1443" w:type="dxa"/>
            <w:tcBorders>
              <w:tl2br w:val="nil"/>
              <w:tr2bl w:val="nil"/>
            </w:tcBorders>
            <w:vAlign w:val="center"/>
            <w:tcPrChange w:id="3553" w:author="User" w:date="2026-01-23T19:22:00Z">
              <w:tcPr>
                <w:tcW w:w="1443" w:type="dxa"/>
                <w:gridSpan w:val="2"/>
                <w:tcBorders>
                  <w:tl2br w:val="nil"/>
                  <w:tr2bl w:val="nil"/>
                </w:tcBorders>
                <w:vAlign w:val="center"/>
              </w:tcPr>
            </w:tcPrChange>
          </w:tcPr>
          <w:p w14:paraId="5A2C2B45"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846" w:type="dxa"/>
            <w:tcBorders>
              <w:tl2br w:val="nil"/>
              <w:tr2bl w:val="nil"/>
            </w:tcBorders>
            <w:vAlign w:val="center"/>
            <w:tcPrChange w:id="3554" w:author="User" w:date="2026-01-23T19:22:00Z">
              <w:tcPr>
                <w:tcW w:w="1846" w:type="dxa"/>
                <w:gridSpan w:val="2"/>
                <w:tcBorders>
                  <w:tl2br w:val="nil"/>
                  <w:tr2bl w:val="nil"/>
                </w:tcBorders>
                <w:vAlign w:val="center"/>
              </w:tcPr>
            </w:tcPrChange>
          </w:tcPr>
          <w:p w14:paraId="6B84E1A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2719" w:type="dxa"/>
            <w:gridSpan w:val="2"/>
            <w:tcBorders>
              <w:tl2br w:val="nil"/>
              <w:tr2bl w:val="nil"/>
            </w:tcBorders>
            <w:vAlign w:val="center"/>
            <w:tcPrChange w:id="3555" w:author="User" w:date="2026-01-23T19:22:00Z">
              <w:tcPr>
                <w:tcW w:w="2747" w:type="dxa"/>
                <w:gridSpan w:val="2"/>
                <w:tcBorders>
                  <w:tl2br w:val="nil"/>
                  <w:tr2bl w:val="nil"/>
                </w:tcBorders>
                <w:vAlign w:val="center"/>
              </w:tcPr>
            </w:tcPrChange>
          </w:tcPr>
          <w:p w14:paraId="63D20A4D"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Delivery address (Text)</w:t>
            </w:r>
          </w:p>
        </w:tc>
      </w:tr>
      <w:tr w:rsidR="008A0411" w:rsidRPr="000C54C6" w14:paraId="080713DA" w14:textId="77777777" w:rsidTr="00677082">
        <w:tc>
          <w:tcPr>
            <w:tcW w:w="1514" w:type="dxa"/>
            <w:tcBorders>
              <w:tl2br w:val="nil"/>
              <w:tr2bl w:val="nil"/>
            </w:tcBorders>
            <w:vAlign w:val="center"/>
            <w:tcPrChange w:id="3556" w:author="User" w:date="2026-01-23T19:22:00Z">
              <w:tcPr>
                <w:tcW w:w="1514" w:type="dxa"/>
                <w:tcBorders>
                  <w:tl2br w:val="nil"/>
                  <w:tr2bl w:val="nil"/>
                </w:tcBorders>
                <w:vAlign w:val="center"/>
              </w:tcPr>
            </w:tcPrChange>
          </w:tcPr>
          <w:p w14:paraId="7C13AB0E" w14:textId="77777777" w:rsidR="008A0411" w:rsidRPr="000C54C6" w:rsidRDefault="0026591D">
            <w:pPr>
              <w:widowControl/>
              <w:jc w:val="center"/>
              <w:rPr>
                <w:rFonts w:ascii="Times New Roman" w:hAnsi="Times New Roman" w:cs="Times New Roman"/>
              </w:rPr>
            </w:pPr>
            <w:r w:rsidRPr="000C54C6">
              <w:rPr>
                <w:rStyle w:val="Strong"/>
                <w:rFonts w:ascii="Times New Roman" w:eastAsia="SimSun" w:hAnsi="Times New Roman" w:cs="Times New Roman"/>
                <w:b w:val="0"/>
                <w:bCs w:val="0"/>
                <w:lang w:eastAsia="zh-CN" w:bidi="ar"/>
              </w:rPr>
              <w:lastRenderedPageBreak/>
              <w:t>Delivery Place</w:t>
            </w:r>
          </w:p>
        </w:tc>
        <w:tc>
          <w:tcPr>
            <w:tcW w:w="1298" w:type="dxa"/>
            <w:tcBorders>
              <w:tl2br w:val="nil"/>
              <w:tr2bl w:val="nil"/>
            </w:tcBorders>
            <w:vAlign w:val="center"/>
            <w:tcPrChange w:id="3557" w:author="User" w:date="2026-01-23T19:22:00Z">
              <w:tcPr>
                <w:tcW w:w="1298" w:type="dxa"/>
                <w:gridSpan w:val="2"/>
                <w:tcBorders>
                  <w:tl2br w:val="nil"/>
                  <w:tr2bl w:val="nil"/>
                </w:tcBorders>
                <w:vAlign w:val="center"/>
              </w:tcPr>
            </w:tcPrChange>
          </w:tcPr>
          <w:p w14:paraId="19962F7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Text</w:t>
            </w:r>
          </w:p>
        </w:tc>
        <w:tc>
          <w:tcPr>
            <w:tcW w:w="1443" w:type="dxa"/>
            <w:tcBorders>
              <w:tl2br w:val="nil"/>
              <w:tr2bl w:val="nil"/>
            </w:tcBorders>
            <w:vAlign w:val="center"/>
            <w:tcPrChange w:id="3558" w:author="User" w:date="2026-01-23T19:22:00Z">
              <w:tcPr>
                <w:tcW w:w="1443" w:type="dxa"/>
                <w:gridSpan w:val="2"/>
                <w:tcBorders>
                  <w:tl2br w:val="nil"/>
                  <w:tr2bl w:val="nil"/>
                </w:tcBorders>
                <w:vAlign w:val="center"/>
              </w:tcPr>
            </w:tcPrChange>
          </w:tcPr>
          <w:p w14:paraId="31A70FE4"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Optional</w:t>
            </w:r>
          </w:p>
        </w:tc>
        <w:tc>
          <w:tcPr>
            <w:tcW w:w="1846" w:type="dxa"/>
            <w:tcBorders>
              <w:tl2br w:val="nil"/>
              <w:tr2bl w:val="nil"/>
            </w:tcBorders>
            <w:vAlign w:val="center"/>
            <w:tcPrChange w:id="3559" w:author="User" w:date="2026-01-23T19:22:00Z">
              <w:tcPr>
                <w:tcW w:w="1846" w:type="dxa"/>
                <w:gridSpan w:val="2"/>
                <w:tcBorders>
                  <w:tl2br w:val="nil"/>
                  <w:tr2bl w:val="nil"/>
                </w:tcBorders>
                <w:vAlign w:val="center"/>
              </w:tcPr>
            </w:tcPrChange>
          </w:tcPr>
          <w:p w14:paraId="711971BF"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2719" w:type="dxa"/>
            <w:gridSpan w:val="2"/>
            <w:tcBorders>
              <w:tl2br w:val="nil"/>
              <w:tr2bl w:val="nil"/>
            </w:tcBorders>
            <w:vAlign w:val="center"/>
            <w:tcPrChange w:id="3560" w:author="User" w:date="2026-01-23T19:22:00Z">
              <w:tcPr>
                <w:tcW w:w="2747" w:type="dxa"/>
                <w:gridSpan w:val="2"/>
                <w:tcBorders>
                  <w:tl2br w:val="nil"/>
                  <w:tr2bl w:val="nil"/>
                </w:tcBorders>
                <w:vAlign w:val="center"/>
              </w:tcPr>
            </w:tcPrChange>
          </w:tcPr>
          <w:p w14:paraId="782D9702"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Delivery place (Text)</w:t>
            </w:r>
          </w:p>
        </w:tc>
      </w:tr>
      <w:tr w:rsidR="008A0411" w:rsidRPr="000C54C6" w14:paraId="0890D1E5" w14:textId="77777777" w:rsidTr="00677082">
        <w:tc>
          <w:tcPr>
            <w:tcW w:w="1514" w:type="dxa"/>
            <w:tcBorders>
              <w:tl2br w:val="nil"/>
              <w:tr2bl w:val="nil"/>
            </w:tcBorders>
            <w:vAlign w:val="center"/>
            <w:tcPrChange w:id="3561" w:author="User" w:date="2026-01-23T19:22:00Z">
              <w:tcPr>
                <w:tcW w:w="1514" w:type="dxa"/>
                <w:tcBorders>
                  <w:tl2br w:val="nil"/>
                  <w:tr2bl w:val="nil"/>
                </w:tcBorders>
                <w:vAlign w:val="center"/>
              </w:tcPr>
            </w:tcPrChange>
          </w:tcPr>
          <w:p w14:paraId="129149DF" w14:textId="77777777" w:rsidR="008A0411" w:rsidRPr="000C54C6" w:rsidRDefault="0026591D">
            <w:pPr>
              <w:widowControl/>
              <w:jc w:val="center"/>
              <w:rPr>
                <w:rFonts w:ascii="Times New Roman" w:hAnsi="Times New Roman" w:cs="Times New Roman"/>
              </w:rPr>
            </w:pPr>
            <w:r w:rsidRPr="000C54C6">
              <w:rPr>
                <w:rStyle w:val="Strong"/>
                <w:rFonts w:ascii="Times New Roman" w:eastAsia="SimSun" w:hAnsi="Times New Roman" w:cs="Times New Roman"/>
                <w:b w:val="0"/>
                <w:bCs w:val="0"/>
                <w:lang w:eastAsia="zh-CN" w:bidi="ar"/>
              </w:rPr>
              <w:t>Delivery Date and Time</w:t>
            </w:r>
          </w:p>
        </w:tc>
        <w:tc>
          <w:tcPr>
            <w:tcW w:w="1298" w:type="dxa"/>
            <w:tcBorders>
              <w:tl2br w:val="nil"/>
              <w:tr2bl w:val="nil"/>
            </w:tcBorders>
            <w:vAlign w:val="center"/>
            <w:tcPrChange w:id="3562" w:author="User" w:date="2026-01-23T19:22:00Z">
              <w:tcPr>
                <w:tcW w:w="1298" w:type="dxa"/>
                <w:gridSpan w:val="2"/>
                <w:tcBorders>
                  <w:tl2br w:val="nil"/>
                  <w:tr2bl w:val="nil"/>
                </w:tcBorders>
                <w:vAlign w:val="center"/>
              </w:tcPr>
            </w:tcPrChange>
          </w:tcPr>
          <w:p w14:paraId="6ACBA1E9"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Date &amp; Time</w:t>
            </w:r>
          </w:p>
        </w:tc>
        <w:tc>
          <w:tcPr>
            <w:tcW w:w="1443" w:type="dxa"/>
            <w:tcBorders>
              <w:tl2br w:val="nil"/>
              <w:tr2bl w:val="nil"/>
            </w:tcBorders>
            <w:vAlign w:val="center"/>
            <w:tcPrChange w:id="3563" w:author="User" w:date="2026-01-23T19:22:00Z">
              <w:tcPr>
                <w:tcW w:w="1443" w:type="dxa"/>
                <w:gridSpan w:val="2"/>
                <w:tcBorders>
                  <w:tl2br w:val="nil"/>
                  <w:tr2bl w:val="nil"/>
                </w:tcBorders>
                <w:vAlign w:val="center"/>
              </w:tcPr>
            </w:tcPrChange>
          </w:tcPr>
          <w:p w14:paraId="210F66CD"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Mandatory</w:t>
            </w:r>
          </w:p>
        </w:tc>
        <w:tc>
          <w:tcPr>
            <w:tcW w:w="1846" w:type="dxa"/>
            <w:tcBorders>
              <w:tl2br w:val="nil"/>
              <w:tr2bl w:val="nil"/>
            </w:tcBorders>
            <w:vAlign w:val="center"/>
            <w:tcPrChange w:id="3564" w:author="User" w:date="2026-01-23T19:22:00Z">
              <w:tcPr>
                <w:tcW w:w="1846" w:type="dxa"/>
                <w:gridSpan w:val="2"/>
                <w:tcBorders>
                  <w:tl2br w:val="nil"/>
                  <w:tr2bl w:val="nil"/>
                </w:tcBorders>
                <w:vAlign w:val="center"/>
              </w:tcPr>
            </w:tcPrChange>
          </w:tcPr>
          <w:p w14:paraId="66E78363" w14:textId="77777777" w:rsidR="008A0411" w:rsidRPr="000C54C6" w:rsidRDefault="0026591D">
            <w:pPr>
              <w:widowControl/>
              <w:jc w:val="center"/>
              <w:rPr>
                <w:rFonts w:ascii="Times New Roman" w:hAnsi="Times New Roman" w:cs="Times New Roman"/>
              </w:rPr>
            </w:pPr>
            <w:r w:rsidRPr="000C54C6">
              <w:rPr>
                <w:rFonts w:ascii="Times New Roman" w:eastAsia="SimSun" w:hAnsi="Times New Roman" w:cs="Times New Roman"/>
                <w:lang w:eastAsia="zh-CN" w:bidi="ar"/>
              </w:rPr>
              <w:t>—</w:t>
            </w:r>
          </w:p>
        </w:tc>
        <w:tc>
          <w:tcPr>
            <w:tcW w:w="2719" w:type="dxa"/>
            <w:gridSpan w:val="2"/>
            <w:tcBorders>
              <w:tl2br w:val="nil"/>
              <w:tr2bl w:val="nil"/>
            </w:tcBorders>
            <w:vAlign w:val="center"/>
            <w:tcPrChange w:id="3565" w:author="User" w:date="2026-01-23T19:22:00Z">
              <w:tcPr>
                <w:tcW w:w="2747" w:type="dxa"/>
                <w:gridSpan w:val="2"/>
                <w:tcBorders>
                  <w:tl2br w:val="nil"/>
                  <w:tr2bl w:val="nil"/>
                </w:tcBorders>
                <w:vAlign w:val="center"/>
              </w:tcPr>
            </w:tcPrChange>
          </w:tcPr>
          <w:p w14:paraId="5AA860A7" w14:textId="77777777" w:rsidR="008A0411" w:rsidRPr="000C54C6" w:rsidRDefault="0026591D">
            <w:pPr>
              <w:widowControl/>
              <w:rPr>
                <w:rFonts w:ascii="Times New Roman" w:hAnsi="Times New Roman" w:cs="Times New Roman"/>
              </w:rPr>
            </w:pPr>
            <w:r w:rsidRPr="000C54C6">
              <w:rPr>
                <w:rFonts w:ascii="Times New Roman" w:eastAsia="SimSun" w:hAnsi="Times New Roman" w:cs="Times New Roman"/>
                <w:lang w:eastAsia="zh-CN" w:bidi="ar"/>
              </w:rPr>
              <w:t>Delivery Date and time (Date and Time)</w:t>
            </w:r>
          </w:p>
        </w:tc>
      </w:tr>
      <w:tr w:rsidR="008A0411" w:rsidRPr="000C54C6" w:rsidDel="00677082" w14:paraId="44B798C6" w14:textId="77777777" w:rsidTr="00677082">
        <w:trPr>
          <w:del w:id="3566" w:author="User" w:date="2026-01-23T19:22:00Z"/>
        </w:trPr>
        <w:tc>
          <w:tcPr>
            <w:tcW w:w="1514" w:type="dxa"/>
            <w:tcBorders>
              <w:tl2br w:val="nil"/>
              <w:tr2bl w:val="nil"/>
            </w:tcBorders>
            <w:vAlign w:val="center"/>
            <w:tcPrChange w:id="3567" w:author="User" w:date="2026-01-23T19:22:00Z">
              <w:tcPr>
                <w:tcW w:w="1514" w:type="dxa"/>
                <w:tcBorders>
                  <w:tl2br w:val="nil"/>
                  <w:tr2bl w:val="nil"/>
                </w:tcBorders>
                <w:vAlign w:val="center"/>
              </w:tcPr>
            </w:tcPrChange>
          </w:tcPr>
          <w:p w14:paraId="36D0EEE5" w14:textId="77777777" w:rsidR="008A0411" w:rsidRPr="000C54C6" w:rsidDel="00677082" w:rsidRDefault="0026591D">
            <w:pPr>
              <w:widowControl/>
              <w:jc w:val="center"/>
              <w:rPr>
                <w:del w:id="3568" w:author="User" w:date="2026-01-23T19:22:00Z"/>
                <w:rFonts w:ascii="Times New Roman" w:hAnsi="Times New Roman" w:cs="Times New Roman"/>
                <w:color w:val="FF0000"/>
                <w:rPrChange w:id="3569" w:author="User" w:date="2026-02-02T18:38:00Z">
                  <w:rPr>
                    <w:del w:id="3570" w:author="User" w:date="2026-01-23T19:22:00Z"/>
                    <w:rFonts w:ascii="Times New Roman" w:hAnsi="Times New Roman" w:cs="Times New Roman"/>
                  </w:rPr>
                </w:rPrChange>
              </w:rPr>
            </w:pPr>
            <w:del w:id="3571" w:author="User" w:date="2026-01-23T19:22:00Z">
              <w:r w:rsidRPr="000C54C6" w:rsidDel="00677082">
                <w:rPr>
                  <w:rStyle w:val="Strong"/>
                  <w:rFonts w:ascii="Times New Roman" w:eastAsia="SimSun" w:hAnsi="Times New Roman" w:cs="Times New Roman"/>
                  <w:b w:val="0"/>
                  <w:bCs w:val="0"/>
                  <w:color w:val="FF0000"/>
                  <w:lang w:eastAsia="zh-CN" w:bidi="ar"/>
                  <w:rPrChange w:id="3572" w:author="User" w:date="2026-02-02T18:38:00Z">
                    <w:rPr>
                      <w:rStyle w:val="Strong"/>
                      <w:rFonts w:ascii="Times New Roman" w:eastAsia="SimSun" w:hAnsi="Times New Roman" w:cs="Times New Roman"/>
                      <w:b w:val="0"/>
                      <w:bCs w:val="0"/>
                      <w:lang w:eastAsia="zh-CN" w:bidi="ar"/>
                    </w:rPr>
                  </w:rPrChange>
                </w:rPr>
                <w:delText>Credit Approval Process</w:delText>
              </w:r>
            </w:del>
          </w:p>
        </w:tc>
        <w:tc>
          <w:tcPr>
            <w:tcW w:w="1298" w:type="dxa"/>
            <w:tcBorders>
              <w:tl2br w:val="nil"/>
              <w:tr2bl w:val="nil"/>
            </w:tcBorders>
            <w:vAlign w:val="center"/>
            <w:tcPrChange w:id="3573" w:author="User" w:date="2026-01-23T19:22:00Z">
              <w:tcPr>
                <w:tcW w:w="1298" w:type="dxa"/>
                <w:gridSpan w:val="2"/>
                <w:tcBorders>
                  <w:tl2br w:val="nil"/>
                  <w:tr2bl w:val="nil"/>
                </w:tcBorders>
                <w:vAlign w:val="center"/>
              </w:tcPr>
            </w:tcPrChange>
          </w:tcPr>
          <w:p w14:paraId="0869A395" w14:textId="77777777" w:rsidR="008A0411" w:rsidRPr="000C54C6" w:rsidDel="00677082" w:rsidRDefault="0026591D">
            <w:pPr>
              <w:widowControl/>
              <w:jc w:val="center"/>
              <w:rPr>
                <w:del w:id="3574" w:author="User" w:date="2026-01-23T19:22:00Z"/>
                <w:rFonts w:ascii="Times New Roman" w:hAnsi="Times New Roman" w:cs="Times New Roman"/>
                <w:color w:val="FF0000"/>
                <w:rPrChange w:id="3575" w:author="User" w:date="2026-02-02T18:38:00Z">
                  <w:rPr>
                    <w:del w:id="3576" w:author="User" w:date="2026-01-23T19:22:00Z"/>
                    <w:rFonts w:ascii="Times New Roman" w:hAnsi="Times New Roman" w:cs="Times New Roman"/>
                  </w:rPr>
                </w:rPrChange>
              </w:rPr>
            </w:pPr>
            <w:del w:id="3577" w:author="User" w:date="2026-01-23T19:22:00Z">
              <w:r w:rsidRPr="000C54C6" w:rsidDel="00677082">
                <w:rPr>
                  <w:rFonts w:ascii="Times New Roman" w:eastAsia="SimSun" w:hAnsi="Times New Roman" w:cs="Times New Roman"/>
                  <w:color w:val="FF0000"/>
                  <w:lang w:eastAsia="zh-CN" w:bidi="ar"/>
                  <w:rPrChange w:id="3578" w:author="User" w:date="2026-02-02T18:38:00Z">
                    <w:rPr>
                      <w:rFonts w:ascii="Times New Roman" w:eastAsia="SimSun" w:hAnsi="Times New Roman" w:cs="Times New Roman"/>
                      <w:lang w:eastAsia="zh-CN" w:bidi="ar"/>
                    </w:rPr>
                  </w:rPrChange>
                </w:rPr>
                <w:delText>Approval Process</w:delText>
              </w:r>
            </w:del>
          </w:p>
        </w:tc>
        <w:tc>
          <w:tcPr>
            <w:tcW w:w="1443" w:type="dxa"/>
            <w:tcBorders>
              <w:tl2br w:val="nil"/>
              <w:tr2bl w:val="nil"/>
            </w:tcBorders>
            <w:vAlign w:val="center"/>
            <w:tcPrChange w:id="3579" w:author="User" w:date="2026-01-23T19:22:00Z">
              <w:tcPr>
                <w:tcW w:w="1443" w:type="dxa"/>
                <w:gridSpan w:val="2"/>
                <w:tcBorders>
                  <w:tl2br w:val="nil"/>
                  <w:tr2bl w:val="nil"/>
                </w:tcBorders>
                <w:vAlign w:val="center"/>
              </w:tcPr>
            </w:tcPrChange>
          </w:tcPr>
          <w:p w14:paraId="57B53D2E" w14:textId="77777777" w:rsidR="008A0411" w:rsidRPr="000C54C6" w:rsidDel="00677082" w:rsidRDefault="0026591D">
            <w:pPr>
              <w:widowControl/>
              <w:jc w:val="center"/>
              <w:rPr>
                <w:del w:id="3580" w:author="User" w:date="2026-01-23T19:22:00Z"/>
                <w:rFonts w:ascii="Times New Roman" w:hAnsi="Times New Roman" w:cs="Times New Roman"/>
                <w:color w:val="FF0000"/>
                <w:rPrChange w:id="3581" w:author="User" w:date="2026-02-02T18:38:00Z">
                  <w:rPr>
                    <w:del w:id="3582" w:author="User" w:date="2026-01-23T19:22:00Z"/>
                    <w:rFonts w:ascii="Times New Roman" w:hAnsi="Times New Roman" w:cs="Times New Roman"/>
                  </w:rPr>
                </w:rPrChange>
              </w:rPr>
            </w:pPr>
            <w:del w:id="3583" w:author="User" w:date="2026-01-23T19:22:00Z">
              <w:r w:rsidRPr="000C54C6" w:rsidDel="00677082">
                <w:rPr>
                  <w:rFonts w:ascii="Times New Roman" w:eastAsia="SimSun" w:hAnsi="Times New Roman" w:cs="Times New Roman"/>
                  <w:color w:val="FF0000"/>
                  <w:lang w:eastAsia="zh-CN" w:bidi="ar"/>
                  <w:rPrChange w:id="3584" w:author="User" w:date="2026-02-02T18:38:00Z">
                    <w:rPr>
                      <w:rFonts w:ascii="Times New Roman" w:eastAsia="SimSun" w:hAnsi="Times New Roman" w:cs="Times New Roman"/>
                      <w:lang w:eastAsia="zh-CN" w:bidi="ar"/>
                    </w:rPr>
                  </w:rPrChange>
                </w:rPr>
                <w:delText>Mandatory (If credit)</w:delText>
              </w:r>
            </w:del>
          </w:p>
        </w:tc>
        <w:tc>
          <w:tcPr>
            <w:tcW w:w="1846" w:type="dxa"/>
            <w:tcBorders>
              <w:tl2br w:val="nil"/>
              <w:tr2bl w:val="nil"/>
            </w:tcBorders>
            <w:vAlign w:val="center"/>
            <w:tcPrChange w:id="3585" w:author="User" w:date="2026-01-23T19:22:00Z">
              <w:tcPr>
                <w:tcW w:w="1846" w:type="dxa"/>
                <w:gridSpan w:val="2"/>
                <w:tcBorders>
                  <w:tl2br w:val="nil"/>
                  <w:tr2bl w:val="nil"/>
                </w:tcBorders>
                <w:vAlign w:val="center"/>
              </w:tcPr>
            </w:tcPrChange>
          </w:tcPr>
          <w:p w14:paraId="5EF8F470" w14:textId="77777777" w:rsidR="008A0411" w:rsidRPr="000C54C6" w:rsidDel="00677082" w:rsidRDefault="0026591D">
            <w:pPr>
              <w:widowControl/>
              <w:jc w:val="center"/>
              <w:rPr>
                <w:del w:id="3586" w:author="User" w:date="2026-01-23T19:22:00Z"/>
                <w:rFonts w:ascii="Times New Roman" w:hAnsi="Times New Roman" w:cs="Times New Roman"/>
                <w:color w:val="FF0000"/>
                <w:rPrChange w:id="3587" w:author="User" w:date="2026-02-02T18:38:00Z">
                  <w:rPr>
                    <w:del w:id="3588" w:author="User" w:date="2026-01-23T19:22:00Z"/>
                    <w:rFonts w:ascii="Times New Roman" w:hAnsi="Times New Roman" w:cs="Times New Roman"/>
                  </w:rPr>
                </w:rPrChange>
              </w:rPr>
            </w:pPr>
            <w:del w:id="3589" w:author="User" w:date="2026-01-23T19:22:00Z">
              <w:r w:rsidRPr="000C54C6" w:rsidDel="00677082">
                <w:rPr>
                  <w:rFonts w:ascii="Times New Roman" w:eastAsia="SimSun" w:hAnsi="Times New Roman" w:cs="Times New Roman"/>
                  <w:color w:val="FF0000"/>
                  <w:lang w:eastAsia="zh-CN" w:bidi="ar"/>
                  <w:rPrChange w:id="3590" w:author="User" w:date="2026-02-02T18:38:00Z">
                    <w:rPr>
                      <w:rFonts w:ascii="Times New Roman" w:eastAsia="SimSun" w:hAnsi="Times New Roman" w:cs="Times New Roman"/>
                      <w:lang w:eastAsia="zh-CN" w:bidi="ar"/>
                    </w:rPr>
                  </w:rPrChange>
                </w:rPr>
                <w:delText>—</w:delText>
              </w:r>
            </w:del>
          </w:p>
        </w:tc>
        <w:tc>
          <w:tcPr>
            <w:tcW w:w="2719" w:type="dxa"/>
            <w:gridSpan w:val="2"/>
            <w:tcBorders>
              <w:tl2br w:val="nil"/>
              <w:tr2bl w:val="nil"/>
            </w:tcBorders>
            <w:vAlign w:val="center"/>
            <w:tcPrChange w:id="3591" w:author="User" w:date="2026-01-23T19:22:00Z">
              <w:tcPr>
                <w:tcW w:w="2747" w:type="dxa"/>
                <w:gridSpan w:val="2"/>
                <w:tcBorders>
                  <w:tl2br w:val="nil"/>
                  <w:tr2bl w:val="nil"/>
                </w:tcBorders>
                <w:vAlign w:val="center"/>
              </w:tcPr>
            </w:tcPrChange>
          </w:tcPr>
          <w:p w14:paraId="0FC647A7" w14:textId="77777777" w:rsidR="008A0411" w:rsidRPr="000C54C6" w:rsidDel="00677082" w:rsidRDefault="0026591D">
            <w:pPr>
              <w:widowControl/>
              <w:rPr>
                <w:del w:id="3592" w:author="User" w:date="2026-01-23T19:22:00Z"/>
                <w:rFonts w:ascii="Times New Roman" w:hAnsi="Times New Roman" w:cs="Times New Roman"/>
                <w:color w:val="FF0000"/>
                <w:rPrChange w:id="3593" w:author="User" w:date="2026-02-02T18:38:00Z">
                  <w:rPr>
                    <w:del w:id="3594" w:author="User" w:date="2026-01-23T19:22:00Z"/>
                    <w:rFonts w:ascii="Times New Roman" w:hAnsi="Times New Roman" w:cs="Times New Roman"/>
                  </w:rPr>
                </w:rPrChange>
              </w:rPr>
            </w:pPr>
            <w:del w:id="3595" w:author="User" w:date="2026-01-23T19:22:00Z">
              <w:r w:rsidRPr="000C54C6" w:rsidDel="00677082">
                <w:rPr>
                  <w:rFonts w:ascii="Times New Roman" w:eastAsia="SimSun" w:hAnsi="Times New Roman" w:cs="Times New Roman"/>
                  <w:color w:val="FF0000"/>
                  <w:lang w:eastAsia="zh-CN" w:bidi="ar"/>
                  <w:rPrChange w:id="3596" w:author="User" w:date="2026-02-02T18:38:00Z">
                    <w:rPr>
                      <w:rFonts w:ascii="Times New Roman" w:eastAsia="SimSun" w:hAnsi="Times New Roman" w:cs="Times New Roman"/>
                      <w:lang w:eastAsia="zh-CN" w:bidi="ar"/>
                    </w:rPr>
                  </w:rPrChange>
                </w:rPr>
                <w:delText>Prior to the delivery has to take approval if it is a credit. Approval will be sent for credit department same like sales order approval process.</w:delText>
              </w:r>
            </w:del>
          </w:p>
        </w:tc>
      </w:tr>
      <w:tr w:rsidR="0021585A" w:rsidRPr="000C54C6" w14:paraId="1D62C154" w14:textId="77777777" w:rsidTr="00677082">
        <w:trPr>
          <w:ins w:id="3597" w:author="User" w:date="2026-01-07T16:44:00Z"/>
        </w:trPr>
        <w:tc>
          <w:tcPr>
            <w:tcW w:w="1514" w:type="dxa"/>
            <w:tcBorders>
              <w:tl2br w:val="nil"/>
              <w:tr2bl w:val="nil"/>
            </w:tcBorders>
            <w:vAlign w:val="center"/>
            <w:tcPrChange w:id="3598" w:author="User" w:date="2026-01-23T19:22:00Z">
              <w:tcPr>
                <w:tcW w:w="1514" w:type="dxa"/>
                <w:tcBorders>
                  <w:tl2br w:val="nil"/>
                  <w:tr2bl w:val="nil"/>
                </w:tcBorders>
                <w:vAlign w:val="center"/>
              </w:tcPr>
            </w:tcPrChange>
          </w:tcPr>
          <w:p w14:paraId="526CCC3B" w14:textId="77777777" w:rsidR="0021585A" w:rsidRPr="000C54C6" w:rsidRDefault="0021585A">
            <w:pPr>
              <w:widowControl/>
              <w:jc w:val="center"/>
              <w:rPr>
                <w:ins w:id="3599" w:author="User" w:date="2026-01-07T16:44:00Z"/>
                <w:rStyle w:val="Strong"/>
                <w:rFonts w:ascii="Times New Roman" w:eastAsia="SimSun" w:hAnsi="Times New Roman" w:cs="Times New Roman"/>
                <w:b w:val="0"/>
                <w:bCs w:val="0"/>
                <w:lang w:eastAsia="zh-CN" w:bidi="ar"/>
              </w:rPr>
            </w:pPr>
            <w:ins w:id="3600" w:author="User" w:date="2026-01-07T16:44:00Z">
              <w:r w:rsidRPr="000C54C6">
                <w:rPr>
                  <w:rStyle w:val="Strong"/>
                  <w:rFonts w:ascii="Times New Roman" w:eastAsia="SimSun" w:hAnsi="Times New Roman" w:cs="Times New Roman"/>
                  <w:b w:val="0"/>
                  <w:bCs w:val="0"/>
                  <w:lang w:eastAsia="zh-CN" w:bidi="ar"/>
                </w:rPr>
                <w:t>Delivery priority</w:t>
              </w:r>
            </w:ins>
          </w:p>
        </w:tc>
        <w:tc>
          <w:tcPr>
            <w:tcW w:w="1298" w:type="dxa"/>
            <w:tcBorders>
              <w:tl2br w:val="nil"/>
              <w:tr2bl w:val="nil"/>
            </w:tcBorders>
            <w:vAlign w:val="center"/>
            <w:tcPrChange w:id="3601" w:author="User" w:date="2026-01-23T19:22:00Z">
              <w:tcPr>
                <w:tcW w:w="1298" w:type="dxa"/>
                <w:tcBorders>
                  <w:tl2br w:val="nil"/>
                  <w:tr2bl w:val="nil"/>
                </w:tcBorders>
                <w:vAlign w:val="center"/>
              </w:tcPr>
            </w:tcPrChange>
          </w:tcPr>
          <w:p w14:paraId="32E3C748" w14:textId="77777777" w:rsidR="0021585A" w:rsidRPr="000C54C6" w:rsidRDefault="0021585A">
            <w:pPr>
              <w:widowControl/>
              <w:jc w:val="center"/>
              <w:rPr>
                <w:ins w:id="3602" w:author="User" w:date="2026-01-07T16:44:00Z"/>
                <w:rFonts w:ascii="Times New Roman" w:eastAsia="SimSun" w:hAnsi="Times New Roman" w:cs="Times New Roman"/>
                <w:lang w:eastAsia="zh-CN" w:bidi="ar"/>
              </w:rPr>
            </w:pPr>
          </w:p>
        </w:tc>
        <w:tc>
          <w:tcPr>
            <w:tcW w:w="1443" w:type="dxa"/>
            <w:tcBorders>
              <w:tl2br w:val="nil"/>
              <w:tr2bl w:val="nil"/>
            </w:tcBorders>
            <w:vAlign w:val="center"/>
            <w:tcPrChange w:id="3603" w:author="User" w:date="2026-01-23T19:22:00Z">
              <w:tcPr>
                <w:tcW w:w="1443" w:type="dxa"/>
                <w:gridSpan w:val="2"/>
                <w:tcBorders>
                  <w:tl2br w:val="nil"/>
                  <w:tr2bl w:val="nil"/>
                </w:tcBorders>
                <w:vAlign w:val="center"/>
              </w:tcPr>
            </w:tcPrChange>
          </w:tcPr>
          <w:p w14:paraId="6760D272" w14:textId="77777777" w:rsidR="0021585A" w:rsidRPr="000C54C6" w:rsidRDefault="0021585A">
            <w:pPr>
              <w:widowControl/>
              <w:jc w:val="center"/>
              <w:rPr>
                <w:ins w:id="3604" w:author="User" w:date="2026-01-07T16:44:00Z"/>
                <w:rFonts w:ascii="Times New Roman" w:eastAsia="SimSun" w:hAnsi="Times New Roman" w:cs="Times New Roman"/>
                <w:lang w:eastAsia="zh-CN" w:bidi="ar"/>
              </w:rPr>
            </w:pPr>
            <w:ins w:id="3605" w:author="User" w:date="2026-01-07T16:44:00Z">
              <w:r w:rsidRPr="000C54C6">
                <w:rPr>
                  <w:rFonts w:ascii="Times New Roman" w:eastAsia="SimSun" w:hAnsi="Times New Roman" w:cs="Times New Roman"/>
                  <w:lang w:eastAsia="zh-CN" w:bidi="ar"/>
                </w:rPr>
                <w:t>High, Normal and Low</w:t>
              </w:r>
            </w:ins>
          </w:p>
        </w:tc>
        <w:tc>
          <w:tcPr>
            <w:tcW w:w="1846" w:type="dxa"/>
            <w:tcBorders>
              <w:tl2br w:val="nil"/>
              <w:tr2bl w:val="nil"/>
            </w:tcBorders>
            <w:vAlign w:val="center"/>
            <w:tcPrChange w:id="3606" w:author="User" w:date="2026-01-23T19:22:00Z">
              <w:tcPr>
                <w:tcW w:w="1846" w:type="dxa"/>
                <w:gridSpan w:val="2"/>
                <w:tcBorders>
                  <w:tl2br w:val="nil"/>
                  <w:tr2bl w:val="nil"/>
                </w:tcBorders>
                <w:vAlign w:val="center"/>
              </w:tcPr>
            </w:tcPrChange>
          </w:tcPr>
          <w:p w14:paraId="08764F96" w14:textId="77777777" w:rsidR="0021585A" w:rsidRPr="000C54C6" w:rsidRDefault="0021585A">
            <w:pPr>
              <w:widowControl/>
              <w:jc w:val="center"/>
              <w:rPr>
                <w:ins w:id="3607" w:author="User" w:date="2026-01-07T16:44:00Z"/>
                <w:rFonts w:ascii="Times New Roman" w:eastAsia="SimSun" w:hAnsi="Times New Roman" w:cs="Times New Roman"/>
                <w:lang w:eastAsia="zh-CN" w:bidi="ar"/>
              </w:rPr>
            </w:pPr>
          </w:p>
        </w:tc>
        <w:tc>
          <w:tcPr>
            <w:tcW w:w="2719" w:type="dxa"/>
            <w:gridSpan w:val="2"/>
            <w:tcBorders>
              <w:tl2br w:val="nil"/>
              <w:tr2bl w:val="nil"/>
            </w:tcBorders>
            <w:vAlign w:val="center"/>
            <w:tcPrChange w:id="3608" w:author="User" w:date="2026-01-23T19:22:00Z">
              <w:tcPr>
                <w:tcW w:w="2747" w:type="dxa"/>
                <w:gridSpan w:val="3"/>
                <w:tcBorders>
                  <w:tl2br w:val="nil"/>
                  <w:tr2bl w:val="nil"/>
                </w:tcBorders>
                <w:vAlign w:val="center"/>
              </w:tcPr>
            </w:tcPrChange>
          </w:tcPr>
          <w:p w14:paraId="3DD7DDBF" w14:textId="77777777" w:rsidR="0021585A" w:rsidRPr="000C54C6" w:rsidRDefault="0021585A">
            <w:pPr>
              <w:widowControl/>
              <w:rPr>
                <w:ins w:id="3609" w:author="User" w:date="2026-01-07T16:44:00Z"/>
                <w:rFonts w:ascii="Times New Roman" w:eastAsia="SimSun" w:hAnsi="Times New Roman" w:cs="Times New Roman"/>
                <w:lang w:eastAsia="zh-CN" w:bidi="ar"/>
              </w:rPr>
            </w:pPr>
          </w:p>
        </w:tc>
      </w:tr>
      <w:tr w:rsidR="0021585A" w:rsidRPr="000C54C6" w14:paraId="26BC6E43" w14:textId="77777777" w:rsidTr="00677082">
        <w:trPr>
          <w:ins w:id="3610" w:author="User" w:date="2026-01-07T16:45:00Z"/>
        </w:trPr>
        <w:tc>
          <w:tcPr>
            <w:tcW w:w="1514" w:type="dxa"/>
            <w:tcBorders>
              <w:tl2br w:val="nil"/>
              <w:tr2bl w:val="nil"/>
            </w:tcBorders>
            <w:vAlign w:val="center"/>
            <w:tcPrChange w:id="3611" w:author="User" w:date="2026-01-23T19:22:00Z">
              <w:tcPr>
                <w:tcW w:w="1514" w:type="dxa"/>
                <w:tcBorders>
                  <w:tl2br w:val="nil"/>
                  <w:tr2bl w:val="nil"/>
                </w:tcBorders>
                <w:vAlign w:val="center"/>
              </w:tcPr>
            </w:tcPrChange>
          </w:tcPr>
          <w:p w14:paraId="709F7E4B" w14:textId="77777777" w:rsidR="0021585A" w:rsidRPr="000C54C6" w:rsidRDefault="00AC756C">
            <w:pPr>
              <w:widowControl/>
              <w:jc w:val="center"/>
              <w:rPr>
                <w:ins w:id="3612" w:author="User" w:date="2026-01-07T16:45:00Z"/>
                <w:rStyle w:val="Strong"/>
                <w:rFonts w:ascii="Times New Roman" w:eastAsia="SimSun" w:hAnsi="Times New Roman" w:cs="Times New Roman"/>
                <w:b w:val="0"/>
                <w:bCs w:val="0"/>
                <w:lang w:eastAsia="zh-CN" w:bidi="ar"/>
              </w:rPr>
            </w:pPr>
            <w:ins w:id="3613" w:author="User" w:date="2026-01-07T16:45:00Z">
              <w:r w:rsidRPr="000C54C6">
                <w:rPr>
                  <w:rStyle w:val="Strong"/>
                  <w:rFonts w:ascii="Times New Roman" w:eastAsia="SimSun" w:hAnsi="Times New Roman" w:cs="Times New Roman"/>
                  <w:b w:val="0"/>
                  <w:bCs w:val="0"/>
                  <w:lang w:eastAsia="zh-CN" w:bidi="ar"/>
                </w:rPr>
                <w:t>D</w:t>
              </w:r>
            </w:ins>
            <w:ins w:id="3614" w:author="User" w:date="2026-01-21T18:15:00Z">
              <w:r w:rsidRPr="000C54C6">
                <w:rPr>
                  <w:rStyle w:val="Strong"/>
                  <w:rFonts w:ascii="Times New Roman" w:eastAsia="SimSun" w:hAnsi="Times New Roman" w:cs="Times New Roman"/>
                  <w:b w:val="0"/>
                  <w:bCs w:val="0"/>
                  <w:lang w:eastAsia="zh-CN" w:bidi="ar"/>
                </w:rPr>
                <w:t xml:space="preserve">elivery </w:t>
              </w:r>
            </w:ins>
            <w:ins w:id="3615" w:author="User" w:date="2026-01-07T16:45:00Z">
              <w:r w:rsidR="0021585A" w:rsidRPr="000C54C6">
                <w:rPr>
                  <w:rStyle w:val="Strong"/>
                  <w:rFonts w:ascii="Times New Roman" w:eastAsia="SimSun" w:hAnsi="Times New Roman" w:cs="Times New Roman"/>
                  <w:b w:val="0"/>
                  <w:bCs w:val="0"/>
                  <w:lang w:eastAsia="zh-CN" w:bidi="ar"/>
                </w:rPr>
                <w:t>summary note</w:t>
              </w:r>
            </w:ins>
          </w:p>
        </w:tc>
        <w:tc>
          <w:tcPr>
            <w:tcW w:w="1298" w:type="dxa"/>
            <w:tcBorders>
              <w:tl2br w:val="nil"/>
              <w:tr2bl w:val="nil"/>
            </w:tcBorders>
            <w:vAlign w:val="center"/>
            <w:tcPrChange w:id="3616" w:author="User" w:date="2026-01-23T19:22:00Z">
              <w:tcPr>
                <w:tcW w:w="1298" w:type="dxa"/>
                <w:tcBorders>
                  <w:tl2br w:val="nil"/>
                  <w:tr2bl w:val="nil"/>
                </w:tcBorders>
                <w:vAlign w:val="center"/>
              </w:tcPr>
            </w:tcPrChange>
          </w:tcPr>
          <w:p w14:paraId="31BCE7BA" w14:textId="77777777" w:rsidR="0021585A" w:rsidRPr="000C54C6" w:rsidRDefault="006C68E3">
            <w:pPr>
              <w:widowControl/>
              <w:jc w:val="center"/>
              <w:rPr>
                <w:ins w:id="3617" w:author="User" w:date="2026-01-07T16:45:00Z"/>
                <w:rFonts w:ascii="Times New Roman" w:eastAsia="SimSun" w:hAnsi="Times New Roman" w:cs="Times New Roman"/>
                <w:lang w:eastAsia="zh-CN" w:bidi="ar"/>
              </w:rPr>
            </w:pPr>
            <w:ins w:id="3618" w:author="User" w:date="2026-01-23T08:56:00Z">
              <w:r w:rsidRPr="000C54C6">
                <w:rPr>
                  <w:rFonts w:ascii="Times New Roman" w:eastAsia="SimSun" w:hAnsi="Times New Roman" w:cs="Times New Roman"/>
                  <w:lang w:eastAsia="zh-CN" w:bidi="ar"/>
                  <w:rPrChange w:id="3619" w:author="User" w:date="2026-02-02T18:38:00Z">
                    <w:rPr>
                      <w:b/>
                      <w:color w:val="000000" w:themeColor="text1"/>
                    </w:rPr>
                  </w:rPrChange>
                </w:rPr>
                <w:t>Long Text area field</w:t>
              </w:r>
            </w:ins>
          </w:p>
        </w:tc>
        <w:tc>
          <w:tcPr>
            <w:tcW w:w="1443" w:type="dxa"/>
            <w:tcBorders>
              <w:tl2br w:val="nil"/>
              <w:tr2bl w:val="nil"/>
            </w:tcBorders>
            <w:vAlign w:val="center"/>
            <w:tcPrChange w:id="3620" w:author="User" w:date="2026-01-23T19:22:00Z">
              <w:tcPr>
                <w:tcW w:w="1443" w:type="dxa"/>
                <w:gridSpan w:val="2"/>
                <w:tcBorders>
                  <w:tl2br w:val="nil"/>
                  <w:tr2bl w:val="nil"/>
                </w:tcBorders>
                <w:vAlign w:val="center"/>
              </w:tcPr>
            </w:tcPrChange>
          </w:tcPr>
          <w:p w14:paraId="37129460" w14:textId="77777777" w:rsidR="0021585A" w:rsidRPr="000C54C6" w:rsidRDefault="0021585A">
            <w:pPr>
              <w:widowControl/>
              <w:jc w:val="center"/>
              <w:rPr>
                <w:ins w:id="3621" w:author="User" w:date="2026-01-07T16:45:00Z"/>
                <w:rFonts w:ascii="Times New Roman" w:eastAsia="SimSun" w:hAnsi="Times New Roman" w:cs="Times New Roman"/>
                <w:lang w:eastAsia="zh-CN" w:bidi="ar"/>
              </w:rPr>
            </w:pPr>
          </w:p>
        </w:tc>
        <w:tc>
          <w:tcPr>
            <w:tcW w:w="1846" w:type="dxa"/>
            <w:tcBorders>
              <w:tl2br w:val="nil"/>
              <w:tr2bl w:val="nil"/>
            </w:tcBorders>
            <w:vAlign w:val="center"/>
            <w:tcPrChange w:id="3622" w:author="User" w:date="2026-01-23T19:22:00Z">
              <w:tcPr>
                <w:tcW w:w="1846" w:type="dxa"/>
                <w:gridSpan w:val="2"/>
                <w:tcBorders>
                  <w:tl2br w:val="nil"/>
                  <w:tr2bl w:val="nil"/>
                </w:tcBorders>
                <w:vAlign w:val="center"/>
              </w:tcPr>
            </w:tcPrChange>
          </w:tcPr>
          <w:p w14:paraId="5ED2FD7E" w14:textId="77777777" w:rsidR="0021585A" w:rsidRPr="000C54C6" w:rsidRDefault="0021585A">
            <w:pPr>
              <w:widowControl/>
              <w:jc w:val="center"/>
              <w:rPr>
                <w:ins w:id="3623" w:author="User" w:date="2026-01-07T16:45:00Z"/>
                <w:rFonts w:ascii="Times New Roman" w:eastAsia="SimSun" w:hAnsi="Times New Roman" w:cs="Times New Roman"/>
                <w:lang w:eastAsia="zh-CN" w:bidi="ar"/>
              </w:rPr>
            </w:pPr>
          </w:p>
        </w:tc>
        <w:tc>
          <w:tcPr>
            <w:tcW w:w="2719" w:type="dxa"/>
            <w:gridSpan w:val="2"/>
            <w:tcBorders>
              <w:tl2br w:val="nil"/>
              <w:tr2bl w:val="nil"/>
            </w:tcBorders>
            <w:vAlign w:val="center"/>
            <w:tcPrChange w:id="3624" w:author="User" w:date="2026-01-23T19:22:00Z">
              <w:tcPr>
                <w:tcW w:w="2747" w:type="dxa"/>
                <w:gridSpan w:val="3"/>
                <w:tcBorders>
                  <w:tl2br w:val="nil"/>
                  <w:tr2bl w:val="nil"/>
                </w:tcBorders>
                <w:vAlign w:val="center"/>
              </w:tcPr>
            </w:tcPrChange>
          </w:tcPr>
          <w:p w14:paraId="5F53A3B6" w14:textId="77777777" w:rsidR="0021585A" w:rsidRPr="000C54C6" w:rsidRDefault="0021585A">
            <w:pPr>
              <w:widowControl/>
              <w:rPr>
                <w:ins w:id="3625" w:author="User" w:date="2026-01-07T16:45:00Z"/>
                <w:rFonts w:ascii="Times New Roman" w:eastAsia="SimSun" w:hAnsi="Times New Roman" w:cs="Times New Roman"/>
                <w:lang w:eastAsia="zh-CN" w:bidi="ar"/>
              </w:rPr>
            </w:pPr>
          </w:p>
        </w:tc>
      </w:tr>
    </w:tbl>
    <w:p w14:paraId="25DEBE75" w14:textId="77777777" w:rsidR="008A0411" w:rsidRPr="000C54C6" w:rsidRDefault="008A0411">
      <w:pPr>
        <w:pStyle w:val="ListParagraph"/>
        <w:tabs>
          <w:tab w:val="left" w:pos="653"/>
        </w:tabs>
        <w:spacing w:before="4"/>
        <w:ind w:left="0" w:firstLine="0"/>
        <w:jc w:val="both"/>
        <w:rPr>
          <w:rFonts w:ascii="Times New Roman" w:eastAsia="SimSun" w:hAnsi="Times New Roman" w:cs="Times New Roman"/>
          <w:b/>
          <w:bCs/>
          <w:color w:val="EE0000"/>
        </w:rPr>
      </w:pPr>
    </w:p>
    <w:p w14:paraId="6D3D583B" w14:textId="77777777" w:rsidR="001B224F" w:rsidRPr="000C54C6" w:rsidDel="0021585A" w:rsidRDefault="009F1075">
      <w:pPr>
        <w:pStyle w:val="NormalWeb"/>
        <w:numPr>
          <w:ilvl w:val="0"/>
          <w:numId w:val="61"/>
        </w:numPr>
        <w:tabs>
          <w:tab w:val="left" w:pos="420"/>
        </w:tabs>
        <w:rPr>
          <w:del w:id="3626" w:author="User" w:date="2026-01-07T16:45:00Z"/>
          <w:color w:val="000000" w:themeColor="text1"/>
          <w:sz w:val="22"/>
          <w:szCs w:val="22"/>
          <w:rPrChange w:id="3627" w:author="User" w:date="2026-02-02T18:38:00Z">
            <w:rPr>
              <w:del w:id="3628" w:author="User" w:date="2026-01-07T16:45:00Z"/>
              <w:b/>
              <w:color w:val="FF0000"/>
              <w:sz w:val="22"/>
              <w:szCs w:val="22"/>
            </w:rPr>
          </w:rPrChange>
        </w:rPr>
        <w:pPrChange w:id="3629" w:author="User" w:date="2026-01-23T08:56:00Z">
          <w:pPr>
            <w:pStyle w:val="NormalWeb"/>
            <w:tabs>
              <w:tab w:val="left" w:pos="420"/>
            </w:tabs>
          </w:pPr>
        </w:pPrChange>
      </w:pPr>
      <w:del w:id="3630" w:author="User" w:date="2026-01-07T16:44:00Z">
        <w:r w:rsidRPr="000C54C6" w:rsidDel="0021585A">
          <w:rPr>
            <w:rStyle w:val="CommentReference"/>
            <w:color w:val="000000" w:themeColor="text1"/>
            <w:sz w:val="22"/>
            <w:szCs w:val="22"/>
            <w:rPrChange w:id="3631" w:author="User" w:date="2026-02-02T18:38:00Z">
              <w:rPr>
                <w:rStyle w:val="CommentReference"/>
                <w:b/>
                <w:color w:val="FF0000"/>
                <w:sz w:val="22"/>
                <w:szCs w:val="22"/>
              </w:rPr>
            </w:rPrChange>
          </w:rPr>
          <w:commentReference w:id="3632"/>
        </w:r>
        <w:r w:rsidR="001B224F" w:rsidRPr="000C54C6" w:rsidDel="0021585A">
          <w:rPr>
            <w:color w:val="000000" w:themeColor="text1"/>
            <w:rPrChange w:id="3633" w:author="User" w:date="2026-02-02T18:38:00Z">
              <w:rPr>
                <w:b/>
                <w:color w:val="FF0000"/>
              </w:rPr>
            </w:rPrChange>
          </w:rPr>
          <w:br/>
        </w:r>
        <w:r w:rsidR="001B224F" w:rsidRPr="000C54C6" w:rsidDel="0021585A">
          <w:rPr>
            <w:color w:val="000000" w:themeColor="text1"/>
            <w:rPrChange w:id="3634" w:author="User" w:date="2026-02-02T18:38:00Z">
              <w:rPr>
                <w:b/>
                <w:color w:val="FF0000"/>
              </w:rPr>
            </w:rPrChange>
          </w:rPr>
          <w:br/>
        </w:r>
        <w:r w:rsidR="001B224F" w:rsidRPr="000C54C6" w:rsidDel="0021585A">
          <w:rPr>
            <w:color w:val="000000" w:themeColor="text1"/>
            <w:rPrChange w:id="3635" w:author="User" w:date="2026-02-02T18:38:00Z">
              <w:rPr>
                <w:b/>
                <w:color w:val="7030A0"/>
              </w:rPr>
            </w:rPrChange>
          </w:rPr>
          <w:delText xml:space="preserve">We need to provide the delivery instructions to the driver in that special field </w:delText>
        </w:r>
        <w:r w:rsidR="001B224F" w:rsidRPr="000C54C6" w:rsidDel="0021585A">
          <w:rPr>
            <w:color w:val="000000" w:themeColor="text1"/>
            <w:rPrChange w:id="3636" w:author="User" w:date="2026-02-02T18:38:00Z">
              <w:rPr>
                <w:b/>
                <w:color w:val="7030A0"/>
              </w:rPr>
            </w:rPrChange>
          </w:rPr>
          <w:br/>
          <w:delText>there the to be mentioned</w:delText>
        </w:r>
      </w:del>
      <w:del w:id="3637" w:author="User" w:date="2026-01-07T16:45:00Z">
        <w:r w:rsidR="00EA7FEE" w:rsidRPr="000C54C6" w:rsidDel="0021585A">
          <w:rPr>
            <w:rStyle w:val="CommentReference"/>
            <w:color w:val="000000" w:themeColor="text1"/>
            <w:sz w:val="22"/>
            <w:szCs w:val="22"/>
            <w:rPrChange w:id="3638" w:author="User" w:date="2026-02-02T18:38:00Z">
              <w:rPr>
                <w:rStyle w:val="CommentReference"/>
                <w:b/>
                <w:color w:val="FF0000"/>
                <w:sz w:val="22"/>
                <w:szCs w:val="22"/>
              </w:rPr>
            </w:rPrChange>
          </w:rPr>
          <w:commentReference w:id="3639"/>
        </w:r>
      </w:del>
    </w:p>
    <w:p w14:paraId="656EC572" w14:textId="77777777" w:rsidR="00D53508" w:rsidRPr="000C54C6" w:rsidRDefault="001B224F">
      <w:pPr>
        <w:pStyle w:val="ListParagraph"/>
        <w:tabs>
          <w:tab w:val="left" w:pos="653"/>
        </w:tabs>
        <w:spacing w:before="4"/>
        <w:ind w:left="0" w:firstLine="0"/>
        <w:jc w:val="both"/>
        <w:rPr>
          <w:rFonts w:ascii="Times New Roman" w:eastAsia="SimSun" w:hAnsi="Times New Roman" w:cs="Times New Roman"/>
          <w:b/>
          <w:bCs/>
          <w:color w:val="44546A" w:themeColor="text2"/>
          <w:sz w:val="24"/>
          <w:szCs w:val="24"/>
        </w:rPr>
      </w:pPr>
      <w:del w:id="3640" w:author="User" w:date="2026-01-07T16:45:00Z">
        <w:r w:rsidRPr="000C54C6" w:rsidDel="0021585A">
          <w:rPr>
            <w:rFonts w:ascii="Times New Roman" w:hAnsi="Times New Roman" w:cs="Times New Roman"/>
            <w:color w:val="000000" w:themeColor="text1"/>
            <w:rPrChange w:id="3641" w:author="User" w:date="2026-02-02T18:38:00Z">
              <w:rPr>
                <w:b/>
                <w:color w:val="7030A0"/>
              </w:rPr>
            </w:rPrChange>
          </w:rPr>
          <w:delText>These fields are required</w:delText>
        </w:r>
      </w:del>
      <w:del w:id="3642" w:author="User" w:date="2026-01-23T08:57:00Z">
        <w:r w:rsidR="00EA7FEE" w:rsidRPr="000C54C6" w:rsidDel="006C68E3">
          <w:rPr>
            <w:rStyle w:val="CommentReference"/>
            <w:rFonts w:ascii="Times New Roman" w:hAnsi="Times New Roman" w:cs="Times New Roman"/>
            <w:color w:val="000000" w:themeColor="text1"/>
            <w:sz w:val="22"/>
            <w:szCs w:val="22"/>
            <w:rPrChange w:id="3643" w:author="User" w:date="2026-02-02T18:38:00Z">
              <w:rPr>
                <w:rStyle w:val="CommentReference"/>
                <w:b/>
                <w:color w:val="FF0000"/>
                <w:sz w:val="22"/>
                <w:szCs w:val="22"/>
              </w:rPr>
            </w:rPrChange>
          </w:rPr>
          <w:commentReference w:id="3644"/>
        </w:r>
      </w:del>
      <w:del w:id="3645" w:author="User" w:date="2026-01-07T16:46:00Z">
        <w:r w:rsidRPr="000C54C6" w:rsidDel="0021585A">
          <w:rPr>
            <w:rFonts w:ascii="Times New Roman" w:hAnsi="Times New Roman" w:cs="Times New Roman"/>
            <w:color w:val="000000" w:themeColor="text1"/>
            <w:rPrChange w:id="3646" w:author="User" w:date="2026-02-02T18:38:00Z">
              <w:rPr>
                <w:b/>
                <w:color w:val="FF0000"/>
              </w:rPr>
            </w:rPrChange>
          </w:rPr>
          <w:br/>
        </w:r>
        <w:r w:rsidRPr="000C54C6" w:rsidDel="0021585A">
          <w:rPr>
            <w:rFonts w:ascii="Times New Roman" w:hAnsi="Times New Roman" w:cs="Times New Roman"/>
            <w:color w:val="000000" w:themeColor="text1"/>
            <w:rPrChange w:id="3647" w:author="User" w:date="2026-02-02T18:38:00Z">
              <w:rPr>
                <w:b/>
                <w:color w:val="FF0000"/>
              </w:rPr>
            </w:rPrChange>
          </w:rPr>
          <w:br/>
        </w:r>
      </w:del>
      <w:del w:id="3648" w:author="User" w:date="2026-01-23T08:57:00Z">
        <w:r w:rsidRPr="000C54C6" w:rsidDel="006C68E3">
          <w:rPr>
            <w:rFonts w:ascii="Times New Roman" w:hAnsi="Times New Roman" w:cs="Times New Roman"/>
            <w:color w:val="000000" w:themeColor="text1"/>
            <w:rPrChange w:id="3649" w:author="User" w:date="2026-02-02T18:38:00Z">
              <w:rPr>
                <w:b/>
                <w:color w:val="7030A0"/>
              </w:rPr>
            </w:rPrChange>
          </w:rPr>
          <w:delText xml:space="preserve">Standard printable view </w:delText>
        </w:r>
        <w:r w:rsidR="002D77EB" w:rsidRPr="000C54C6" w:rsidDel="006C68E3">
          <w:rPr>
            <w:rFonts w:ascii="Times New Roman" w:hAnsi="Times New Roman" w:cs="Times New Roman"/>
            <w:color w:val="000000" w:themeColor="text1"/>
            <w:rPrChange w:id="3650" w:author="User" w:date="2026-02-02T18:38:00Z">
              <w:rPr>
                <w:b/>
                <w:color w:val="7030A0"/>
              </w:rPr>
            </w:rPrChange>
          </w:rPr>
          <w:delText>button is fine</w:delText>
        </w:r>
      </w:del>
    </w:p>
    <w:p w14:paraId="6599838C" w14:textId="07DF40FC" w:rsidR="008A0411" w:rsidRPr="000C54C6" w:rsidRDefault="0026591D">
      <w:pPr>
        <w:pStyle w:val="Heading3"/>
        <w:widowControl/>
        <w:numPr>
          <w:ilvl w:val="0"/>
          <w:numId w:val="37"/>
        </w:numPr>
        <w:ind w:left="359"/>
        <w:rPr>
          <w:rFonts w:ascii="Times New Roman" w:hAnsi="Times New Roman" w:cs="Times New Roman"/>
          <w:rPrChange w:id="3651" w:author="User" w:date="2026-02-02T18:38:00Z">
            <w:rPr/>
          </w:rPrChange>
        </w:rPr>
      </w:pPr>
      <w:r w:rsidRPr="000C54C6">
        <w:rPr>
          <w:rStyle w:val="Strong"/>
          <w:rFonts w:ascii="Times New Roman" w:hAnsi="Times New Roman" w:cs="Times New Roman"/>
          <w:b/>
          <w:bCs/>
          <w:color w:val="44546A" w:themeColor="text2"/>
        </w:rPr>
        <w:t>Functional Flow</w:t>
      </w:r>
      <w:ins w:id="3652" w:author="User" w:date="2026-02-02T18:41:00Z">
        <w:r w:rsidR="000C54C6">
          <w:rPr>
            <w:rStyle w:val="Strong"/>
            <w:rFonts w:ascii="Times New Roman" w:hAnsi="Times New Roman" w:cs="Times New Roman"/>
            <w:b/>
            <w:bCs/>
            <w:color w:val="44546A" w:themeColor="text2"/>
          </w:rPr>
          <w:t>s</w:t>
        </w:r>
      </w:ins>
    </w:p>
    <w:p w14:paraId="4D588998" w14:textId="77777777" w:rsidR="008A0411" w:rsidRPr="000C54C6" w:rsidRDefault="0026591D">
      <w:pPr>
        <w:pStyle w:val="NormalWeb"/>
        <w:numPr>
          <w:ilvl w:val="0"/>
          <w:numId w:val="38"/>
        </w:numPr>
        <w:jc w:val="both"/>
        <w:rPr>
          <w:b/>
          <w:bCs/>
          <w:sz w:val="22"/>
          <w:szCs w:val="22"/>
        </w:rPr>
      </w:pPr>
      <w:r w:rsidRPr="000C54C6">
        <w:rPr>
          <w:rStyle w:val="Strong"/>
          <w:sz w:val="22"/>
          <w:szCs w:val="22"/>
        </w:rPr>
        <w:t>Creation of Delivery Plan</w:t>
      </w:r>
    </w:p>
    <w:p w14:paraId="58A37019" w14:textId="77777777" w:rsidR="0021585A" w:rsidRPr="000C54C6" w:rsidRDefault="0021585A">
      <w:pPr>
        <w:pStyle w:val="NormalWeb"/>
        <w:numPr>
          <w:ilvl w:val="0"/>
          <w:numId w:val="39"/>
        </w:numPr>
        <w:jc w:val="both"/>
        <w:rPr>
          <w:ins w:id="3653" w:author="User" w:date="2026-01-07T16:43:00Z"/>
          <w:sz w:val="22"/>
          <w:szCs w:val="22"/>
        </w:rPr>
      </w:pPr>
      <w:ins w:id="3654" w:author="User" w:date="2026-01-07T16:43:00Z">
        <w:r w:rsidRPr="000C54C6">
          <w:rPr>
            <w:sz w:val="22"/>
            <w:szCs w:val="22"/>
          </w:rPr>
          <w:t>Delivery plan will be created by coordinator</w:t>
        </w:r>
      </w:ins>
    </w:p>
    <w:p w14:paraId="11104DCB" w14:textId="77777777" w:rsidR="008A0411" w:rsidRPr="000C54C6" w:rsidRDefault="0026591D">
      <w:pPr>
        <w:pStyle w:val="NormalWeb"/>
        <w:numPr>
          <w:ilvl w:val="0"/>
          <w:numId w:val="39"/>
        </w:numPr>
        <w:jc w:val="both"/>
        <w:rPr>
          <w:sz w:val="22"/>
          <w:szCs w:val="22"/>
        </w:rPr>
      </w:pPr>
      <w:r w:rsidRPr="000C54C6">
        <w:rPr>
          <w:sz w:val="22"/>
          <w:szCs w:val="22"/>
        </w:rPr>
        <w:t xml:space="preserve">Delivery Group will be renamed as </w:t>
      </w:r>
      <w:r w:rsidRPr="000C54C6">
        <w:rPr>
          <w:rStyle w:val="Strong"/>
          <w:b w:val="0"/>
          <w:bCs w:val="0"/>
          <w:sz w:val="22"/>
          <w:szCs w:val="22"/>
        </w:rPr>
        <w:t>Delivery Plan</w:t>
      </w:r>
      <w:r w:rsidRPr="000C54C6">
        <w:rPr>
          <w:sz w:val="22"/>
          <w:szCs w:val="22"/>
        </w:rPr>
        <w:t xml:space="preserve"> in Salesforce.</w:t>
      </w:r>
    </w:p>
    <w:p w14:paraId="39852F00" w14:textId="77777777" w:rsidR="008A0411" w:rsidRPr="000C54C6" w:rsidRDefault="0026591D">
      <w:pPr>
        <w:pStyle w:val="NormalWeb"/>
        <w:numPr>
          <w:ilvl w:val="0"/>
          <w:numId w:val="39"/>
        </w:numPr>
        <w:jc w:val="both"/>
        <w:rPr>
          <w:sz w:val="22"/>
          <w:szCs w:val="22"/>
        </w:rPr>
      </w:pPr>
      <w:r w:rsidRPr="000C54C6">
        <w:rPr>
          <w:sz w:val="22"/>
          <w:szCs w:val="22"/>
        </w:rPr>
        <w:t xml:space="preserve">Provision to create Delivery Plan records </w:t>
      </w:r>
      <w:r w:rsidRPr="000C54C6">
        <w:rPr>
          <w:rStyle w:val="Strong"/>
          <w:b w:val="0"/>
          <w:bCs w:val="0"/>
          <w:sz w:val="22"/>
          <w:szCs w:val="22"/>
        </w:rPr>
        <w:t>under Standard Sales Order</w:t>
      </w:r>
      <w:r w:rsidRPr="000C54C6">
        <w:rPr>
          <w:sz w:val="22"/>
          <w:szCs w:val="22"/>
        </w:rPr>
        <w:t>.</w:t>
      </w:r>
    </w:p>
    <w:p w14:paraId="4568ED10" w14:textId="77777777" w:rsidR="008A0411" w:rsidRPr="000C54C6" w:rsidRDefault="0026591D">
      <w:pPr>
        <w:pStyle w:val="NormalWeb"/>
        <w:numPr>
          <w:ilvl w:val="0"/>
          <w:numId w:val="39"/>
        </w:numPr>
        <w:jc w:val="both"/>
        <w:rPr>
          <w:ins w:id="3655" w:author="User" w:date="2026-01-23T08:57:00Z"/>
          <w:sz w:val="22"/>
          <w:szCs w:val="22"/>
        </w:rPr>
      </w:pPr>
      <w:r w:rsidRPr="000C54C6">
        <w:rPr>
          <w:sz w:val="22"/>
          <w:szCs w:val="22"/>
        </w:rPr>
        <w:t xml:space="preserve">Each Delivery Plan can contain </w:t>
      </w:r>
      <w:r w:rsidRPr="000C54C6">
        <w:rPr>
          <w:rStyle w:val="Strong"/>
          <w:b w:val="0"/>
          <w:bCs w:val="0"/>
          <w:sz w:val="22"/>
          <w:szCs w:val="22"/>
        </w:rPr>
        <w:t>multiple line items</w:t>
      </w:r>
      <w:r w:rsidRPr="000C54C6">
        <w:rPr>
          <w:sz w:val="22"/>
          <w:szCs w:val="22"/>
        </w:rPr>
        <w:t xml:space="preserve"> that are selected from the linked Sales Order.</w:t>
      </w:r>
    </w:p>
    <w:p w14:paraId="655B6563" w14:textId="77777777" w:rsidR="006C68E3" w:rsidRPr="000C54C6" w:rsidRDefault="006C68E3" w:rsidP="006C68E3">
      <w:pPr>
        <w:pStyle w:val="NormalWeb"/>
        <w:numPr>
          <w:ilvl w:val="0"/>
          <w:numId w:val="39"/>
        </w:numPr>
        <w:rPr>
          <w:ins w:id="3656" w:author="User" w:date="2026-01-23T08:57:00Z"/>
          <w:color w:val="000000" w:themeColor="text1"/>
          <w:sz w:val="22"/>
          <w:szCs w:val="22"/>
        </w:rPr>
      </w:pPr>
      <w:ins w:id="3657" w:author="User" w:date="2026-01-23T08:57:00Z">
        <w:r w:rsidRPr="000C54C6">
          <w:rPr>
            <w:color w:val="000000" w:themeColor="text1"/>
            <w:sz w:val="22"/>
            <w:szCs w:val="22"/>
          </w:rPr>
          <w:t>Remarks field from order to delivery plan will be carried</w:t>
        </w:r>
      </w:ins>
    </w:p>
    <w:p w14:paraId="7E4D7A5A" w14:textId="682AA691" w:rsidR="006C68E3" w:rsidRPr="000C54C6" w:rsidRDefault="006C68E3">
      <w:pPr>
        <w:pStyle w:val="NormalWeb"/>
        <w:numPr>
          <w:ilvl w:val="0"/>
          <w:numId w:val="39"/>
        </w:numPr>
        <w:rPr>
          <w:rStyle w:val="Strong"/>
          <w:b w:val="0"/>
          <w:bCs w:val="0"/>
          <w:color w:val="000000" w:themeColor="text1"/>
          <w:sz w:val="22"/>
          <w:szCs w:val="22"/>
          <w:rPrChange w:id="3658" w:author="User" w:date="2026-02-02T18:38:00Z">
            <w:rPr>
              <w:rStyle w:val="Strong"/>
              <w:b w:val="0"/>
              <w:bCs w:val="0"/>
              <w:sz w:val="22"/>
              <w:szCs w:val="22"/>
            </w:rPr>
          </w:rPrChange>
        </w:rPr>
        <w:pPrChange w:id="3659" w:author="User" w:date="2026-01-23T08:57:00Z">
          <w:pPr>
            <w:pStyle w:val="NormalWeb"/>
            <w:numPr>
              <w:numId w:val="39"/>
            </w:numPr>
            <w:tabs>
              <w:tab w:val="left" w:pos="420"/>
            </w:tabs>
            <w:ind w:left="420" w:hanging="420"/>
            <w:jc w:val="both"/>
          </w:pPr>
        </w:pPrChange>
      </w:pPr>
      <w:ins w:id="3660" w:author="User" w:date="2026-01-23T08:57:00Z">
        <w:r w:rsidRPr="000C54C6">
          <w:rPr>
            <w:color w:val="000000" w:themeColor="text1"/>
            <w:sz w:val="22"/>
            <w:szCs w:val="22"/>
          </w:rPr>
          <w:t xml:space="preserve">Standard printable view button will be provided </w:t>
        </w:r>
      </w:ins>
    </w:p>
    <w:p w14:paraId="7D5BC467" w14:textId="77777777" w:rsidR="008A0411" w:rsidRPr="000C54C6" w:rsidRDefault="0026591D">
      <w:pPr>
        <w:pStyle w:val="NormalWeb"/>
        <w:numPr>
          <w:ilvl w:val="0"/>
          <w:numId w:val="38"/>
        </w:numPr>
        <w:jc w:val="both"/>
        <w:rPr>
          <w:b/>
          <w:bCs/>
          <w:sz w:val="22"/>
          <w:szCs w:val="22"/>
        </w:rPr>
      </w:pPr>
      <w:r w:rsidRPr="000C54C6">
        <w:rPr>
          <w:b/>
          <w:bCs/>
          <w:sz w:val="22"/>
          <w:szCs w:val="22"/>
        </w:rPr>
        <w:t xml:space="preserve">Each line item specifies the </w:t>
      </w:r>
      <w:r w:rsidRPr="000C54C6">
        <w:rPr>
          <w:rStyle w:val="Strong"/>
          <w:sz w:val="22"/>
          <w:szCs w:val="22"/>
        </w:rPr>
        <w:t>product, quantity, and expected delivery date</w:t>
      </w:r>
      <w:r w:rsidRPr="000C54C6">
        <w:rPr>
          <w:b/>
          <w:bCs/>
          <w:sz w:val="22"/>
          <w:szCs w:val="22"/>
        </w:rPr>
        <w:t>.</w:t>
      </w:r>
    </w:p>
    <w:p w14:paraId="448AB168" w14:textId="77777777" w:rsidR="008A0411" w:rsidRPr="000C54C6" w:rsidRDefault="0026591D">
      <w:pPr>
        <w:pStyle w:val="NormalWeb"/>
        <w:numPr>
          <w:ilvl w:val="0"/>
          <w:numId w:val="40"/>
        </w:numPr>
        <w:jc w:val="both"/>
        <w:rPr>
          <w:sz w:val="22"/>
          <w:szCs w:val="22"/>
        </w:rPr>
      </w:pPr>
      <w:r w:rsidRPr="000C54C6">
        <w:rPr>
          <w:sz w:val="22"/>
          <w:szCs w:val="22"/>
        </w:rPr>
        <w:t>Quantity field must be entered for each item.</w:t>
      </w:r>
      <w:r w:rsidR="005B6297" w:rsidRPr="000C54C6">
        <w:rPr>
          <w:sz w:val="22"/>
          <w:szCs w:val="22"/>
        </w:rPr>
        <w:t xml:space="preserve"> </w:t>
      </w:r>
    </w:p>
    <w:p w14:paraId="17C4C4B7" w14:textId="77777777" w:rsidR="008A0411" w:rsidRPr="000C54C6" w:rsidRDefault="0026591D">
      <w:pPr>
        <w:pStyle w:val="NormalWeb"/>
        <w:numPr>
          <w:ilvl w:val="0"/>
          <w:numId w:val="40"/>
        </w:numPr>
        <w:jc w:val="both"/>
        <w:rPr>
          <w:rStyle w:val="Emphasis"/>
          <w:i w:val="0"/>
          <w:iCs w:val="0"/>
          <w:color w:val="000000" w:themeColor="text1"/>
          <w:sz w:val="22"/>
          <w:szCs w:val="22"/>
        </w:rPr>
      </w:pPr>
      <w:r w:rsidRPr="000C54C6">
        <w:rPr>
          <w:color w:val="000000" w:themeColor="text1"/>
          <w:sz w:val="22"/>
          <w:szCs w:val="22"/>
          <w:rPrChange w:id="3661" w:author="User" w:date="2026-02-02T18:38:00Z">
            <w:rPr>
              <w:i/>
              <w:iCs/>
              <w:color w:val="000000" w:themeColor="text1"/>
              <w:sz w:val="22"/>
              <w:szCs w:val="22"/>
            </w:rPr>
          </w:rPrChange>
        </w:rPr>
        <w:t xml:space="preserve">The </w:t>
      </w:r>
      <w:r w:rsidRPr="000C54C6">
        <w:rPr>
          <w:rStyle w:val="Strong"/>
          <w:b w:val="0"/>
          <w:bCs w:val="0"/>
          <w:color w:val="000000" w:themeColor="text1"/>
          <w:sz w:val="22"/>
          <w:szCs w:val="22"/>
        </w:rPr>
        <w:t>Delivery Status</w:t>
      </w:r>
      <w:r w:rsidRPr="000C54C6">
        <w:rPr>
          <w:color w:val="000000" w:themeColor="text1"/>
          <w:sz w:val="22"/>
          <w:szCs w:val="22"/>
        </w:rPr>
        <w:t xml:space="preserve"> picklist will have stages like </w:t>
      </w:r>
      <w:r w:rsidRPr="000C54C6">
        <w:rPr>
          <w:rStyle w:val="Emphasis"/>
          <w:i w:val="0"/>
          <w:iCs w:val="0"/>
          <w:color w:val="000000" w:themeColor="text1"/>
          <w:sz w:val="22"/>
          <w:szCs w:val="22"/>
        </w:rPr>
        <w:t>Draft, Scheduled, In Transit, and Delivered.</w:t>
      </w:r>
    </w:p>
    <w:p w14:paraId="72BB6377" w14:textId="04E81F1E" w:rsidR="008A0411" w:rsidRPr="000C54C6" w:rsidDel="00536311" w:rsidRDefault="0026591D">
      <w:pPr>
        <w:pStyle w:val="NormalWeb"/>
        <w:numPr>
          <w:ilvl w:val="0"/>
          <w:numId w:val="40"/>
        </w:numPr>
        <w:jc w:val="both"/>
        <w:rPr>
          <w:del w:id="3662" w:author="User" w:date="2026-02-02T19:09:00Z"/>
          <w:sz w:val="22"/>
          <w:szCs w:val="22"/>
        </w:rPr>
        <w:pPrChange w:id="3663" w:author="User" w:date="2026-01-23T08:57:00Z">
          <w:pPr>
            <w:pStyle w:val="NormalWeb"/>
            <w:numPr>
              <w:numId w:val="41"/>
            </w:numPr>
            <w:tabs>
              <w:tab w:val="left" w:pos="420"/>
            </w:tabs>
            <w:ind w:left="420" w:hanging="420"/>
            <w:jc w:val="both"/>
          </w:pPr>
        </w:pPrChange>
      </w:pPr>
      <w:del w:id="3664" w:author="User" w:date="2026-02-02T19:09:00Z">
        <w:r w:rsidRPr="000C54C6" w:rsidDel="00536311">
          <w:delText>When the Delivery Plan is updated as “Delivered</w:delText>
        </w:r>
      </w:del>
      <w:del w:id="3665" w:author="User" w:date="2026-02-02T18:38:00Z">
        <w:r w:rsidRPr="000C54C6" w:rsidDel="000C54C6">
          <w:delText>,</w:delText>
        </w:r>
      </w:del>
      <w:del w:id="3666" w:author="User" w:date="2026-02-02T19:09:00Z">
        <w:r w:rsidRPr="000C54C6" w:rsidDel="00536311">
          <w:delText>” that update is automatically pushed to SAP.</w:delText>
        </w:r>
      </w:del>
    </w:p>
    <w:p w14:paraId="19E3B4E8" w14:textId="77777777" w:rsidR="008A0411" w:rsidRPr="000C54C6" w:rsidDel="006C68E3" w:rsidRDefault="0026591D">
      <w:pPr>
        <w:pStyle w:val="NormalWeb"/>
        <w:numPr>
          <w:ilvl w:val="0"/>
          <w:numId w:val="40"/>
        </w:numPr>
        <w:jc w:val="both"/>
        <w:rPr>
          <w:del w:id="3667" w:author="User" w:date="2026-01-23T08:58:00Z"/>
          <w:sz w:val="22"/>
          <w:szCs w:val="22"/>
          <w:rPrChange w:id="3668" w:author="User" w:date="2026-02-02T18:38:00Z">
            <w:rPr>
              <w:del w:id="3669" w:author="User" w:date="2026-01-23T08:58:00Z"/>
              <w:b/>
              <w:bCs/>
              <w:color w:val="000000" w:themeColor="text1"/>
            </w:rPr>
          </w:rPrChange>
        </w:rPr>
        <w:pPrChange w:id="3670" w:author="User" w:date="2026-01-23T08:57:00Z">
          <w:pPr>
            <w:pStyle w:val="NormalWeb"/>
            <w:tabs>
              <w:tab w:val="left" w:pos="420"/>
            </w:tabs>
            <w:ind w:left="420"/>
            <w:jc w:val="both"/>
          </w:pPr>
        </w:pPrChange>
      </w:pPr>
      <w:del w:id="3671" w:author="User" w:date="2026-01-23T08:58:00Z">
        <w:r w:rsidRPr="000C54C6" w:rsidDel="006C68E3">
          <w:rPr>
            <w:sz w:val="22"/>
            <w:szCs w:val="22"/>
            <w:rPrChange w:id="3672" w:author="User" w:date="2026-02-02T18:38:00Z">
              <w:rPr>
                <w:b/>
                <w:bCs/>
                <w:color w:val="000000" w:themeColor="text1"/>
              </w:rPr>
            </w:rPrChange>
          </w:rPr>
          <w:delText xml:space="preserve">Provision to get delivery status from SAP --&gt; How it works in SAP </w:delText>
        </w:r>
      </w:del>
    </w:p>
    <w:p w14:paraId="4F9FF8AE" w14:textId="1BF2FE14" w:rsidR="008A0411" w:rsidRPr="000C54C6" w:rsidDel="00536311" w:rsidRDefault="0026591D">
      <w:pPr>
        <w:pStyle w:val="NormalWeb"/>
        <w:numPr>
          <w:ilvl w:val="0"/>
          <w:numId w:val="40"/>
        </w:numPr>
        <w:jc w:val="both"/>
        <w:rPr>
          <w:del w:id="3673" w:author="User" w:date="2026-02-02T19:10:00Z"/>
          <w:sz w:val="22"/>
          <w:szCs w:val="22"/>
        </w:rPr>
        <w:pPrChange w:id="3674" w:author="User" w:date="2026-01-23T08:58:00Z">
          <w:pPr>
            <w:pStyle w:val="NormalWeb"/>
            <w:numPr>
              <w:numId w:val="41"/>
            </w:numPr>
            <w:tabs>
              <w:tab w:val="left" w:pos="420"/>
            </w:tabs>
            <w:ind w:left="420" w:hanging="420"/>
            <w:jc w:val="both"/>
          </w:pPr>
        </w:pPrChange>
      </w:pPr>
      <w:del w:id="3675" w:author="User" w:date="2026-01-23T08:58:00Z">
        <w:r w:rsidRPr="000C54C6" w:rsidDel="006C68E3">
          <w:delText xml:space="preserve">Instead, </w:delText>
        </w:r>
      </w:del>
      <w:del w:id="3676" w:author="User" w:date="2026-02-02T18:18:00Z">
        <w:r w:rsidRPr="000C54C6" w:rsidDel="009D79FC">
          <w:rPr>
            <w:rPrChange w:id="3677" w:author="User" w:date="2026-02-02T18:38:00Z">
              <w:rPr>
                <w:rStyle w:val="Strong"/>
                <w:b w:val="0"/>
                <w:bCs w:val="0"/>
              </w:rPr>
            </w:rPrChange>
          </w:rPr>
          <w:delText>provision</w:delText>
        </w:r>
      </w:del>
      <w:del w:id="3678" w:author="User" w:date="2026-02-02T19:10:00Z">
        <w:r w:rsidRPr="000C54C6" w:rsidDel="00536311">
          <w:rPr>
            <w:rPrChange w:id="3679" w:author="User" w:date="2026-02-02T18:38:00Z">
              <w:rPr>
                <w:rStyle w:val="Strong"/>
                <w:b w:val="0"/>
                <w:bCs w:val="0"/>
              </w:rPr>
            </w:rPrChange>
          </w:rPr>
          <w:delText xml:space="preserve"> is given to update the status on Salesforce</w:delText>
        </w:r>
        <w:r w:rsidRPr="000C54C6" w:rsidDel="00536311">
          <w:delText xml:space="preserve"> manually by Warehouse Manager or authorized users.</w:delText>
        </w:r>
      </w:del>
    </w:p>
    <w:p w14:paraId="4714013A" w14:textId="77777777" w:rsidR="008A0411" w:rsidRPr="000C54C6" w:rsidRDefault="0026591D">
      <w:pPr>
        <w:pStyle w:val="NormalWeb"/>
        <w:numPr>
          <w:ilvl w:val="0"/>
          <w:numId w:val="40"/>
        </w:numPr>
        <w:jc w:val="both"/>
        <w:rPr>
          <w:sz w:val="22"/>
          <w:szCs w:val="22"/>
        </w:rPr>
        <w:pPrChange w:id="3680" w:author="User" w:date="2026-01-23T08:58:00Z">
          <w:pPr>
            <w:pStyle w:val="NormalWeb"/>
            <w:numPr>
              <w:numId w:val="42"/>
            </w:numPr>
            <w:tabs>
              <w:tab w:val="left" w:pos="420"/>
            </w:tabs>
            <w:ind w:left="420" w:hanging="420"/>
            <w:jc w:val="both"/>
          </w:pPr>
        </w:pPrChange>
      </w:pPr>
      <w:r w:rsidRPr="000C54C6">
        <w:rPr>
          <w:sz w:val="22"/>
          <w:szCs w:val="22"/>
        </w:rPr>
        <w:t xml:space="preserve">Within each Sales Order, </w:t>
      </w:r>
      <w:r w:rsidRPr="000C54C6">
        <w:rPr>
          <w:rPrChange w:id="3681" w:author="User" w:date="2026-02-02T18:38:00Z">
            <w:rPr>
              <w:rStyle w:val="Strong"/>
              <w:b w:val="0"/>
              <w:bCs w:val="0"/>
              <w:sz w:val="22"/>
              <w:szCs w:val="22"/>
            </w:rPr>
          </w:rPrChange>
        </w:rPr>
        <w:t>Delivered items and Pending items to deliver</w:t>
      </w:r>
      <w:r w:rsidRPr="000C54C6">
        <w:rPr>
          <w:sz w:val="22"/>
          <w:szCs w:val="22"/>
        </w:rPr>
        <w:t xml:space="preserve"> will be displayed based on the linked Delivery Plan records.</w:t>
      </w:r>
    </w:p>
    <w:p w14:paraId="657FFBFD" w14:textId="30B304B2" w:rsidR="008A0411" w:rsidRPr="000C54C6" w:rsidDel="005B5EFF" w:rsidRDefault="0026591D">
      <w:pPr>
        <w:pStyle w:val="NormalWeb"/>
        <w:numPr>
          <w:ilvl w:val="0"/>
          <w:numId w:val="38"/>
        </w:numPr>
        <w:jc w:val="both"/>
        <w:rPr>
          <w:del w:id="3682" w:author="User" w:date="2026-02-06T13:52:00Z"/>
          <w:b/>
          <w:bCs/>
          <w:color w:val="000000" w:themeColor="text1"/>
          <w:sz w:val="22"/>
          <w:szCs w:val="22"/>
        </w:rPr>
      </w:pPr>
      <w:del w:id="3683" w:author="User" w:date="2026-02-06T13:52:00Z">
        <w:r w:rsidRPr="000C54C6" w:rsidDel="005B5EFF">
          <w:rPr>
            <w:rStyle w:val="Strong"/>
            <w:sz w:val="22"/>
            <w:szCs w:val="22"/>
          </w:rPr>
          <w:delText>Approv</w:delText>
        </w:r>
        <w:r w:rsidRPr="000C54C6" w:rsidDel="005B5EFF">
          <w:rPr>
            <w:rStyle w:val="Strong"/>
            <w:color w:val="000000" w:themeColor="text1"/>
            <w:sz w:val="22"/>
            <w:szCs w:val="22"/>
          </w:rPr>
          <w:delText>al Process</w:delText>
        </w:r>
      </w:del>
    </w:p>
    <w:p w14:paraId="79F304A7" w14:textId="6D2DB352" w:rsidR="008A0411" w:rsidRPr="000C54C6" w:rsidDel="005B5EFF" w:rsidRDefault="0026591D">
      <w:pPr>
        <w:pStyle w:val="NormalWeb"/>
        <w:numPr>
          <w:ilvl w:val="0"/>
          <w:numId w:val="40"/>
        </w:numPr>
        <w:jc w:val="both"/>
        <w:rPr>
          <w:del w:id="3684" w:author="User" w:date="2026-02-06T13:52:00Z"/>
          <w:rPrChange w:id="3685" w:author="User" w:date="2026-02-02T18:38:00Z">
            <w:rPr>
              <w:del w:id="3686" w:author="User" w:date="2026-02-06T13:52:00Z"/>
              <w:rFonts w:ascii="Times New Roman" w:hAnsi="Times New Roman" w:cs="Times New Roman"/>
              <w:color w:val="000000" w:themeColor="text1"/>
            </w:rPr>
          </w:rPrChange>
        </w:rPr>
        <w:pPrChange w:id="3687" w:author="User" w:date="2026-01-23T23:03:00Z">
          <w:pPr>
            <w:pStyle w:val="ListParagraph"/>
            <w:numPr>
              <w:numId w:val="43"/>
            </w:numPr>
            <w:tabs>
              <w:tab w:val="left" w:pos="744"/>
              <w:tab w:val="left" w:pos="1260"/>
            </w:tabs>
            <w:spacing w:line="242" w:lineRule="auto"/>
            <w:ind w:left="1260" w:right="154" w:hanging="420"/>
          </w:pPr>
        </w:pPrChange>
      </w:pPr>
      <w:del w:id="3688" w:author="User" w:date="2026-02-06T13:52:00Z">
        <w:r w:rsidRPr="000C54C6" w:rsidDel="005B5EFF">
          <w:rPr>
            <w:sz w:val="22"/>
            <w:szCs w:val="22"/>
            <w:rPrChange w:id="3689" w:author="User" w:date="2026-02-02T18:38:00Z">
              <w:rPr>
                <w:color w:val="000000" w:themeColor="text1"/>
              </w:rPr>
            </w:rPrChange>
          </w:rPr>
          <w:delText xml:space="preserve">Approval process </w:delText>
        </w:r>
      </w:del>
      <w:del w:id="3690" w:author="User" w:date="2026-02-06T13:51:00Z">
        <w:r w:rsidRPr="000C54C6" w:rsidDel="005B5EFF">
          <w:rPr>
            <w:sz w:val="22"/>
            <w:szCs w:val="22"/>
            <w:rPrChange w:id="3691" w:author="User" w:date="2026-02-02T18:38:00Z">
              <w:rPr>
                <w:color w:val="000000" w:themeColor="text1"/>
              </w:rPr>
            </w:rPrChange>
          </w:rPr>
          <w:delText>needs to</w:delText>
        </w:r>
      </w:del>
      <w:del w:id="3692" w:author="User" w:date="2026-02-06T13:52:00Z">
        <w:r w:rsidRPr="000C54C6" w:rsidDel="005B5EFF">
          <w:rPr>
            <w:sz w:val="22"/>
            <w:szCs w:val="22"/>
            <w:rPrChange w:id="3693" w:author="User" w:date="2026-02-02T18:38:00Z">
              <w:rPr>
                <w:color w:val="000000" w:themeColor="text1"/>
              </w:rPr>
            </w:rPrChange>
          </w:rPr>
          <w:delText xml:space="preserve"> be sent for ware house manager </w:delText>
        </w:r>
      </w:del>
    </w:p>
    <w:p w14:paraId="7B068282" w14:textId="1A67584D" w:rsidR="008A0411" w:rsidRPr="000C54C6" w:rsidDel="005B5EFF" w:rsidRDefault="0026591D">
      <w:pPr>
        <w:pStyle w:val="NormalWeb"/>
        <w:numPr>
          <w:ilvl w:val="0"/>
          <w:numId w:val="40"/>
        </w:numPr>
        <w:jc w:val="both"/>
        <w:rPr>
          <w:del w:id="3694" w:author="User" w:date="2026-02-06T13:51:00Z"/>
          <w:rPrChange w:id="3695" w:author="User" w:date="2026-02-02T18:38:00Z">
            <w:rPr>
              <w:del w:id="3696" w:author="User" w:date="2026-02-06T13:51:00Z"/>
              <w:rFonts w:ascii="Times New Roman" w:hAnsi="Times New Roman" w:cs="Times New Roman"/>
              <w:color w:val="000000" w:themeColor="text1"/>
            </w:rPr>
          </w:rPrChange>
        </w:rPr>
        <w:pPrChange w:id="3697" w:author="User" w:date="2026-01-23T23:03:00Z">
          <w:pPr>
            <w:pStyle w:val="ListParagraph"/>
            <w:numPr>
              <w:numId w:val="43"/>
            </w:numPr>
            <w:tabs>
              <w:tab w:val="left" w:pos="744"/>
              <w:tab w:val="left" w:pos="1260"/>
            </w:tabs>
            <w:spacing w:line="242" w:lineRule="auto"/>
            <w:ind w:left="1260" w:right="154" w:hanging="420"/>
          </w:pPr>
        </w:pPrChange>
      </w:pPr>
      <w:del w:id="3698" w:author="User" w:date="2026-02-06T13:51:00Z">
        <w:r w:rsidRPr="000C54C6" w:rsidDel="005B5EFF">
          <w:rPr>
            <w:sz w:val="22"/>
            <w:szCs w:val="22"/>
            <w:rPrChange w:id="3699" w:author="User" w:date="2026-02-02T18:38:00Z">
              <w:rPr>
                <w:color w:val="000000" w:themeColor="text1"/>
              </w:rPr>
            </w:rPrChange>
          </w:rPr>
          <w:delText>Any changes made by Warehouse manager should be intimated to the coordinator or authorized user</w:delText>
        </w:r>
        <w:r w:rsidRPr="000C54C6" w:rsidDel="005B5EFF">
          <w:rPr>
            <w:rPrChange w:id="3700" w:author="User" w:date="2026-02-02T18:38:00Z">
              <w:rPr>
                <w:rStyle w:val="CommentReference"/>
                <w:color w:val="000000" w:themeColor="text1"/>
                <w:sz w:val="22"/>
                <w:szCs w:val="22"/>
              </w:rPr>
            </w:rPrChange>
          </w:rPr>
          <w:delText xml:space="preserve"> --&gt;</w:delText>
        </w:r>
        <w:r w:rsidRPr="000C54C6" w:rsidDel="005B5EFF">
          <w:rPr>
            <w:sz w:val="22"/>
            <w:szCs w:val="22"/>
            <w:rPrChange w:id="3701" w:author="User" w:date="2026-02-02T18:38:00Z">
              <w:rPr>
                <w:color w:val="000000" w:themeColor="text1"/>
              </w:rPr>
            </w:rPrChange>
          </w:rPr>
          <w:delText xml:space="preserve">FIT </w:delText>
        </w:r>
      </w:del>
      <w:del w:id="3702" w:author="User" w:date="2026-01-23T19:25:00Z">
        <w:r w:rsidRPr="000C54C6" w:rsidDel="00392B5E">
          <w:rPr>
            <w:sz w:val="22"/>
            <w:szCs w:val="22"/>
            <w:rPrChange w:id="3703" w:author="User" w:date="2026-02-02T18:38:00Z">
              <w:rPr>
                <w:color w:val="000000" w:themeColor="text1"/>
              </w:rPr>
            </w:rPrChange>
          </w:rPr>
          <w:delText xml:space="preserve">To </w:delText>
        </w:r>
      </w:del>
      <w:del w:id="3704" w:author="User" w:date="2026-02-06T13:51:00Z">
        <w:r w:rsidRPr="000C54C6" w:rsidDel="005B5EFF">
          <w:rPr>
            <w:sz w:val="22"/>
            <w:szCs w:val="22"/>
            <w:rPrChange w:id="3705" w:author="User" w:date="2026-02-02T18:38:00Z">
              <w:rPr>
                <w:color w:val="000000" w:themeColor="text1"/>
              </w:rPr>
            </w:rPrChange>
          </w:rPr>
          <w:delText>check the possibility to give the edit access to both coordinator and ware house manager.</w:delText>
        </w:r>
        <w:r w:rsidR="005B6297" w:rsidRPr="000C54C6" w:rsidDel="005B5EFF">
          <w:rPr>
            <w:sz w:val="22"/>
            <w:szCs w:val="22"/>
            <w:rPrChange w:id="3706" w:author="User" w:date="2026-02-02T18:38:00Z">
              <w:rPr>
                <w:color w:val="000000" w:themeColor="text1"/>
              </w:rPr>
            </w:rPrChange>
          </w:rPr>
          <w:delText xml:space="preserve"> </w:delText>
        </w:r>
      </w:del>
    </w:p>
    <w:p w14:paraId="286905CE" w14:textId="2CDFB26D" w:rsidR="0094136B" w:rsidRPr="000C54C6" w:rsidDel="005B5EFF" w:rsidRDefault="0026591D">
      <w:pPr>
        <w:pStyle w:val="NormalWeb"/>
        <w:numPr>
          <w:ilvl w:val="0"/>
          <w:numId w:val="40"/>
        </w:numPr>
        <w:jc w:val="both"/>
        <w:rPr>
          <w:del w:id="3707" w:author="User" w:date="2026-02-06T13:52:00Z"/>
          <w:rPrChange w:id="3708" w:author="User" w:date="2026-02-02T18:38:00Z">
            <w:rPr>
              <w:del w:id="3709" w:author="User" w:date="2026-02-06T13:52:00Z"/>
              <w:rFonts w:ascii="Times New Roman" w:hAnsi="Times New Roman" w:cs="Times New Roman"/>
              <w:color w:val="000000" w:themeColor="text1"/>
            </w:rPr>
          </w:rPrChange>
        </w:rPr>
        <w:pPrChange w:id="3710" w:author="User" w:date="2026-01-23T23:03:00Z">
          <w:pPr>
            <w:pStyle w:val="ListParagraph"/>
            <w:numPr>
              <w:numId w:val="43"/>
            </w:numPr>
            <w:tabs>
              <w:tab w:val="left" w:pos="744"/>
              <w:tab w:val="left" w:pos="1260"/>
            </w:tabs>
            <w:spacing w:line="242" w:lineRule="auto"/>
            <w:ind w:left="1260" w:right="154" w:hanging="420"/>
          </w:pPr>
        </w:pPrChange>
      </w:pPr>
      <w:del w:id="3711" w:author="User" w:date="2026-02-06T12:04:00Z">
        <w:r w:rsidRPr="000C54C6" w:rsidDel="0094136B">
          <w:rPr>
            <w:sz w:val="22"/>
            <w:szCs w:val="22"/>
            <w:rPrChange w:id="3712" w:author="User" w:date="2026-02-02T18:38:00Z">
              <w:rPr>
                <w:color w:val="000000" w:themeColor="text1"/>
              </w:rPr>
            </w:rPrChange>
          </w:rPr>
          <w:delText xml:space="preserve">Warehouse manager </w:delText>
        </w:r>
      </w:del>
      <w:del w:id="3713" w:author="User" w:date="2026-02-06T13:52:00Z">
        <w:r w:rsidRPr="000C54C6" w:rsidDel="005B5EFF">
          <w:rPr>
            <w:sz w:val="22"/>
            <w:szCs w:val="22"/>
            <w:rPrChange w:id="3714" w:author="User" w:date="2026-02-02T18:38:00Z">
              <w:rPr>
                <w:color w:val="000000" w:themeColor="text1"/>
              </w:rPr>
            </w:rPrChange>
          </w:rPr>
          <w:delText xml:space="preserve">can add the </w:delText>
        </w:r>
      </w:del>
      <w:del w:id="3715" w:author="User" w:date="2025-12-09T13:55:00Z">
        <w:r w:rsidR="00A87EC9" w:rsidRPr="000C54C6">
          <w:rPr>
            <w:sz w:val="22"/>
            <w:szCs w:val="22"/>
            <w:rPrChange w:id="3716" w:author="User" w:date="2026-02-02T18:38:00Z">
              <w:rPr>
                <w:color w:val="000000" w:themeColor="text1"/>
              </w:rPr>
            </w:rPrChange>
          </w:rPr>
          <w:delText>driver</w:delText>
        </w:r>
      </w:del>
      <w:del w:id="3717" w:author="User" w:date="2026-02-06T13:52:00Z">
        <w:r w:rsidRPr="000C54C6" w:rsidDel="005B5EFF">
          <w:rPr>
            <w:sz w:val="22"/>
            <w:szCs w:val="22"/>
            <w:rPrChange w:id="3718" w:author="User" w:date="2026-02-02T18:38:00Z">
              <w:rPr>
                <w:color w:val="000000" w:themeColor="text1"/>
              </w:rPr>
            </w:rPrChange>
          </w:rPr>
          <w:delText xml:space="preserve"> name and vehicle</w:delText>
        </w:r>
      </w:del>
    </w:p>
    <w:p w14:paraId="2E13B9C2" w14:textId="77777777" w:rsidR="008A0411" w:rsidRPr="000C54C6" w:rsidRDefault="008A0411">
      <w:pPr>
        <w:widowControl/>
        <w:jc w:val="both"/>
        <w:rPr>
          <w:rFonts w:ascii="Times New Roman" w:hAnsi="Times New Roman" w:cs="Times New Roman"/>
          <w:rPrChange w:id="3719" w:author="User" w:date="2026-02-02T18:38:00Z">
            <w:rPr/>
          </w:rPrChange>
        </w:rPr>
      </w:pPr>
    </w:p>
    <w:p w14:paraId="45CA1866" w14:textId="77777777" w:rsidR="008A0411" w:rsidRPr="000C54C6" w:rsidRDefault="0026591D">
      <w:pPr>
        <w:pStyle w:val="Heading3"/>
        <w:widowControl/>
        <w:numPr>
          <w:ilvl w:val="0"/>
          <w:numId w:val="37"/>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Automation</w:t>
      </w:r>
    </w:p>
    <w:p w14:paraId="7516E17C" w14:textId="49441CA4" w:rsidR="008A0411" w:rsidRPr="000C54C6" w:rsidRDefault="0026591D">
      <w:pPr>
        <w:pStyle w:val="NormalWeb"/>
        <w:numPr>
          <w:ilvl w:val="0"/>
          <w:numId w:val="40"/>
        </w:numPr>
        <w:jc w:val="both"/>
        <w:rPr>
          <w:sz w:val="22"/>
          <w:szCs w:val="22"/>
        </w:rPr>
        <w:pPrChange w:id="3720" w:author="User" w:date="2026-01-23T23:03:00Z">
          <w:pPr>
            <w:pStyle w:val="NormalWeb"/>
            <w:numPr>
              <w:numId w:val="44"/>
            </w:numPr>
            <w:tabs>
              <w:tab w:val="left" w:pos="420"/>
            </w:tabs>
            <w:ind w:left="420" w:hanging="420"/>
          </w:pPr>
        </w:pPrChange>
      </w:pPr>
      <w:r w:rsidRPr="000C54C6">
        <w:rPr>
          <w:rPrChange w:id="3721" w:author="User" w:date="2026-02-02T18:38:00Z">
            <w:rPr>
              <w:rStyle w:val="Strong"/>
              <w:sz w:val="22"/>
              <w:szCs w:val="22"/>
            </w:rPr>
          </w:rPrChange>
        </w:rPr>
        <w:t>Auto Push to SAP:</w:t>
      </w:r>
      <w:ins w:id="3722" w:author="User" w:date="2026-01-07T16:37:00Z">
        <w:r w:rsidR="00D977D9" w:rsidRPr="000C54C6">
          <w:rPr>
            <w:rPrChange w:id="3723" w:author="User" w:date="2026-02-02T18:38:00Z">
              <w:rPr>
                <w:rStyle w:val="Strong"/>
                <w:sz w:val="22"/>
                <w:szCs w:val="22"/>
              </w:rPr>
            </w:rPrChange>
          </w:rPr>
          <w:t xml:space="preserve"> </w:t>
        </w:r>
      </w:ins>
      <w:r w:rsidRPr="000C54C6">
        <w:rPr>
          <w:sz w:val="22"/>
          <w:szCs w:val="22"/>
        </w:rPr>
        <w:br/>
        <w:t xml:space="preserve">When a Delivery Plan </w:t>
      </w:r>
      <w:del w:id="3724" w:author="User" w:date="2026-02-02T19:16:00Z">
        <w:r w:rsidRPr="000C54C6" w:rsidDel="00536311">
          <w:rPr>
            <w:sz w:val="22"/>
            <w:szCs w:val="22"/>
          </w:rPr>
          <w:delText>is updated as “Delivered,”</w:delText>
        </w:r>
      </w:del>
      <w:ins w:id="3725" w:author="User" w:date="2026-02-02T19:16:00Z">
        <w:r w:rsidR="00536311">
          <w:rPr>
            <w:sz w:val="22"/>
            <w:szCs w:val="22"/>
          </w:rPr>
          <w:t>approved by warehouse manager</w:t>
        </w:r>
      </w:ins>
      <w:r w:rsidRPr="000C54C6">
        <w:rPr>
          <w:sz w:val="22"/>
          <w:szCs w:val="22"/>
        </w:rPr>
        <w:t xml:space="preserve"> Salesforce automatically triggers an integration call to SAP with all line item details.</w:t>
      </w:r>
      <w:ins w:id="3726" w:author="User" w:date="2026-01-07T16:37:00Z">
        <w:r w:rsidR="00D977D9" w:rsidRPr="000C54C6">
          <w:rPr>
            <w:sz w:val="22"/>
            <w:szCs w:val="22"/>
          </w:rPr>
          <w:t xml:space="preserve"> </w:t>
        </w:r>
      </w:ins>
    </w:p>
    <w:p w14:paraId="09D5497C" w14:textId="7409452E" w:rsidR="008A0411" w:rsidRPr="000C54C6" w:rsidRDefault="0026591D">
      <w:pPr>
        <w:pStyle w:val="NormalWeb"/>
        <w:numPr>
          <w:ilvl w:val="0"/>
          <w:numId w:val="40"/>
        </w:numPr>
        <w:jc w:val="both"/>
        <w:rPr>
          <w:sz w:val="22"/>
          <w:szCs w:val="22"/>
        </w:rPr>
        <w:pPrChange w:id="3727" w:author="User" w:date="2026-01-23T23:03:00Z">
          <w:pPr>
            <w:pStyle w:val="NormalWeb"/>
            <w:numPr>
              <w:numId w:val="44"/>
            </w:numPr>
            <w:tabs>
              <w:tab w:val="left" w:pos="420"/>
            </w:tabs>
            <w:ind w:left="420" w:hanging="420"/>
          </w:pPr>
        </w:pPrChange>
      </w:pPr>
      <w:r w:rsidRPr="000C54C6">
        <w:rPr>
          <w:rPrChange w:id="3728" w:author="User" w:date="2026-02-02T18:38:00Z">
            <w:rPr>
              <w:rStyle w:val="Strong"/>
              <w:sz w:val="22"/>
              <w:szCs w:val="22"/>
            </w:rPr>
          </w:rPrChange>
        </w:rPr>
        <w:t>Auto Status Calculation:</w:t>
      </w:r>
      <w:r w:rsidRPr="000C54C6">
        <w:rPr>
          <w:sz w:val="22"/>
          <w:szCs w:val="22"/>
        </w:rPr>
        <w:br/>
        <w:t>Delivered and Pending quantities are automatically calculated and reflected in both Delivery Plan and linked Sales Order.</w:t>
      </w:r>
      <w:ins w:id="3729" w:author="User" w:date="2026-02-06T11:54:00Z">
        <w:r w:rsidR="005F549C">
          <w:rPr>
            <w:sz w:val="22"/>
            <w:szCs w:val="22"/>
          </w:rPr>
          <w:t xml:space="preserve"> </w:t>
        </w:r>
      </w:ins>
    </w:p>
    <w:p w14:paraId="55BFF7C7" w14:textId="77777777" w:rsidR="005F549C" w:rsidRDefault="0026591D">
      <w:pPr>
        <w:pStyle w:val="NormalWeb"/>
        <w:numPr>
          <w:ilvl w:val="0"/>
          <w:numId w:val="40"/>
        </w:numPr>
        <w:jc w:val="both"/>
        <w:rPr>
          <w:ins w:id="3730" w:author="User" w:date="2026-02-06T11:45:00Z"/>
          <w:sz w:val="22"/>
          <w:szCs w:val="22"/>
        </w:rPr>
        <w:pPrChange w:id="3731" w:author="User" w:date="2026-01-23T23:03:00Z">
          <w:pPr>
            <w:pStyle w:val="NormalWeb"/>
            <w:numPr>
              <w:numId w:val="44"/>
            </w:numPr>
            <w:tabs>
              <w:tab w:val="left" w:pos="420"/>
            </w:tabs>
            <w:ind w:left="420" w:hanging="420"/>
          </w:pPr>
        </w:pPrChange>
      </w:pPr>
      <w:r w:rsidRPr="000C54C6">
        <w:rPr>
          <w:rPrChange w:id="3732" w:author="User" w:date="2026-02-02T18:38:00Z">
            <w:rPr>
              <w:rStyle w:val="Strong"/>
              <w:sz w:val="22"/>
              <w:szCs w:val="22"/>
            </w:rPr>
          </w:rPrChange>
        </w:rPr>
        <w:t>Approval Workflow Trigger:</w:t>
      </w:r>
      <w:r w:rsidRPr="000C54C6">
        <w:rPr>
          <w:sz w:val="22"/>
          <w:szCs w:val="22"/>
        </w:rPr>
        <w:br/>
      </w:r>
      <w:r w:rsidRPr="00456764">
        <w:rPr>
          <w:sz w:val="22"/>
          <w:szCs w:val="22"/>
        </w:rPr>
        <w:t xml:space="preserve">As soon as a Delivery Plan is submitted, the system automatically triggers </w:t>
      </w:r>
      <w:ins w:id="3733" w:author="User" w:date="2026-02-06T11:44:00Z">
        <w:r w:rsidR="005F549C" w:rsidRPr="005F549C">
          <w:rPr>
            <w:sz w:val="22"/>
            <w:szCs w:val="22"/>
            <w:rPrChange w:id="3734" w:author="User" w:date="2026-02-06T11:45:00Z">
              <w:rPr>
                <w:sz w:val="22"/>
                <w:szCs w:val="22"/>
                <w:highlight w:val="darkGreen"/>
              </w:rPr>
            </w:rPrChange>
          </w:rPr>
          <w:t xml:space="preserve">2 level </w:t>
        </w:r>
      </w:ins>
      <w:del w:id="3735" w:author="User" w:date="2026-02-06T11:44:00Z">
        <w:r w:rsidRPr="00456764" w:rsidDel="005F549C">
          <w:rPr>
            <w:sz w:val="22"/>
            <w:szCs w:val="22"/>
          </w:rPr>
          <w:delText>an</w:delText>
        </w:r>
      </w:del>
      <w:r w:rsidRPr="00651507">
        <w:rPr>
          <w:sz w:val="22"/>
          <w:szCs w:val="22"/>
        </w:rPr>
        <w:t xml:space="preserve"> approval </w:t>
      </w:r>
      <w:ins w:id="3736" w:author="User" w:date="2026-02-06T11:45:00Z">
        <w:r w:rsidR="005F549C">
          <w:rPr>
            <w:sz w:val="22"/>
            <w:szCs w:val="22"/>
          </w:rPr>
          <w:t>process</w:t>
        </w:r>
      </w:ins>
    </w:p>
    <w:p w14:paraId="315EC8D2" w14:textId="2DBEE097" w:rsidR="005F549C" w:rsidRDefault="005F549C" w:rsidP="005F549C">
      <w:pPr>
        <w:pStyle w:val="NormalWeb"/>
        <w:numPr>
          <w:ilvl w:val="0"/>
          <w:numId w:val="40"/>
        </w:numPr>
        <w:ind w:left="840"/>
        <w:jc w:val="both"/>
        <w:rPr>
          <w:ins w:id="3737" w:author="User" w:date="2026-02-06T11:45:00Z"/>
          <w:sz w:val="22"/>
          <w:szCs w:val="22"/>
        </w:rPr>
        <w:pPrChange w:id="3738" w:author="User" w:date="2026-02-06T11:45:00Z">
          <w:pPr>
            <w:pStyle w:val="NormalWeb"/>
            <w:numPr>
              <w:numId w:val="44"/>
            </w:numPr>
            <w:tabs>
              <w:tab w:val="left" w:pos="420"/>
            </w:tabs>
            <w:ind w:left="420" w:hanging="420"/>
          </w:pPr>
        </w:pPrChange>
      </w:pPr>
      <w:ins w:id="3739" w:author="User" w:date="2026-02-06T11:45:00Z">
        <w:r>
          <w:rPr>
            <w:sz w:val="22"/>
            <w:szCs w:val="22"/>
          </w:rPr>
          <w:t xml:space="preserve">Level 1: </w:t>
        </w:r>
      </w:ins>
      <w:del w:id="3740" w:author="User" w:date="2026-02-06T11:45:00Z">
        <w:r w:rsidR="0026591D" w:rsidRPr="00456764" w:rsidDel="005F549C">
          <w:rPr>
            <w:sz w:val="22"/>
            <w:szCs w:val="22"/>
          </w:rPr>
          <w:delText>r</w:delText>
        </w:r>
      </w:del>
      <w:ins w:id="3741" w:author="User" w:date="2026-02-06T11:45:00Z">
        <w:r>
          <w:rPr>
            <w:sz w:val="22"/>
            <w:szCs w:val="22"/>
          </w:rPr>
          <w:t>R</w:t>
        </w:r>
      </w:ins>
      <w:r w:rsidR="0026591D" w:rsidRPr="00456764">
        <w:rPr>
          <w:sz w:val="22"/>
          <w:szCs w:val="22"/>
        </w:rPr>
        <w:t>equest for the</w:t>
      </w:r>
      <w:ins w:id="3742" w:author="User" w:date="2026-02-06T11:45:00Z">
        <w:r w:rsidR="00B36F2A">
          <w:rPr>
            <w:sz w:val="22"/>
            <w:szCs w:val="22"/>
          </w:rPr>
          <w:t xml:space="preserve"> logistics head</w:t>
        </w:r>
      </w:ins>
      <w:ins w:id="3743" w:author="User" w:date="2026-02-06T11:46:00Z">
        <w:r w:rsidR="00B36F2A">
          <w:rPr>
            <w:sz w:val="22"/>
            <w:szCs w:val="22"/>
          </w:rPr>
          <w:t>,</w:t>
        </w:r>
        <w:r>
          <w:rPr>
            <w:sz w:val="22"/>
            <w:szCs w:val="22"/>
          </w:rPr>
          <w:t xml:space="preserve">Logistics head can </w:t>
        </w:r>
      </w:ins>
      <w:ins w:id="3744" w:author="User" w:date="2026-02-06T11:48:00Z">
        <w:r>
          <w:rPr>
            <w:sz w:val="22"/>
            <w:szCs w:val="22"/>
          </w:rPr>
          <w:t>edit the fields/ update</w:t>
        </w:r>
      </w:ins>
      <w:ins w:id="3745" w:author="User" w:date="2026-02-06T11:50:00Z">
        <w:r>
          <w:rPr>
            <w:sz w:val="22"/>
            <w:szCs w:val="22"/>
          </w:rPr>
          <w:t xml:space="preserve"> </w:t>
        </w:r>
      </w:ins>
      <w:ins w:id="3746" w:author="User" w:date="2026-02-06T11:51:00Z">
        <w:r>
          <w:rPr>
            <w:sz w:val="22"/>
            <w:szCs w:val="22"/>
          </w:rPr>
          <w:t>vehicle number and Driver Name and contact number.</w:t>
        </w:r>
      </w:ins>
      <w:ins w:id="3747" w:author="User" w:date="2026-02-06T11:55:00Z">
        <w:r w:rsidR="00D064B5">
          <w:rPr>
            <w:sz w:val="22"/>
            <w:szCs w:val="22"/>
          </w:rPr>
          <w:t xml:space="preserve"> </w:t>
        </w:r>
        <w:r w:rsidR="00D064B5">
          <w:rPr>
            <w:sz w:val="22"/>
            <w:szCs w:val="22"/>
          </w:rPr>
          <w:t>once approved it will be triggered to</w:t>
        </w:r>
        <w:r w:rsidR="00D064B5">
          <w:rPr>
            <w:sz w:val="22"/>
            <w:szCs w:val="22"/>
          </w:rPr>
          <w:t xml:space="preserve"> level 2</w:t>
        </w:r>
      </w:ins>
    </w:p>
    <w:p w14:paraId="313B1E2B" w14:textId="4336AEDB" w:rsidR="005F549C" w:rsidRDefault="0026591D" w:rsidP="005F549C">
      <w:pPr>
        <w:pStyle w:val="NormalWeb"/>
        <w:numPr>
          <w:ilvl w:val="0"/>
          <w:numId w:val="40"/>
        </w:numPr>
        <w:ind w:left="840"/>
        <w:jc w:val="both"/>
        <w:rPr>
          <w:ins w:id="3748" w:author="User" w:date="2026-02-06T11:45:00Z"/>
          <w:sz w:val="22"/>
          <w:szCs w:val="22"/>
        </w:rPr>
        <w:pPrChange w:id="3749" w:author="User" w:date="2026-02-06T11:45:00Z">
          <w:pPr>
            <w:pStyle w:val="NormalWeb"/>
            <w:numPr>
              <w:numId w:val="44"/>
            </w:numPr>
            <w:tabs>
              <w:tab w:val="left" w:pos="420"/>
            </w:tabs>
            <w:ind w:left="420" w:hanging="420"/>
          </w:pPr>
        </w:pPrChange>
      </w:pPr>
      <w:del w:id="3750" w:author="User" w:date="2026-02-06T11:45:00Z">
        <w:r w:rsidRPr="00456764" w:rsidDel="005F549C">
          <w:rPr>
            <w:sz w:val="22"/>
            <w:szCs w:val="22"/>
          </w:rPr>
          <w:delText xml:space="preserve"> </w:delText>
        </w:r>
      </w:del>
      <w:ins w:id="3751" w:author="User" w:date="2026-02-06T11:45:00Z">
        <w:r w:rsidR="005F549C">
          <w:rPr>
            <w:sz w:val="22"/>
            <w:szCs w:val="22"/>
          </w:rPr>
          <w:t xml:space="preserve">Level 2: </w:t>
        </w:r>
      </w:ins>
      <w:r w:rsidRPr="00456764">
        <w:rPr>
          <w:sz w:val="22"/>
          <w:szCs w:val="22"/>
        </w:rPr>
        <w:t>Warehouse Manager.</w:t>
      </w:r>
      <w:ins w:id="3752" w:author="User" w:date="2026-02-02T19:16:00Z">
        <w:r w:rsidR="00536311" w:rsidRPr="00651507">
          <w:rPr>
            <w:sz w:val="22"/>
            <w:szCs w:val="22"/>
          </w:rPr>
          <w:t xml:space="preserve"> </w:t>
        </w:r>
      </w:ins>
      <w:ins w:id="3753" w:author="User" w:date="2026-02-06T11:55:00Z">
        <w:r w:rsidR="00D064B5">
          <w:rPr>
            <w:sz w:val="22"/>
            <w:szCs w:val="22"/>
          </w:rPr>
          <w:t>Warehouse manager can edit the “Delivery Committed date” if required.</w:t>
        </w:r>
      </w:ins>
      <w:ins w:id="3754" w:author="User" w:date="2026-02-06T11:56:00Z">
        <w:r w:rsidR="00D064B5">
          <w:rPr>
            <w:sz w:val="22"/>
            <w:szCs w:val="22"/>
          </w:rPr>
          <w:t xml:space="preserve"> </w:t>
        </w:r>
      </w:ins>
      <w:ins w:id="3755" w:author="User" w:date="2026-02-02T19:16:00Z">
        <w:r w:rsidR="00536311" w:rsidRPr="00456764">
          <w:rPr>
            <w:sz w:val="22"/>
            <w:szCs w:val="22"/>
          </w:rPr>
          <w:t>Once delivery plan is appr</w:t>
        </w:r>
        <w:r w:rsidR="005F549C" w:rsidRPr="00651507">
          <w:rPr>
            <w:sz w:val="22"/>
            <w:szCs w:val="22"/>
          </w:rPr>
          <w:t>oved</w:t>
        </w:r>
      </w:ins>
      <w:ins w:id="3756" w:author="User" w:date="2026-02-06T11:53:00Z">
        <w:r w:rsidR="005F549C">
          <w:rPr>
            <w:sz w:val="22"/>
            <w:szCs w:val="22"/>
          </w:rPr>
          <w:t xml:space="preserve">. </w:t>
        </w:r>
      </w:ins>
      <w:ins w:id="3757" w:author="User" w:date="2026-02-02T19:16:00Z">
        <w:r w:rsidR="00536311" w:rsidRPr="00456764">
          <w:rPr>
            <w:sz w:val="22"/>
            <w:szCs w:val="22"/>
          </w:rPr>
          <w:t xml:space="preserve"> </w:t>
        </w:r>
      </w:ins>
    </w:p>
    <w:p w14:paraId="5670E234" w14:textId="16CE6953" w:rsidR="008A0411" w:rsidRPr="005B5EFF" w:rsidDel="005B5EFF" w:rsidRDefault="005F549C" w:rsidP="005B5EFF">
      <w:pPr>
        <w:pStyle w:val="NormalWeb"/>
        <w:numPr>
          <w:ilvl w:val="0"/>
          <w:numId w:val="40"/>
        </w:numPr>
        <w:ind w:left="840"/>
        <w:jc w:val="both"/>
        <w:rPr>
          <w:del w:id="3758" w:author="User" w:date="2026-02-06T13:53:00Z"/>
          <w:sz w:val="22"/>
          <w:szCs w:val="22"/>
          <w:rPrChange w:id="3759" w:author="User" w:date="2026-02-06T13:53:00Z">
            <w:rPr>
              <w:del w:id="3760" w:author="User" w:date="2026-02-06T13:53:00Z"/>
            </w:rPr>
          </w:rPrChange>
        </w:rPr>
        <w:pPrChange w:id="3761" w:author="User" w:date="2026-02-06T13:53:00Z">
          <w:pPr>
            <w:pStyle w:val="NormalWeb"/>
            <w:numPr>
              <w:numId w:val="44"/>
            </w:numPr>
            <w:tabs>
              <w:tab w:val="left" w:pos="420"/>
            </w:tabs>
            <w:ind w:left="420" w:hanging="420"/>
          </w:pPr>
        </w:pPrChange>
      </w:pPr>
      <w:ins w:id="3762" w:author="User" w:date="2026-02-06T11:45:00Z">
        <w:r>
          <w:rPr>
            <w:sz w:val="22"/>
            <w:szCs w:val="22"/>
          </w:rPr>
          <w:t>D</w:t>
        </w:r>
      </w:ins>
      <w:ins w:id="3763" w:author="User" w:date="2026-02-02T19:16:00Z">
        <w:r w:rsidR="00536311" w:rsidRPr="00456764">
          <w:rPr>
            <w:sz w:val="22"/>
            <w:szCs w:val="22"/>
          </w:rPr>
          <w:t xml:space="preserve">elivery plan </w:t>
        </w:r>
      </w:ins>
      <w:ins w:id="3764" w:author="User" w:date="2026-02-02T19:17:00Z">
        <w:r w:rsidR="00536311" w:rsidRPr="00651507">
          <w:rPr>
            <w:sz w:val="22"/>
            <w:szCs w:val="22"/>
          </w:rPr>
          <w:t>is pushed to SAP automatically</w:t>
        </w:r>
      </w:ins>
    </w:p>
    <w:p w14:paraId="731488A5" w14:textId="77777777" w:rsidR="005B5EFF" w:rsidRPr="000C54C6" w:rsidRDefault="005B5EFF" w:rsidP="005F549C">
      <w:pPr>
        <w:pStyle w:val="NormalWeb"/>
        <w:numPr>
          <w:ilvl w:val="0"/>
          <w:numId w:val="40"/>
        </w:numPr>
        <w:ind w:left="840"/>
        <w:jc w:val="both"/>
        <w:rPr>
          <w:ins w:id="3765" w:author="User" w:date="2026-02-06T13:53:00Z"/>
          <w:sz w:val="22"/>
          <w:szCs w:val="22"/>
        </w:rPr>
        <w:pPrChange w:id="3766" w:author="User" w:date="2026-02-06T11:45:00Z">
          <w:pPr>
            <w:pStyle w:val="NormalWeb"/>
            <w:numPr>
              <w:numId w:val="44"/>
            </w:numPr>
            <w:tabs>
              <w:tab w:val="left" w:pos="420"/>
            </w:tabs>
            <w:ind w:left="420" w:hanging="420"/>
          </w:pPr>
        </w:pPrChange>
      </w:pPr>
    </w:p>
    <w:p w14:paraId="43A2BBA8" w14:textId="77777777" w:rsidR="008A0411" w:rsidRPr="005B5EFF" w:rsidRDefault="0026591D" w:rsidP="005B5EFF">
      <w:pPr>
        <w:pStyle w:val="NormalWeb"/>
        <w:numPr>
          <w:ilvl w:val="0"/>
          <w:numId w:val="40"/>
        </w:numPr>
        <w:ind w:left="840"/>
        <w:jc w:val="both"/>
        <w:rPr>
          <w:sz w:val="22"/>
          <w:szCs w:val="22"/>
          <w:rPrChange w:id="3767" w:author="User" w:date="2026-02-06T13:53:00Z">
            <w:rPr>
              <w:sz w:val="22"/>
              <w:szCs w:val="22"/>
            </w:rPr>
          </w:rPrChange>
        </w:rPr>
        <w:pPrChange w:id="3768" w:author="User" w:date="2026-02-06T13:53:00Z">
          <w:pPr>
            <w:pStyle w:val="NormalWeb"/>
            <w:numPr>
              <w:numId w:val="44"/>
            </w:numPr>
            <w:tabs>
              <w:tab w:val="left" w:pos="420"/>
            </w:tabs>
            <w:ind w:left="420" w:hanging="420"/>
          </w:pPr>
        </w:pPrChange>
      </w:pPr>
      <w:r w:rsidRPr="000C54C6">
        <w:rPr>
          <w:rPrChange w:id="3769" w:author="User" w:date="2026-02-02T18:38:00Z">
            <w:rPr>
              <w:rStyle w:val="Strong"/>
              <w:sz w:val="22"/>
              <w:szCs w:val="22"/>
            </w:rPr>
          </w:rPrChange>
        </w:rPr>
        <w:t>System Notifications:</w:t>
      </w:r>
      <w:r w:rsidRPr="00651507">
        <w:rPr>
          <w:sz w:val="22"/>
          <w:szCs w:val="22"/>
        </w:rPr>
        <w:br/>
        <w:t>Automatic in-app notifications are sent for creation, approval, and SAP push updates.</w:t>
      </w:r>
    </w:p>
    <w:p w14:paraId="550602E8" w14:textId="77777777" w:rsidR="008A0411" w:rsidRPr="000C54C6" w:rsidRDefault="0026591D">
      <w:pPr>
        <w:pStyle w:val="Heading3"/>
        <w:widowControl/>
        <w:numPr>
          <w:ilvl w:val="0"/>
          <w:numId w:val="37"/>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lastRenderedPageBreak/>
        <w:t>Validations</w:t>
      </w:r>
    </w:p>
    <w:p w14:paraId="62AA672E" w14:textId="77777777" w:rsidR="008A0411" w:rsidRPr="000C54C6" w:rsidRDefault="0026591D">
      <w:pPr>
        <w:pStyle w:val="NormalWeb"/>
        <w:numPr>
          <w:ilvl w:val="0"/>
          <w:numId w:val="63"/>
        </w:numPr>
        <w:tabs>
          <w:tab w:val="left" w:pos="420"/>
        </w:tabs>
        <w:jc w:val="both"/>
        <w:rPr>
          <w:sz w:val="22"/>
          <w:szCs w:val="22"/>
        </w:rPr>
        <w:pPrChange w:id="3770" w:author="User" w:date="2026-01-12T18:52:00Z">
          <w:pPr>
            <w:pStyle w:val="NormalWeb"/>
            <w:numPr>
              <w:numId w:val="45"/>
            </w:numPr>
            <w:tabs>
              <w:tab w:val="left" w:pos="420"/>
            </w:tabs>
            <w:ind w:left="420" w:hanging="420"/>
            <w:jc w:val="both"/>
          </w:pPr>
        </w:pPrChange>
      </w:pPr>
      <w:r w:rsidRPr="000C54C6">
        <w:rPr>
          <w:rStyle w:val="Strong"/>
          <w:sz w:val="22"/>
          <w:szCs w:val="22"/>
        </w:rPr>
        <w:t>Mandatory Fields:</w:t>
      </w:r>
      <w:r w:rsidRPr="000C54C6">
        <w:rPr>
          <w:sz w:val="22"/>
          <w:szCs w:val="22"/>
        </w:rPr>
        <w:t xml:space="preserve"> Sales Order, Line Item, Delivery Quantity, Delivery Status.</w:t>
      </w:r>
    </w:p>
    <w:p w14:paraId="3E4534F1" w14:textId="77777777" w:rsidR="008A0411" w:rsidRPr="000C54C6" w:rsidDel="00596325" w:rsidRDefault="0026591D">
      <w:pPr>
        <w:pStyle w:val="NormalWeb"/>
        <w:numPr>
          <w:ilvl w:val="0"/>
          <w:numId w:val="63"/>
        </w:numPr>
        <w:tabs>
          <w:tab w:val="left" w:pos="420"/>
        </w:tabs>
        <w:jc w:val="both"/>
        <w:rPr>
          <w:del w:id="3771" w:author="User" w:date="2026-01-12T18:52:00Z"/>
          <w:rStyle w:val="Strong"/>
          <w:b w:val="0"/>
          <w:bCs w:val="0"/>
          <w:sz w:val="22"/>
          <w:szCs w:val="22"/>
          <w:rPrChange w:id="3772" w:author="User" w:date="2026-02-02T18:38:00Z">
            <w:rPr>
              <w:del w:id="3773" w:author="User" w:date="2026-01-12T18:52:00Z"/>
              <w:rStyle w:val="Strong"/>
              <w:rFonts w:ascii="Times New Roman" w:eastAsia="SimSun" w:hAnsi="Times New Roman" w:cs="Times New Roman"/>
              <w:sz w:val="24"/>
              <w:szCs w:val="24"/>
              <w:lang w:eastAsia="zh-CN"/>
            </w:rPr>
          </w:rPrChange>
        </w:rPr>
        <w:pPrChange w:id="3774" w:author="User" w:date="2026-01-12T18:52:00Z">
          <w:pPr>
            <w:widowControl/>
            <w:numPr>
              <w:numId w:val="45"/>
            </w:numPr>
            <w:tabs>
              <w:tab w:val="left" w:pos="420"/>
            </w:tabs>
            <w:ind w:left="420" w:hanging="420"/>
            <w:jc w:val="both"/>
          </w:pPr>
        </w:pPrChange>
      </w:pPr>
      <w:r w:rsidRPr="00456764">
        <w:rPr>
          <w:rStyle w:val="Strong"/>
        </w:rPr>
        <w:t>Approva</w:t>
      </w:r>
      <w:r w:rsidRPr="00651507">
        <w:rPr>
          <w:rStyle w:val="Strong"/>
        </w:rPr>
        <w:t>l Dependency:</w:t>
      </w:r>
      <w:r w:rsidRPr="00651507">
        <w:t xml:space="preserve"> Cannot mark “Delivered” without Warehouse Manager approval.</w:t>
      </w:r>
    </w:p>
    <w:p w14:paraId="000CC43E" w14:textId="77777777" w:rsidR="00596325" w:rsidRPr="000C54C6" w:rsidRDefault="00596325">
      <w:pPr>
        <w:pStyle w:val="NormalWeb"/>
        <w:numPr>
          <w:ilvl w:val="0"/>
          <w:numId w:val="63"/>
        </w:numPr>
        <w:tabs>
          <w:tab w:val="left" w:pos="420"/>
        </w:tabs>
        <w:jc w:val="both"/>
        <w:rPr>
          <w:ins w:id="3775" w:author="User" w:date="2026-01-12T18:52:00Z"/>
          <w:sz w:val="22"/>
          <w:szCs w:val="22"/>
        </w:rPr>
        <w:pPrChange w:id="3776" w:author="User" w:date="2026-01-12T18:52:00Z">
          <w:pPr>
            <w:pStyle w:val="NormalWeb"/>
            <w:numPr>
              <w:numId w:val="45"/>
            </w:numPr>
            <w:tabs>
              <w:tab w:val="left" w:pos="420"/>
            </w:tabs>
            <w:ind w:left="420" w:hanging="420"/>
            <w:jc w:val="both"/>
          </w:pPr>
        </w:pPrChange>
      </w:pPr>
    </w:p>
    <w:p w14:paraId="04D124F7" w14:textId="77777777" w:rsidR="008A0411" w:rsidRPr="000C54C6" w:rsidDel="00596325" w:rsidRDefault="0026591D">
      <w:pPr>
        <w:pStyle w:val="NormalWeb"/>
        <w:numPr>
          <w:ilvl w:val="0"/>
          <w:numId w:val="63"/>
        </w:numPr>
        <w:tabs>
          <w:tab w:val="left" w:pos="420"/>
        </w:tabs>
        <w:jc w:val="both"/>
        <w:rPr>
          <w:del w:id="3777" w:author="User" w:date="2026-01-12T18:52:00Z"/>
          <w:sz w:val="22"/>
          <w:szCs w:val="22"/>
        </w:rPr>
        <w:pPrChange w:id="3778" w:author="User" w:date="2026-01-12T18:52:00Z">
          <w:pPr>
            <w:pStyle w:val="NormalWeb"/>
            <w:numPr>
              <w:numId w:val="45"/>
            </w:numPr>
            <w:tabs>
              <w:tab w:val="left" w:pos="420"/>
            </w:tabs>
            <w:ind w:left="420" w:hanging="420"/>
            <w:jc w:val="both"/>
          </w:pPr>
        </w:pPrChange>
      </w:pPr>
      <w:r w:rsidRPr="000C54C6">
        <w:rPr>
          <w:rStyle w:val="Strong"/>
        </w:rPr>
        <w:t>SAP Sync Validation:</w:t>
      </w:r>
      <w:r w:rsidRPr="000C54C6">
        <w:t xml:space="preserve"> Once pushed to SAP, record cannot be modified in Salesforce.</w:t>
      </w:r>
    </w:p>
    <w:p w14:paraId="6683D22D" w14:textId="77777777" w:rsidR="008A0411" w:rsidRPr="00456764" w:rsidRDefault="008A0411">
      <w:pPr>
        <w:pStyle w:val="NormalWeb"/>
        <w:numPr>
          <w:ilvl w:val="0"/>
          <w:numId w:val="63"/>
        </w:numPr>
        <w:tabs>
          <w:tab w:val="left" w:pos="420"/>
        </w:tabs>
        <w:jc w:val="both"/>
        <w:pPrChange w:id="3779" w:author="User" w:date="2026-01-12T18:52:00Z">
          <w:pPr>
            <w:widowControl/>
            <w:numPr>
              <w:numId w:val="45"/>
            </w:numPr>
            <w:tabs>
              <w:tab w:val="left" w:pos="420"/>
            </w:tabs>
            <w:ind w:left="420" w:hanging="420"/>
            <w:jc w:val="both"/>
          </w:pPr>
        </w:pPrChange>
      </w:pPr>
    </w:p>
    <w:p w14:paraId="6A22E38D" w14:textId="77777777" w:rsidR="008A0411" w:rsidRPr="000C54C6" w:rsidRDefault="0026591D">
      <w:pPr>
        <w:pStyle w:val="Heading3"/>
        <w:widowControl/>
        <w:numPr>
          <w:ilvl w:val="0"/>
          <w:numId w:val="37"/>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Salesforce Notifications</w:t>
      </w:r>
    </w:p>
    <w:p w14:paraId="578092BB" w14:textId="0985110D" w:rsidR="008A0411" w:rsidRPr="000C54C6" w:rsidRDefault="0026591D">
      <w:pPr>
        <w:pStyle w:val="NormalWeb"/>
        <w:numPr>
          <w:ilvl w:val="0"/>
          <w:numId w:val="64"/>
        </w:numPr>
        <w:tabs>
          <w:tab w:val="left" w:pos="420"/>
        </w:tabs>
        <w:rPr>
          <w:sz w:val="22"/>
          <w:szCs w:val="22"/>
        </w:rPr>
        <w:pPrChange w:id="3780" w:author="User" w:date="2026-01-12T18:52:00Z">
          <w:pPr>
            <w:pStyle w:val="NormalWeb"/>
            <w:numPr>
              <w:numId w:val="46"/>
            </w:numPr>
            <w:tabs>
              <w:tab w:val="left" w:pos="420"/>
            </w:tabs>
            <w:ind w:left="420" w:hanging="420"/>
          </w:pPr>
        </w:pPrChange>
      </w:pPr>
      <w:r w:rsidRPr="000C54C6">
        <w:rPr>
          <w:sz w:val="22"/>
          <w:szCs w:val="22"/>
        </w:rPr>
        <w:t xml:space="preserve">When Delivery Plan is submitted for </w:t>
      </w:r>
      <w:ins w:id="3781" w:author="User" w:date="2026-02-06T11:56:00Z">
        <w:r w:rsidR="00D064B5">
          <w:rPr>
            <w:sz w:val="22"/>
            <w:szCs w:val="22"/>
          </w:rPr>
          <w:t xml:space="preserve">Logistics head approval and </w:t>
        </w:r>
      </w:ins>
      <w:r w:rsidRPr="000C54C6">
        <w:rPr>
          <w:sz w:val="22"/>
          <w:szCs w:val="22"/>
        </w:rPr>
        <w:t>Warehouse Manager approval.</w:t>
      </w:r>
    </w:p>
    <w:p w14:paraId="7A89E918" w14:textId="77777777" w:rsidR="008A0411" w:rsidRPr="000C54C6" w:rsidRDefault="0026591D">
      <w:pPr>
        <w:pStyle w:val="NormalWeb"/>
        <w:numPr>
          <w:ilvl w:val="0"/>
          <w:numId w:val="64"/>
        </w:numPr>
        <w:tabs>
          <w:tab w:val="left" w:pos="420"/>
        </w:tabs>
        <w:rPr>
          <w:sz w:val="22"/>
          <w:szCs w:val="22"/>
        </w:rPr>
        <w:pPrChange w:id="3782" w:author="User" w:date="2026-01-12T18:52:00Z">
          <w:pPr>
            <w:pStyle w:val="NormalWeb"/>
            <w:numPr>
              <w:numId w:val="46"/>
            </w:numPr>
            <w:tabs>
              <w:tab w:val="left" w:pos="420"/>
            </w:tabs>
            <w:ind w:left="420" w:hanging="420"/>
          </w:pPr>
        </w:pPrChange>
      </w:pPr>
      <w:r w:rsidRPr="000C54C6">
        <w:rPr>
          <w:sz w:val="22"/>
          <w:szCs w:val="22"/>
        </w:rPr>
        <w:t>When approval is completed or rejected.</w:t>
      </w:r>
    </w:p>
    <w:p w14:paraId="17C043C5" w14:textId="19537136" w:rsidR="008A0411" w:rsidRPr="000C54C6" w:rsidRDefault="0026591D">
      <w:pPr>
        <w:pStyle w:val="NormalWeb"/>
        <w:numPr>
          <w:ilvl w:val="0"/>
          <w:numId w:val="64"/>
        </w:numPr>
        <w:tabs>
          <w:tab w:val="left" w:pos="420"/>
        </w:tabs>
        <w:rPr>
          <w:sz w:val="22"/>
          <w:szCs w:val="22"/>
        </w:rPr>
        <w:pPrChange w:id="3783" w:author="User" w:date="2026-01-12T18:52:00Z">
          <w:pPr>
            <w:pStyle w:val="NormalWeb"/>
            <w:numPr>
              <w:numId w:val="46"/>
            </w:numPr>
            <w:tabs>
              <w:tab w:val="left" w:pos="420"/>
            </w:tabs>
            <w:ind w:left="420" w:hanging="420"/>
          </w:pPr>
        </w:pPrChange>
      </w:pPr>
      <w:r w:rsidRPr="000C54C6">
        <w:rPr>
          <w:sz w:val="22"/>
          <w:szCs w:val="22"/>
        </w:rPr>
        <w:t>When Delivery Plan status changes to “Delivered.”</w:t>
      </w:r>
    </w:p>
    <w:p w14:paraId="45F48E65" w14:textId="77777777" w:rsidR="008A0411" w:rsidRPr="000C54C6" w:rsidRDefault="0026591D">
      <w:pPr>
        <w:pStyle w:val="NormalWeb"/>
        <w:numPr>
          <w:ilvl w:val="0"/>
          <w:numId w:val="64"/>
        </w:numPr>
        <w:tabs>
          <w:tab w:val="left" w:pos="420"/>
        </w:tabs>
        <w:rPr>
          <w:rStyle w:val="Strong"/>
          <w:color w:val="44546A" w:themeColor="text2"/>
        </w:rPr>
        <w:pPrChange w:id="3784" w:author="User" w:date="2026-01-12T18:52:00Z">
          <w:pPr>
            <w:pStyle w:val="NormalWeb"/>
            <w:numPr>
              <w:numId w:val="46"/>
            </w:numPr>
            <w:tabs>
              <w:tab w:val="left" w:pos="420"/>
            </w:tabs>
            <w:ind w:left="420" w:hanging="420"/>
          </w:pPr>
        </w:pPrChange>
      </w:pPr>
      <w:r w:rsidRPr="000C54C6">
        <w:rPr>
          <w:sz w:val="22"/>
          <w:szCs w:val="22"/>
          <w:rPrChange w:id="3785" w:author="User" w:date="2026-02-02T18:38:00Z">
            <w:rPr>
              <w:b/>
              <w:bCs/>
              <w:sz w:val="22"/>
              <w:szCs w:val="22"/>
            </w:rPr>
          </w:rPrChange>
        </w:rPr>
        <w:t>When SAP push is completed successfully or fails.</w:t>
      </w:r>
    </w:p>
    <w:p w14:paraId="52078A83" w14:textId="77777777" w:rsidR="008A0411" w:rsidRPr="000C54C6" w:rsidRDefault="0026591D">
      <w:pPr>
        <w:pStyle w:val="Heading3"/>
        <w:widowControl/>
        <w:numPr>
          <w:ilvl w:val="0"/>
          <w:numId w:val="37"/>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Integration</w:t>
      </w:r>
    </w:p>
    <w:p w14:paraId="0659AAEB" w14:textId="77777777" w:rsidR="008A0411" w:rsidRPr="000C54C6" w:rsidRDefault="0026591D">
      <w:pPr>
        <w:pStyle w:val="NormalWeb"/>
        <w:rPr>
          <w:sz w:val="22"/>
          <w:szCs w:val="22"/>
        </w:rPr>
      </w:pPr>
      <w:r w:rsidRPr="000C54C6">
        <w:rPr>
          <w:rStyle w:val="Strong"/>
          <w:sz w:val="22"/>
          <w:szCs w:val="22"/>
        </w:rPr>
        <w:t>SAP Integration Details:</w:t>
      </w:r>
    </w:p>
    <w:p w14:paraId="38FEBF5B" w14:textId="77777777" w:rsidR="008A0411" w:rsidRPr="000C54C6" w:rsidRDefault="0026591D">
      <w:pPr>
        <w:pStyle w:val="NormalWeb"/>
        <w:numPr>
          <w:ilvl w:val="0"/>
          <w:numId w:val="65"/>
        </w:numPr>
        <w:tabs>
          <w:tab w:val="left" w:pos="420"/>
        </w:tabs>
        <w:rPr>
          <w:sz w:val="22"/>
          <w:szCs w:val="22"/>
        </w:rPr>
        <w:pPrChange w:id="3786" w:author="User" w:date="2026-01-12T18:52:00Z">
          <w:pPr>
            <w:pStyle w:val="NormalWeb"/>
            <w:numPr>
              <w:numId w:val="47"/>
            </w:numPr>
            <w:tabs>
              <w:tab w:val="left" w:pos="420"/>
            </w:tabs>
            <w:ind w:left="420" w:hanging="420"/>
          </w:pPr>
        </w:pPrChange>
      </w:pPr>
      <w:r w:rsidRPr="000C54C6">
        <w:rPr>
          <w:sz w:val="22"/>
          <w:szCs w:val="22"/>
        </w:rPr>
        <w:t>Provision to push Delivery Plan details (Sales Order, Product, Quantity, Delivery Status) to SAP.</w:t>
      </w:r>
    </w:p>
    <w:p w14:paraId="1FFFD290" w14:textId="6FDC1EB8" w:rsidR="008A0411" w:rsidRPr="00D064B5" w:rsidRDefault="0026591D">
      <w:pPr>
        <w:pStyle w:val="NormalWeb"/>
        <w:numPr>
          <w:ilvl w:val="0"/>
          <w:numId w:val="65"/>
        </w:numPr>
        <w:tabs>
          <w:tab w:val="left" w:pos="420"/>
        </w:tabs>
        <w:rPr>
          <w:sz w:val="22"/>
          <w:szCs w:val="22"/>
          <w:rPrChange w:id="3787" w:author="User" w:date="2026-02-06T11:56:00Z">
            <w:rPr>
              <w:sz w:val="22"/>
              <w:szCs w:val="22"/>
            </w:rPr>
          </w:rPrChange>
        </w:rPr>
        <w:pPrChange w:id="3788" w:author="User" w:date="2026-01-12T18:52:00Z">
          <w:pPr>
            <w:pStyle w:val="NormalWeb"/>
            <w:numPr>
              <w:numId w:val="47"/>
            </w:numPr>
            <w:tabs>
              <w:tab w:val="left" w:pos="420"/>
            </w:tabs>
            <w:ind w:left="420" w:hanging="420"/>
          </w:pPr>
        </w:pPrChange>
      </w:pPr>
      <w:r w:rsidRPr="00456764">
        <w:rPr>
          <w:sz w:val="22"/>
          <w:szCs w:val="22"/>
        </w:rPr>
        <w:t>When status = “</w:t>
      </w:r>
      <w:del w:id="3789" w:author="User" w:date="2026-02-02T19:17:00Z">
        <w:r w:rsidRPr="00651507" w:rsidDel="00536311">
          <w:rPr>
            <w:sz w:val="22"/>
            <w:szCs w:val="22"/>
          </w:rPr>
          <w:delText>Delivered</w:delText>
        </w:r>
      </w:del>
      <w:ins w:id="3790" w:author="User" w:date="2026-02-02T19:17:00Z">
        <w:r w:rsidR="00536311" w:rsidRPr="00651507">
          <w:rPr>
            <w:sz w:val="22"/>
            <w:szCs w:val="22"/>
          </w:rPr>
          <w:t xml:space="preserve">Ware House </w:t>
        </w:r>
      </w:ins>
      <w:ins w:id="3791" w:author="User" w:date="2026-02-02T19:18:00Z">
        <w:r w:rsidR="00536311" w:rsidRPr="00D064B5">
          <w:rPr>
            <w:sz w:val="22"/>
            <w:szCs w:val="22"/>
            <w:rPrChange w:id="3792" w:author="User" w:date="2026-02-06T11:56:00Z">
              <w:rPr>
                <w:sz w:val="22"/>
                <w:szCs w:val="22"/>
              </w:rPr>
            </w:rPrChange>
          </w:rPr>
          <w:t xml:space="preserve">manager </w:t>
        </w:r>
      </w:ins>
      <w:ins w:id="3793" w:author="User" w:date="2026-02-02T19:17:00Z">
        <w:r w:rsidR="00536311" w:rsidRPr="00D064B5">
          <w:rPr>
            <w:sz w:val="22"/>
            <w:szCs w:val="22"/>
            <w:rPrChange w:id="3794" w:author="User" w:date="2026-02-06T11:56:00Z">
              <w:rPr>
                <w:sz w:val="22"/>
                <w:szCs w:val="22"/>
              </w:rPr>
            </w:rPrChange>
          </w:rPr>
          <w:t>approved</w:t>
        </w:r>
      </w:ins>
      <w:r w:rsidRPr="00D064B5">
        <w:rPr>
          <w:sz w:val="22"/>
          <w:szCs w:val="22"/>
          <w:rPrChange w:id="3795" w:author="User" w:date="2026-02-06T11:56:00Z">
            <w:rPr>
              <w:sz w:val="22"/>
              <w:szCs w:val="22"/>
            </w:rPr>
          </w:rPrChange>
        </w:rPr>
        <w:t>,” update automatically pushed to SAP.</w:t>
      </w:r>
    </w:p>
    <w:p w14:paraId="343DA33F" w14:textId="77777777" w:rsidR="008A0411" w:rsidRPr="000C54C6" w:rsidRDefault="0026591D">
      <w:pPr>
        <w:pStyle w:val="NormalWeb"/>
        <w:numPr>
          <w:ilvl w:val="0"/>
          <w:numId w:val="65"/>
        </w:numPr>
        <w:tabs>
          <w:tab w:val="left" w:pos="420"/>
        </w:tabs>
        <w:rPr>
          <w:sz w:val="22"/>
          <w:szCs w:val="22"/>
        </w:rPr>
        <w:pPrChange w:id="3796" w:author="User" w:date="2026-01-12T18:52:00Z">
          <w:pPr>
            <w:pStyle w:val="NormalWeb"/>
            <w:numPr>
              <w:numId w:val="47"/>
            </w:numPr>
            <w:tabs>
              <w:tab w:val="left" w:pos="420"/>
            </w:tabs>
            <w:ind w:left="420" w:hanging="420"/>
          </w:pPr>
        </w:pPrChange>
      </w:pPr>
      <w:r w:rsidRPr="000C54C6">
        <w:rPr>
          <w:sz w:val="22"/>
          <w:szCs w:val="22"/>
        </w:rPr>
        <w:t>All API calls logged for monitoring.</w:t>
      </w:r>
    </w:p>
    <w:p w14:paraId="3BAC85EC" w14:textId="77777777" w:rsidR="008A0411" w:rsidRPr="000C54C6" w:rsidRDefault="008A0411">
      <w:pPr>
        <w:widowControl/>
        <w:rPr>
          <w:rFonts w:ascii="Times New Roman" w:hAnsi="Times New Roman" w:cs="Times New Roman"/>
          <w:rPrChange w:id="3797" w:author="User" w:date="2026-02-02T18:38:00Z">
            <w:rPr/>
          </w:rPrChange>
        </w:rPr>
      </w:pPr>
    </w:p>
    <w:p w14:paraId="649A86FF" w14:textId="77777777" w:rsidR="008A0411" w:rsidRPr="000C54C6" w:rsidRDefault="0026591D">
      <w:pPr>
        <w:pStyle w:val="Heading3"/>
        <w:widowControl/>
        <w:numPr>
          <w:ilvl w:val="0"/>
          <w:numId w:val="37"/>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Access Control</w:t>
      </w:r>
    </w:p>
    <w:p w14:paraId="1739E3CB" w14:textId="48FCE59A" w:rsidR="008A0411" w:rsidRPr="000C54C6" w:rsidRDefault="0026591D">
      <w:pPr>
        <w:pStyle w:val="NormalWeb"/>
        <w:numPr>
          <w:ilvl w:val="0"/>
          <w:numId w:val="66"/>
        </w:numPr>
        <w:tabs>
          <w:tab w:val="left" w:pos="420"/>
        </w:tabs>
        <w:jc w:val="both"/>
        <w:rPr>
          <w:sz w:val="22"/>
          <w:szCs w:val="22"/>
        </w:rPr>
        <w:pPrChange w:id="3798" w:author="User" w:date="2026-01-12T18:52:00Z">
          <w:pPr>
            <w:pStyle w:val="NormalWeb"/>
            <w:numPr>
              <w:numId w:val="48"/>
            </w:numPr>
            <w:tabs>
              <w:tab w:val="left" w:pos="420"/>
            </w:tabs>
            <w:ind w:left="420" w:hanging="420"/>
            <w:jc w:val="both"/>
          </w:pPr>
        </w:pPrChange>
      </w:pPr>
      <w:r w:rsidRPr="000C54C6">
        <w:rPr>
          <w:rStyle w:val="Strong"/>
          <w:sz w:val="22"/>
          <w:szCs w:val="22"/>
        </w:rPr>
        <w:t xml:space="preserve">Sales </w:t>
      </w:r>
      <w:del w:id="3799" w:author="User" w:date="2026-02-02T18:20:00Z">
        <w:r w:rsidRPr="000C54C6" w:rsidDel="009D79FC">
          <w:rPr>
            <w:rStyle w:val="Strong"/>
            <w:sz w:val="22"/>
            <w:szCs w:val="22"/>
          </w:rPr>
          <w:delText>Executive</w:delText>
        </w:r>
      </w:del>
      <w:ins w:id="3800" w:author="User" w:date="2026-02-02T18:20:00Z">
        <w:r w:rsidR="009D79FC" w:rsidRPr="000C54C6">
          <w:rPr>
            <w:rStyle w:val="Strong"/>
            <w:sz w:val="22"/>
            <w:szCs w:val="22"/>
          </w:rPr>
          <w:t>coordinator</w:t>
        </w:r>
      </w:ins>
      <w:r w:rsidRPr="000C54C6">
        <w:rPr>
          <w:rStyle w:val="Strong"/>
          <w:sz w:val="22"/>
          <w:szCs w:val="22"/>
        </w:rPr>
        <w:t>:</w:t>
      </w:r>
      <w:r w:rsidRPr="000C54C6">
        <w:rPr>
          <w:sz w:val="22"/>
          <w:szCs w:val="22"/>
        </w:rPr>
        <w:t xml:space="preserve"> Can create Delivery Plan under Sales Order, add line items, and submit for Warehouse Manager approval.</w:t>
      </w:r>
    </w:p>
    <w:p w14:paraId="22E49F97" w14:textId="4A46EC9C" w:rsidR="008A0411" w:rsidRPr="000C54C6" w:rsidRDefault="0026591D">
      <w:pPr>
        <w:pStyle w:val="NormalWeb"/>
        <w:numPr>
          <w:ilvl w:val="0"/>
          <w:numId w:val="66"/>
        </w:numPr>
        <w:tabs>
          <w:tab w:val="left" w:pos="420"/>
        </w:tabs>
        <w:jc w:val="both"/>
        <w:rPr>
          <w:sz w:val="22"/>
          <w:szCs w:val="22"/>
        </w:rPr>
        <w:pPrChange w:id="3801" w:author="User" w:date="2026-01-12T18:52:00Z">
          <w:pPr>
            <w:pStyle w:val="NormalWeb"/>
            <w:numPr>
              <w:numId w:val="48"/>
            </w:numPr>
            <w:tabs>
              <w:tab w:val="left" w:pos="420"/>
            </w:tabs>
            <w:ind w:left="420" w:hanging="420"/>
            <w:jc w:val="both"/>
          </w:pPr>
        </w:pPrChange>
      </w:pPr>
      <w:r w:rsidRPr="000C54C6">
        <w:rPr>
          <w:rStyle w:val="Strong"/>
          <w:sz w:val="22"/>
          <w:szCs w:val="22"/>
        </w:rPr>
        <w:t>Warehouse Manager:</w:t>
      </w:r>
      <w:r w:rsidRPr="000C54C6">
        <w:rPr>
          <w:sz w:val="22"/>
          <w:szCs w:val="22"/>
        </w:rPr>
        <w:t xml:space="preserve"> Can review, approve or reject Delivery Plan, </w:t>
      </w:r>
      <w:del w:id="3802" w:author="User" w:date="2026-02-02T19:18:00Z">
        <w:r w:rsidRPr="000C54C6" w:rsidDel="00536311">
          <w:rPr>
            <w:sz w:val="22"/>
            <w:szCs w:val="22"/>
          </w:rPr>
          <w:delText>and update status to “Delivered.”</w:delText>
        </w:r>
      </w:del>
    </w:p>
    <w:p w14:paraId="37CB2A37" w14:textId="77777777" w:rsidR="008A0411" w:rsidRPr="000C54C6" w:rsidRDefault="0026591D">
      <w:pPr>
        <w:pStyle w:val="NormalWeb"/>
        <w:numPr>
          <w:ilvl w:val="0"/>
          <w:numId w:val="66"/>
        </w:numPr>
        <w:tabs>
          <w:tab w:val="left" w:pos="420"/>
        </w:tabs>
        <w:jc w:val="both"/>
        <w:rPr>
          <w:sz w:val="22"/>
          <w:szCs w:val="22"/>
        </w:rPr>
        <w:pPrChange w:id="3803" w:author="User" w:date="2026-01-12T18:52:00Z">
          <w:pPr>
            <w:pStyle w:val="NormalWeb"/>
            <w:numPr>
              <w:numId w:val="48"/>
            </w:numPr>
            <w:tabs>
              <w:tab w:val="left" w:pos="420"/>
            </w:tabs>
            <w:ind w:left="420" w:hanging="420"/>
            <w:jc w:val="both"/>
          </w:pPr>
        </w:pPrChange>
      </w:pPr>
      <w:r w:rsidRPr="000C54C6">
        <w:rPr>
          <w:rStyle w:val="Strong"/>
          <w:sz w:val="22"/>
          <w:szCs w:val="22"/>
        </w:rPr>
        <w:t>Business Head / Admin:</w:t>
      </w:r>
      <w:r w:rsidRPr="000C54C6">
        <w:rPr>
          <w:sz w:val="22"/>
          <w:szCs w:val="22"/>
        </w:rPr>
        <w:t xml:space="preserve"> Can view, modify, and override Delivery Plans and monitor SAP integration.</w:t>
      </w:r>
    </w:p>
    <w:p w14:paraId="081F48F7" w14:textId="77777777" w:rsidR="008A0411" w:rsidRPr="000C54C6" w:rsidRDefault="0026591D">
      <w:pPr>
        <w:pStyle w:val="Heading3"/>
        <w:widowControl/>
        <w:numPr>
          <w:ilvl w:val="0"/>
          <w:numId w:val="37"/>
        </w:numPr>
        <w:ind w:left="359"/>
        <w:rPr>
          <w:rFonts w:ascii="Times New Roman" w:hAnsi="Times New Roman" w:cs="Times New Roman"/>
          <w:color w:val="44546A" w:themeColor="text2"/>
        </w:rPr>
      </w:pPr>
      <w:r w:rsidRPr="000C54C6">
        <w:rPr>
          <w:rStyle w:val="Strong"/>
          <w:rFonts w:ascii="Times New Roman" w:hAnsi="Times New Roman" w:cs="Times New Roman"/>
          <w:b/>
          <w:bCs/>
          <w:color w:val="44546A" w:themeColor="text2"/>
        </w:rPr>
        <w:t>Acceptance Criteria</w:t>
      </w:r>
    </w:p>
    <w:p w14:paraId="333EDC0F" w14:textId="77777777" w:rsidR="008A0411" w:rsidRPr="000C54C6" w:rsidRDefault="0026591D">
      <w:pPr>
        <w:pStyle w:val="NormalWeb"/>
        <w:numPr>
          <w:ilvl w:val="0"/>
          <w:numId w:val="67"/>
        </w:numPr>
        <w:tabs>
          <w:tab w:val="left" w:pos="420"/>
        </w:tabs>
        <w:jc w:val="both"/>
        <w:rPr>
          <w:sz w:val="22"/>
          <w:szCs w:val="22"/>
        </w:rPr>
        <w:pPrChange w:id="3804" w:author="User" w:date="2026-01-12T18:52:00Z">
          <w:pPr>
            <w:pStyle w:val="NormalWeb"/>
            <w:numPr>
              <w:numId w:val="49"/>
            </w:numPr>
            <w:tabs>
              <w:tab w:val="left" w:pos="420"/>
            </w:tabs>
            <w:ind w:left="420" w:hanging="420"/>
            <w:jc w:val="both"/>
          </w:pPr>
        </w:pPrChange>
      </w:pPr>
      <w:r w:rsidRPr="000C54C6">
        <w:rPr>
          <w:sz w:val="22"/>
          <w:szCs w:val="22"/>
        </w:rPr>
        <w:t xml:space="preserve">Delivery Group renamed as </w:t>
      </w:r>
      <w:r w:rsidRPr="000C54C6">
        <w:rPr>
          <w:rStyle w:val="Strong"/>
          <w:b w:val="0"/>
          <w:bCs w:val="0"/>
          <w:sz w:val="22"/>
          <w:szCs w:val="22"/>
        </w:rPr>
        <w:t>Delivery Plan</w:t>
      </w:r>
      <w:r w:rsidRPr="000C54C6">
        <w:rPr>
          <w:sz w:val="22"/>
          <w:szCs w:val="22"/>
        </w:rPr>
        <w:t xml:space="preserve"> in Salesforce.</w:t>
      </w:r>
    </w:p>
    <w:p w14:paraId="0D8D0B5C" w14:textId="77777777" w:rsidR="008A0411" w:rsidRPr="000C54C6" w:rsidRDefault="0026591D">
      <w:pPr>
        <w:pStyle w:val="NormalWeb"/>
        <w:numPr>
          <w:ilvl w:val="0"/>
          <w:numId w:val="67"/>
        </w:numPr>
        <w:tabs>
          <w:tab w:val="left" w:pos="420"/>
        </w:tabs>
        <w:jc w:val="both"/>
        <w:rPr>
          <w:sz w:val="22"/>
          <w:szCs w:val="22"/>
        </w:rPr>
        <w:pPrChange w:id="3805" w:author="User" w:date="2026-01-12T18:52:00Z">
          <w:pPr>
            <w:pStyle w:val="NormalWeb"/>
            <w:numPr>
              <w:numId w:val="49"/>
            </w:numPr>
            <w:tabs>
              <w:tab w:val="left" w:pos="420"/>
            </w:tabs>
            <w:ind w:left="420" w:hanging="420"/>
            <w:jc w:val="both"/>
          </w:pPr>
        </w:pPrChange>
      </w:pPr>
      <w:r w:rsidRPr="000C54C6">
        <w:rPr>
          <w:sz w:val="22"/>
          <w:szCs w:val="22"/>
        </w:rPr>
        <w:t>Users can create Delivery Plan under Standard Sales Order.</w:t>
      </w:r>
    </w:p>
    <w:p w14:paraId="76F98F14" w14:textId="77777777" w:rsidR="008A0411" w:rsidRPr="000C54C6" w:rsidRDefault="0026591D">
      <w:pPr>
        <w:pStyle w:val="NormalWeb"/>
        <w:numPr>
          <w:ilvl w:val="0"/>
          <w:numId w:val="67"/>
        </w:numPr>
        <w:tabs>
          <w:tab w:val="left" w:pos="420"/>
        </w:tabs>
        <w:jc w:val="both"/>
        <w:rPr>
          <w:sz w:val="22"/>
          <w:szCs w:val="22"/>
        </w:rPr>
        <w:pPrChange w:id="3806" w:author="User" w:date="2026-01-12T18:52:00Z">
          <w:pPr>
            <w:pStyle w:val="NormalWeb"/>
            <w:numPr>
              <w:numId w:val="49"/>
            </w:numPr>
            <w:tabs>
              <w:tab w:val="left" w:pos="420"/>
            </w:tabs>
            <w:ind w:left="420" w:hanging="420"/>
            <w:jc w:val="both"/>
          </w:pPr>
        </w:pPrChange>
      </w:pPr>
      <w:r w:rsidRPr="000C54C6">
        <w:rPr>
          <w:sz w:val="22"/>
          <w:szCs w:val="22"/>
        </w:rPr>
        <w:t>Line items can be added under Delivery Plan.</w:t>
      </w:r>
    </w:p>
    <w:p w14:paraId="5EF2D71E" w14:textId="3BB27549" w:rsidR="008A0411" w:rsidRPr="00D064B5" w:rsidRDefault="0026591D">
      <w:pPr>
        <w:pStyle w:val="NormalWeb"/>
        <w:numPr>
          <w:ilvl w:val="0"/>
          <w:numId w:val="67"/>
        </w:numPr>
        <w:tabs>
          <w:tab w:val="left" w:pos="420"/>
        </w:tabs>
        <w:jc w:val="both"/>
        <w:rPr>
          <w:sz w:val="22"/>
          <w:szCs w:val="22"/>
          <w:rPrChange w:id="3807" w:author="User" w:date="2026-02-06T11:56:00Z">
            <w:rPr>
              <w:sz w:val="22"/>
              <w:szCs w:val="22"/>
            </w:rPr>
          </w:rPrChange>
        </w:rPr>
        <w:pPrChange w:id="3808" w:author="User" w:date="2026-01-12T18:52:00Z">
          <w:pPr>
            <w:pStyle w:val="NormalWeb"/>
            <w:numPr>
              <w:numId w:val="49"/>
            </w:numPr>
            <w:tabs>
              <w:tab w:val="left" w:pos="420"/>
            </w:tabs>
            <w:ind w:left="420" w:hanging="420"/>
            <w:jc w:val="both"/>
          </w:pPr>
        </w:pPrChange>
      </w:pPr>
      <w:r w:rsidRPr="00456764">
        <w:rPr>
          <w:sz w:val="22"/>
          <w:szCs w:val="22"/>
        </w:rPr>
        <w:t>Delivery details successfully pushed to SAP when status = “</w:t>
      </w:r>
      <w:del w:id="3809" w:author="User" w:date="2026-02-02T19:18:00Z">
        <w:r w:rsidRPr="00651507" w:rsidDel="00536311">
          <w:rPr>
            <w:sz w:val="22"/>
            <w:szCs w:val="22"/>
          </w:rPr>
          <w:delText>Delivered</w:delText>
        </w:r>
      </w:del>
      <w:ins w:id="3810" w:author="User" w:date="2026-02-02T19:18:00Z">
        <w:r w:rsidR="00536311" w:rsidRPr="00651507">
          <w:rPr>
            <w:sz w:val="22"/>
            <w:szCs w:val="22"/>
          </w:rPr>
          <w:t>Warehouse Manager Approved</w:t>
        </w:r>
      </w:ins>
      <w:r w:rsidRPr="00D064B5">
        <w:rPr>
          <w:sz w:val="22"/>
          <w:szCs w:val="22"/>
          <w:rPrChange w:id="3811" w:author="User" w:date="2026-02-06T11:56:00Z">
            <w:rPr>
              <w:sz w:val="22"/>
              <w:szCs w:val="22"/>
            </w:rPr>
          </w:rPrChange>
        </w:rPr>
        <w:t>.”</w:t>
      </w:r>
    </w:p>
    <w:p w14:paraId="2533869F" w14:textId="77777777" w:rsidR="008A0411" w:rsidRPr="000C54C6" w:rsidRDefault="0026591D">
      <w:pPr>
        <w:pStyle w:val="NormalWeb"/>
        <w:numPr>
          <w:ilvl w:val="0"/>
          <w:numId w:val="67"/>
        </w:numPr>
        <w:tabs>
          <w:tab w:val="left" w:pos="420"/>
        </w:tabs>
        <w:jc w:val="both"/>
        <w:rPr>
          <w:color w:val="000000" w:themeColor="text1"/>
          <w:sz w:val="22"/>
          <w:szCs w:val="22"/>
          <w:rPrChange w:id="3812" w:author="User" w:date="2026-02-02T18:38:00Z">
            <w:rPr>
              <w:color w:val="EE0000"/>
              <w:sz w:val="22"/>
              <w:szCs w:val="22"/>
            </w:rPr>
          </w:rPrChange>
        </w:rPr>
        <w:pPrChange w:id="3813" w:author="User" w:date="2026-01-12T18:52:00Z">
          <w:pPr>
            <w:pStyle w:val="NormalWeb"/>
            <w:numPr>
              <w:numId w:val="49"/>
            </w:numPr>
            <w:tabs>
              <w:tab w:val="left" w:pos="420"/>
            </w:tabs>
            <w:ind w:left="420" w:hanging="420"/>
            <w:jc w:val="both"/>
          </w:pPr>
        </w:pPrChange>
      </w:pPr>
      <w:r w:rsidRPr="000C54C6">
        <w:rPr>
          <w:color w:val="000000" w:themeColor="text1"/>
          <w:sz w:val="22"/>
          <w:szCs w:val="22"/>
          <w:rPrChange w:id="3814" w:author="User" w:date="2026-02-02T18:38:00Z">
            <w:rPr>
              <w:color w:val="EE0000"/>
              <w:sz w:val="22"/>
              <w:szCs w:val="22"/>
            </w:rPr>
          </w:rPrChange>
        </w:rPr>
        <w:t>More delivery stages can be configured--&gt;Le Marble to provide list</w:t>
      </w:r>
      <w:ins w:id="3815" w:author="User" w:date="2026-01-23T19:25:00Z">
        <w:r w:rsidR="00392B5E" w:rsidRPr="000C54C6">
          <w:rPr>
            <w:color w:val="000000" w:themeColor="text1"/>
            <w:sz w:val="22"/>
            <w:szCs w:val="22"/>
            <w:rPrChange w:id="3816" w:author="User" w:date="2026-02-02T18:38:00Z">
              <w:rPr>
                <w:color w:val="EE0000"/>
                <w:sz w:val="22"/>
                <w:szCs w:val="22"/>
              </w:rPr>
            </w:rPrChange>
          </w:rPr>
          <w:t>, Stages can be added if required subject to if there are no flow changes</w:t>
        </w:r>
      </w:ins>
      <w:del w:id="3817" w:author="User" w:date="2026-01-23T19:25:00Z">
        <w:r w:rsidRPr="000C54C6" w:rsidDel="00392B5E">
          <w:rPr>
            <w:color w:val="000000" w:themeColor="text1"/>
            <w:sz w:val="22"/>
            <w:szCs w:val="22"/>
            <w:rPrChange w:id="3818" w:author="User" w:date="2026-02-02T18:38:00Z">
              <w:rPr>
                <w:color w:val="EE0000"/>
                <w:sz w:val="22"/>
                <w:szCs w:val="22"/>
              </w:rPr>
            </w:rPrChange>
          </w:rPr>
          <w:delText>.</w:delText>
        </w:r>
      </w:del>
    </w:p>
    <w:p w14:paraId="44C04ABE" w14:textId="77777777" w:rsidR="008A0411" w:rsidRPr="000C54C6" w:rsidRDefault="0026591D">
      <w:pPr>
        <w:pStyle w:val="NormalWeb"/>
        <w:numPr>
          <w:ilvl w:val="0"/>
          <w:numId w:val="67"/>
        </w:numPr>
        <w:tabs>
          <w:tab w:val="left" w:pos="420"/>
        </w:tabs>
        <w:jc w:val="both"/>
        <w:rPr>
          <w:sz w:val="22"/>
          <w:szCs w:val="22"/>
        </w:rPr>
        <w:pPrChange w:id="3819" w:author="User" w:date="2026-01-12T18:52:00Z">
          <w:pPr>
            <w:pStyle w:val="NormalWeb"/>
            <w:numPr>
              <w:numId w:val="49"/>
            </w:numPr>
            <w:tabs>
              <w:tab w:val="left" w:pos="420"/>
            </w:tabs>
            <w:ind w:left="420" w:hanging="420"/>
            <w:jc w:val="both"/>
          </w:pPr>
        </w:pPrChange>
      </w:pPr>
      <w:r w:rsidRPr="000C54C6">
        <w:rPr>
          <w:sz w:val="22"/>
          <w:szCs w:val="22"/>
        </w:rPr>
        <w:t>Users can update delivery status manually in Salesforce.</w:t>
      </w:r>
    </w:p>
    <w:p w14:paraId="200031B8" w14:textId="77777777" w:rsidR="008A0411" w:rsidRPr="000C54C6" w:rsidRDefault="0026591D">
      <w:pPr>
        <w:pStyle w:val="NormalWeb"/>
        <w:numPr>
          <w:ilvl w:val="0"/>
          <w:numId w:val="67"/>
        </w:numPr>
        <w:tabs>
          <w:tab w:val="left" w:pos="420"/>
        </w:tabs>
        <w:jc w:val="both"/>
        <w:rPr>
          <w:sz w:val="22"/>
          <w:szCs w:val="22"/>
        </w:rPr>
        <w:pPrChange w:id="3820" w:author="User" w:date="2026-01-12T18:52:00Z">
          <w:pPr>
            <w:pStyle w:val="NormalWeb"/>
            <w:numPr>
              <w:numId w:val="49"/>
            </w:numPr>
            <w:tabs>
              <w:tab w:val="left" w:pos="420"/>
            </w:tabs>
            <w:ind w:left="420" w:hanging="420"/>
            <w:jc w:val="both"/>
          </w:pPr>
        </w:pPrChange>
      </w:pPr>
      <w:r w:rsidRPr="000C54C6">
        <w:rPr>
          <w:sz w:val="22"/>
          <w:szCs w:val="22"/>
        </w:rPr>
        <w:t>Delivered and pending quantities correctly shown in Sales Order.</w:t>
      </w:r>
    </w:p>
    <w:p w14:paraId="42801964" w14:textId="55FB009D" w:rsidR="008A0411" w:rsidRPr="000C54C6" w:rsidDel="00FD513C" w:rsidRDefault="0026591D">
      <w:pPr>
        <w:pStyle w:val="NormalWeb"/>
        <w:numPr>
          <w:ilvl w:val="0"/>
          <w:numId w:val="67"/>
        </w:numPr>
        <w:tabs>
          <w:tab w:val="left" w:pos="420"/>
        </w:tabs>
        <w:jc w:val="both"/>
        <w:rPr>
          <w:del w:id="3821" w:author="User" w:date="2026-02-02T19:28:00Z"/>
          <w:sz w:val="22"/>
          <w:szCs w:val="22"/>
        </w:rPr>
        <w:pPrChange w:id="3822" w:author="User" w:date="2026-01-12T18:52:00Z">
          <w:pPr>
            <w:pStyle w:val="NormalWeb"/>
            <w:numPr>
              <w:numId w:val="49"/>
            </w:numPr>
            <w:tabs>
              <w:tab w:val="left" w:pos="420"/>
            </w:tabs>
            <w:ind w:left="420" w:hanging="420"/>
            <w:jc w:val="both"/>
          </w:pPr>
        </w:pPrChange>
      </w:pPr>
      <w:del w:id="3823" w:author="User" w:date="2026-02-02T19:28:00Z">
        <w:r w:rsidRPr="000C54C6" w:rsidDel="00FD513C">
          <w:rPr>
            <w:sz w:val="22"/>
            <w:szCs w:val="22"/>
          </w:rPr>
          <w:delText>Warehouse Manager approval required before final delivery marking.</w:delText>
        </w:r>
      </w:del>
    </w:p>
    <w:p w14:paraId="475AD7FC" w14:textId="77777777" w:rsidR="008A0411" w:rsidRPr="000C54C6" w:rsidRDefault="0026591D">
      <w:pPr>
        <w:pStyle w:val="NormalWeb"/>
        <w:numPr>
          <w:ilvl w:val="0"/>
          <w:numId w:val="67"/>
        </w:numPr>
        <w:tabs>
          <w:tab w:val="left" w:pos="420"/>
        </w:tabs>
        <w:jc w:val="both"/>
        <w:rPr>
          <w:sz w:val="22"/>
          <w:szCs w:val="22"/>
        </w:rPr>
        <w:pPrChange w:id="3824" w:author="User" w:date="2026-01-12T18:52:00Z">
          <w:pPr>
            <w:pStyle w:val="NormalWeb"/>
            <w:numPr>
              <w:numId w:val="49"/>
            </w:numPr>
            <w:tabs>
              <w:tab w:val="left" w:pos="420"/>
            </w:tabs>
            <w:ind w:left="420" w:hanging="420"/>
            <w:jc w:val="both"/>
          </w:pPr>
        </w:pPrChange>
      </w:pPr>
      <w:r w:rsidRPr="000C54C6">
        <w:rPr>
          <w:sz w:val="22"/>
          <w:szCs w:val="22"/>
        </w:rPr>
        <w:t>All notifications trigger for creation, approval, and SAP push.</w:t>
      </w:r>
    </w:p>
    <w:p w14:paraId="031CC368" w14:textId="77777777" w:rsidR="008A0411" w:rsidRPr="000C54C6" w:rsidRDefault="0026591D">
      <w:pPr>
        <w:pStyle w:val="NormalWeb"/>
        <w:numPr>
          <w:ilvl w:val="0"/>
          <w:numId w:val="67"/>
        </w:numPr>
        <w:tabs>
          <w:tab w:val="left" w:pos="420"/>
        </w:tabs>
        <w:jc w:val="both"/>
        <w:rPr>
          <w:sz w:val="22"/>
          <w:szCs w:val="22"/>
        </w:rPr>
        <w:pPrChange w:id="3825" w:author="User" w:date="2026-01-12T18:52:00Z">
          <w:pPr>
            <w:pStyle w:val="NormalWeb"/>
            <w:numPr>
              <w:numId w:val="49"/>
            </w:numPr>
            <w:tabs>
              <w:tab w:val="left" w:pos="420"/>
            </w:tabs>
            <w:ind w:left="420" w:hanging="420"/>
            <w:jc w:val="both"/>
          </w:pPr>
        </w:pPrChange>
      </w:pPr>
      <w:r w:rsidRPr="000C54C6">
        <w:rPr>
          <w:sz w:val="22"/>
          <w:szCs w:val="22"/>
        </w:rPr>
        <w:t>Approval process and SAP integration logs recorded correctly.</w:t>
      </w:r>
    </w:p>
    <w:p w14:paraId="01810CA1" w14:textId="77777777" w:rsidR="008A0411" w:rsidRPr="000C54C6" w:rsidDel="00596325" w:rsidRDefault="0026591D">
      <w:pPr>
        <w:pStyle w:val="NormalWeb"/>
        <w:numPr>
          <w:ilvl w:val="0"/>
          <w:numId w:val="67"/>
        </w:numPr>
        <w:tabs>
          <w:tab w:val="left" w:pos="420"/>
        </w:tabs>
        <w:jc w:val="both"/>
        <w:rPr>
          <w:del w:id="3826" w:author="User" w:date="2026-01-12T18:53:00Z"/>
          <w:sz w:val="22"/>
          <w:szCs w:val="22"/>
        </w:rPr>
        <w:pPrChange w:id="3827" w:author="User" w:date="2026-01-12T18:53:00Z">
          <w:pPr>
            <w:pStyle w:val="NormalWeb"/>
            <w:tabs>
              <w:tab w:val="left" w:pos="420"/>
            </w:tabs>
            <w:jc w:val="both"/>
          </w:pPr>
        </w:pPrChange>
      </w:pPr>
      <w:r w:rsidRPr="000C54C6">
        <w:t>Delivery Plan cannot bypass approval before SAP push.</w:t>
      </w:r>
    </w:p>
    <w:p w14:paraId="4ECE3789" w14:textId="77777777" w:rsidR="00596325" w:rsidRPr="000C54C6" w:rsidRDefault="00596325">
      <w:pPr>
        <w:pStyle w:val="NormalWeb"/>
        <w:numPr>
          <w:ilvl w:val="0"/>
          <w:numId w:val="67"/>
        </w:numPr>
        <w:tabs>
          <w:tab w:val="left" w:pos="420"/>
        </w:tabs>
        <w:jc w:val="both"/>
        <w:rPr>
          <w:ins w:id="3828" w:author="User" w:date="2026-01-12T18:53:00Z"/>
          <w:sz w:val="22"/>
          <w:szCs w:val="22"/>
        </w:rPr>
        <w:pPrChange w:id="3829" w:author="User" w:date="2026-01-12T18:52:00Z">
          <w:pPr>
            <w:pStyle w:val="NormalWeb"/>
            <w:numPr>
              <w:numId w:val="49"/>
            </w:numPr>
            <w:tabs>
              <w:tab w:val="left" w:pos="420"/>
            </w:tabs>
            <w:ind w:left="420" w:hanging="420"/>
            <w:jc w:val="both"/>
          </w:pPr>
        </w:pPrChange>
      </w:pPr>
    </w:p>
    <w:p w14:paraId="58355256" w14:textId="77777777" w:rsidR="008A0411" w:rsidRPr="000C54C6" w:rsidDel="00A907E0" w:rsidRDefault="0026591D">
      <w:pPr>
        <w:pStyle w:val="NormalWeb"/>
        <w:numPr>
          <w:ilvl w:val="0"/>
          <w:numId w:val="67"/>
        </w:numPr>
        <w:tabs>
          <w:tab w:val="left" w:pos="420"/>
        </w:tabs>
        <w:jc w:val="both"/>
        <w:rPr>
          <w:del w:id="3830" w:author="User" w:date="2026-01-12T18:50:00Z"/>
          <w:sz w:val="22"/>
          <w:szCs w:val="22"/>
        </w:rPr>
        <w:pPrChange w:id="3831" w:author="User" w:date="2026-01-12T18:53:00Z">
          <w:pPr>
            <w:pStyle w:val="NormalWeb"/>
            <w:numPr>
              <w:numId w:val="49"/>
            </w:numPr>
            <w:tabs>
              <w:tab w:val="left" w:pos="420"/>
            </w:tabs>
            <w:ind w:left="420" w:hanging="420"/>
            <w:jc w:val="both"/>
          </w:pPr>
        </w:pPrChange>
      </w:pPr>
      <w:r w:rsidRPr="000C54C6">
        <w:t>No other functionality changes beyond defined scope.</w:t>
      </w:r>
    </w:p>
    <w:p w14:paraId="10A49698" w14:textId="77777777" w:rsidR="0076108C" w:rsidRPr="000C54C6" w:rsidRDefault="0076108C">
      <w:pPr>
        <w:pStyle w:val="NormalWeb"/>
        <w:numPr>
          <w:ilvl w:val="0"/>
          <w:numId w:val="67"/>
        </w:numPr>
        <w:tabs>
          <w:tab w:val="left" w:pos="420"/>
        </w:tabs>
        <w:jc w:val="both"/>
        <w:rPr>
          <w:sz w:val="22"/>
          <w:szCs w:val="22"/>
        </w:rPr>
        <w:pPrChange w:id="3832" w:author="User" w:date="2026-01-12T18:53:00Z">
          <w:pPr>
            <w:pStyle w:val="NormalWeb"/>
            <w:tabs>
              <w:tab w:val="left" w:pos="420"/>
            </w:tabs>
            <w:jc w:val="both"/>
          </w:pPr>
        </w:pPrChange>
      </w:pPr>
    </w:p>
    <w:p w14:paraId="15320789" w14:textId="77777777" w:rsidR="00D7760A" w:rsidRPr="000C54C6" w:rsidDel="00392B5E" w:rsidRDefault="00D7760A" w:rsidP="00D7760A">
      <w:pPr>
        <w:pStyle w:val="ListParagraph"/>
        <w:tabs>
          <w:tab w:val="left" w:pos="653"/>
        </w:tabs>
        <w:spacing w:before="4"/>
        <w:ind w:left="0" w:firstLine="0"/>
        <w:rPr>
          <w:del w:id="3833" w:author="User" w:date="2026-01-23T19:26:00Z"/>
          <w:rStyle w:val="Strong"/>
          <w:rFonts w:ascii="Times New Roman" w:eastAsia="SimSun" w:hAnsi="Times New Roman" w:cs="Times New Roman"/>
          <w:color w:val="222A35" w:themeColor="text2" w:themeShade="80"/>
          <w:sz w:val="28"/>
          <w:szCs w:val="28"/>
          <w:rPrChange w:id="3834" w:author="User" w:date="2026-02-02T18:38:00Z">
            <w:rPr>
              <w:del w:id="3835" w:author="User" w:date="2026-01-23T19:26:00Z"/>
              <w:rStyle w:val="Strong"/>
              <w:rFonts w:ascii="Times New Roman" w:eastAsia="SimSun" w:hAnsi="Times New Roman" w:cs="Times New Roman"/>
              <w:color w:val="222A35" w:themeColor="text2" w:themeShade="80"/>
              <w:sz w:val="28"/>
              <w:szCs w:val="28"/>
              <w:lang w:eastAsia="zh-CN"/>
            </w:rPr>
          </w:rPrChange>
        </w:rPr>
      </w:pPr>
      <w:r w:rsidRPr="000C54C6">
        <w:rPr>
          <w:rStyle w:val="Strong"/>
          <w:rFonts w:ascii="Times New Roman" w:eastAsia="SimSun" w:hAnsi="Times New Roman" w:cs="Times New Roman"/>
          <w:color w:val="222A35" w:themeColor="text2" w:themeShade="80"/>
          <w:sz w:val="28"/>
          <w:szCs w:val="28"/>
        </w:rPr>
        <w:lastRenderedPageBreak/>
        <w:t>Module 10:</w:t>
      </w:r>
    </w:p>
    <w:p w14:paraId="3B57BCBB" w14:textId="77777777" w:rsidR="00D7760A" w:rsidRPr="000C54C6" w:rsidRDefault="00D7760A">
      <w:pPr>
        <w:pStyle w:val="ListParagraph"/>
        <w:tabs>
          <w:tab w:val="left" w:pos="653"/>
        </w:tabs>
        <w:spacing w:before="4"/>
        <w:ind w:left="0" w:firstLine="0"/>
        <w:rPr>
          <w:rFonts w:ascii="Times New Roman" w:hAnsi="Times New Roman" w:cs="Times New Roman"/>
          <w:rPrChange w:id="3836" w:author="User" w:date="2026-02-02T18:38:00Z">
            <w:rPr/>
          </w:rPrChange>
        </w:rPr>
        <w:pPrChange w:id="3837" w:author="User" w:date="2026-01-23T19:26:00Z">
          <w:pPr>
            <w:pStyle w:val="Heading1"/>
            <w:tabs>
              <w:tab w:val="left" w:pos="440"/>
            </w:tabs>
            <w:spacing w:before="98"/>
            <w:ind w:left="0" w:firstLine="0"/>
          </w:pPr>
        </w:pPrChange>
      </w:pPr>
    </w:p>
    <w:p w14:paraId="2FF020FC" w14:textId="77777777" w:rsidR="00D7760A" w:rsidRPr="000C54C6" w:rsidRDefault="00D7760A" w:rsidP="00D7760A">
      <w:pPr>
        <w:pStyle w:val="Heading1"/>
        <w:tabs>
          <w:tab w:val="left" w:pos="440"/>
        </w:tabs>
        <w:spacing w:before="98"/>
        <w:ind w:left="0" w:firstLine="0"/>
        <w:rPr>
          <w:rFonts w:ascii="Times New Roman" w:hAnsi="Times New Roman" w:cs="Times New Roman"/>
          <w:b/>
          <w:bCs/>
          <w:color w:val="2E5395"/>
        </w:rPr>
      </w:pPr>
      <w:r w:rsidRPr="000C54C6">
        <w:rPr>
          <w:rFonts w:ascii="Times New Roman" w:eastAsia="SimSun" w:hAnsi="Times New Roman" w:cs="Times New Roman"/>
          <w:b/>
          <w:bCs/>
          <w:color w:val="222A35" w:themeColor="text2" w:themeShade="80"/>
        </w:rPr>
        <w:t>Other Objects</w:t>
      </w:r>
    </w:p>
    <w:p w14:paraId="2A2E2F3A" w14:textId="77777777" w:rsidR="002569A2" w:rsidRPr="000C54C6" w:rsidRDefault="002569A2" w:rsidP="002569A2">
      <w:pPr>
        <w:pStyle w:val="BodyText"/>
        <w:spacing w:before="320" w:line="235" w:lineRule="auto"/>
        <w:ind w:left="23" w:firstLine="0"/>
        <w:rPr>
          <w:rFonts w:ascii="Times New Roman" w:hAnsi="Times New Roman" w:cs="Times New Roman"/>
          <w:rPrChange w:id="3838" w:author="User" w:date="2026-02-02T18:38:00Z">
            <w:rPr>
              <w:rFonts w:ascii="Times New Roman"/>
            </w:rPr>
          </w:rPrChange>
        </w:rPr>
      </w:pPr>
      <w:r w:rsidRPr="000C54C6">
        <w:rPr>
          <w:rFonts w:ascii="Times New Roman" w:hAnsi="Times New Roman" w:cs="Times New Roman"/>
          <w:rPrChange w:id="3839" w:author="User" w:date="2026-02-02T18:38:00Z">
            <w:rPr>
              <w:rFonts w:ascii="Times New Roman"/>
            </w:rPr>
          </w:rPrChange>
        </w:rPr>
        <w:t>These</w:t>
      </w:r>
      <w:r w:rsidRPr="000C54C6">
        <w:rPr>
          <w:rFonts w:ascii="Times New Roman" w:hAnsi="Times New Roman" w:cs="Times New Roman"/>
          <w:spacing w:val="-6"/>
          <w:rPrChange w:id="3840" w:author="User" w:date="2026-02-02T18:38:00Z">
            <w:rPr>
              <w:rFonts w:ascii="Times New Roman"/>
              <w:spacing w:val="-6"/>
            </w:rPr>
          </w:rPrChange>
        </w:rPr>
        <w:t xml:space="preserve"> </w:t>
      </w:r>
      <w:r w:rsidRPr="000C54C6">
        <w:rPr>
          <w:rFonts w:ascii="Times New Roman" w:hAnsi="Times New Roman" w:cs="Times New Roman"/>
          <w:rPrChange w:id="3841" w:author="User" w:date="2026-02-02T18:38:00Z">
            <w:rPr>
              <w:rFonts w:ascii="Times New Roman"/>
            </w:rPr>
          </w:rPrChange>
        </w:rPr>
        <w:t>objects</w:t>
      </w:r>
      <w:r w:rsidRPr="000C54C6">
        <w:rPr>
          <w:rFonts w:ascii="Times New Roman" w:hAnsi="Times New Roman" w:cs="Times New Roman"/>
          <w:spacing w:val="-3"/>
          <w:rPrChange w:id="3842" w:author="User" w:date="2026-02-02T18:38:00Z">
            <w:rPr>
              <w:rFonts w:ascii="Times New Roman"/>
              <w:spacing w:val="-3"/>
            </w:rPr>
          </w:rPrChange>
        </w:rPr>
        <w:t xml:space="preserve"> </w:t>
      </w:r>
      <w:r w:rsidRPr="000C54C6">
        <w:rPr>
          <w:rFonts w:ascii="Times New Roman" w:hAnsi="Times New Roman" w:cs="Times New Roman"/>
          <w:rPrChange w:id="3843" w:author="User" w:date="2026-02-02T18:38:00Z">
            <w:rPr>
              <w:rFonts w:ascii="Times New Roman"/>
            </w:rPr>
          </w:rPrChange>
        </w:rPr>
        <w:t>will</w:t>
      </w:r>
      <w:r w:rsidRPr="000C54C6">
        <w:rPr>
          <w:rFonts w:ascii="Times New Roman" w:hAnsi="Times New Roman" w:cs="Times New Roman"/>
          <w:spacing w:val="-6"/>
          <w:rPrChange w:id="3844" w:author="User" w:date="2026-02-02T18:38:00Z">
            <w:rPr>
              <w:rFonts w:ascii="Times New Roman"/>
              <w:spacing w:val="-6"/>
            </w:rPr>
          </w:rPrChange>
        </w:rPr>
        <w:t xml:space="preserve"> </w:t>
      </w:r>
      <w:r w:rsidRPr="000C54C6">
        <w:rPr>
          <w:rFonts w:ascii="Times New Roman" w:hAnsi="Times New Roman" w:cs="Times New Roman"/>
          <w:rPrChange w:id="3845" w:author="User" w:date="2026-02-02T18:38:00Z">
            <w:rPr>
              <w:rFonts w:ascii="Times New Roman"/>
            </w:rPr>
          </w:rPrChange>
        </w:rPr>
        <w:t>be</w:t>
      </w:r>
      <w:r w:rsidRPr="000C54C6">
        <w:rPr>
          <w:rFonts w:ascii="Times New Roman" w:hAnsi="Times New Roman" w:cs="Times New Roman"/>
          <w:spacing w:val="-6"/>
          <w:rPrChange w:id="3846" w:author="User" w:date="2026-02-02T18:38:00Z">
            <w:rPr>
              <w:rFonts w:ascii="Times New Roman"/>
              <w:spacing w:val="-6"/>
            </w:rPr>
          </w:rPrChange>
        </w:rPr>
        <w:t xml:space="preserve"> </w:t>
      </w:r>
      <w:r w:rsidRPr="000C54C6">
        <w:rPr>
          <w:rFonts w:ascii="Times New Roman" w:hAnsi="Times New Roman" w:cs="Times New Roman"/>
          <w:rPrChange w:id="3847" w:author="User" w:date="2026-02-02T18:38:00Z">
            <w:rPr>
              <w:rFonts w:ascii="Times New Roman"/>
            </w:rPr>
          </w:rPrChange>
        </w:rPr>
        <w:t>linked</w:t>
      </w:r>
      <w:r w:rsidRPr="000C54C6">
        <w:rPr>
          <w:rFonts w:ascii="Times New Roman" w:hAnsi="Times New Roman" w:cs="Times New Roman"/>
          <w:spacing w:val="-4"/>
          <w:rPrChange w:id="3848" w:author="User" w:date="2026-02-02T18:38:00Z">
            <w:rPr>
              <w:rFonts w:ascii="Times New Roman"/>
              <w:spacing w:val="-4"/>
            </w:rPr>
          </w:rPrChange>
        </w:rPr>
        <w:t xml:space="preserve"> </w:t>
      </w:r>
      <w:r w:rsidRPr="000C54C6">
        <w:rPr>
          <w:rFonts w:ascii="Times New Roman" w:hAnsi="Times New Roman" w:cs="Times New Roman"/>
          <w:rPrChange w:id="3849" w:author="User" w:date="2026-02-02T18:38:00Z">
            <w:rPr>
              <w:rFonts w:ascii="Times New Roman"/>
            </w:rPr>
          </w:rPrChange>
        </w:rPr>
        <w:t>to</w:t>
      </w:r>
      <w:r w:rsidRPr="000C54C6">
        <w:rPr>
          <w:rFonts w:ascii="Times New Roman" w:hAnsi="Times New Roman" w:cs="Times New Roman"/>
          <w:spacing w:val="-4"/>
          <w:rPrChange w:id="3850" w:author="User" w:date="2026-02-02T18:38:00Z">
            <w:rPr>
              <w:rFonts w:ascii="Times New Roman"/>
              <w:spacing w:val="-4"/>
            </w:rPr>
          </w:rPrChange>
        </w:rPr>
        <w:t xml:space="preserve"> </w:t>
      </w:r>
      <w:r w:rsidRPr="000C54C6">
        <w:rPr>
          <w:rFonts w:ascii="Times New Roman" w:hAnsi="Times New Roman" w:cs="Times New Roman"/>
          <w:rPrChange w:id="3851" w:author="User" w:date="2026-02-02T18:38:00Z">
            <w:rPr>
              <w:rFonts w:ascii="Times New Roman"/>
            </w:rPr>
          </w:rPrChange>
        </w:rPr>
        <w:t>Standard</w:t>
      </w:r>
      <w:r w:rsidRPr="000C54C6">
        <w:rPr>
          <w:rFonts w:ascii="Times New Roman" w:hAnsi="Times New Roman" w:cs="Times New Roman"/>
          <w:spacing w:val="-4"/>
          <w:rPrChange w:id="3852" w:author="User" w:date="2026-02-02T18:38:00Z">
            <w:rPr>
              <w:rFonts w:ascii="Times New Roman"/>
              <w:spacing w:val="-4"/>
            </w:rPr>
          </w:rPrChange>
        </w:rPr>
        <w:t xml:space="preserve"> </w:t>
      </w:r>
      <w:r w:rsidRPr="000C54C6">
        <w:rPr>
          <w:rFonts w:ascii="Times New Roman" w:hAnsi="Times New Roman" w:cs="Times New Roman"/>
          <w:rPrChange w:id="3853" w:author="User" w:date="2026-02-02T18:38:00Z">
            <w:rPr>
              <w:rFonts w:ascii="Times New Roman"/>
            </w:rPr>
          </w:rPrChange>
        </w:rPr>
        <w:t>Account/Opportunity.</w:t>
      </w:r>
      <w:r w:rsidRPr="000C54C6">
        <w:rPr>
          <w:rFonts w:ascii="Times New Roman" w:hAnsi="Times New Roman" w:cs="Times New Roman"/>
          <w:spacing w:val="-4"/>
          <w:rPrChange w:id="3854" w:author="User" w:date="2026-02-02T18:38:00Z">
            <w:rPr>
              <w:rFonts w:ascii="Times New Roman"/>
              <w:spacing w:val="-4"/>
            </w:rPr>
          </w:rPrChange>
        </w:rPr>
        <w:t xml:space="preserve"> </w:t>
      </w:r>
      <w:r w:rsidRPr="000C54C6">
        <w:rPr>
          <w:rFonts w:ascii="Times New Roman" w:hAnsi="Times New Roman" w:cs="Times New Roman"/>
          <w:rPrChange w:id="3855" w:author="User" w:date="2026-02-02T18:38:00Z">
            <w:rPr>
              <w:rFonts w:ascii="Times New Roman"/>
            </w:rPr>
          </w:rPrChange>
        </w:rPr>
        <w:t>Remaining</w:t>
      </w:r>
      <w:r w:rsidRPr="000C54C6">
        <w:rPr>
          <w:rFonts w:ascii="Times New Roman" w:hAnsi="Times New Roman" w:cs="Times New Roman"/>
          <w:spacing w:val="-4"/>
          <w:rPrChange w:id="3856" w:author="User" w:date="2026-02-02T18:38:00Z">
            <w:rPr>
              <w:rFonts w:ascii="Times New Roman"/>
              <w:spacing w:val="-4"/>
            </w:rPr>
          </w:rPrChange>
        </w:rPr>
        <w:t xml:space="preserve"> </w:t>
      </w:r>
      <w:r w:rsidRPr="000C54C6">
        <w:rPr>
          <w:rFonts w:ascii="Times New Roman" w:hAnsi="Times New Roman" w:cs="Times New Roman"/>
          <w:rPrChange w:id="3857" w:author="User" w:date="2026-02-02T18:38:00Z">
            <w:rPr>
              <w:rFonts w:ascii="Times New Roman"/>
            </w:rPr>
          </w:rPrChange>
        </w:rPr>
        <w:t>functionality</w:t>
      </w:r>
      <w:r w:rsidRPr="000C54C6">
        <w:rPr>
          <w:rFonts w:ascii="Times New Roman" w:hAnsi="Times New Roman" w:cs="Times New Roman"/>
          <w:spacing w:val="-4"/>
          <w:rPrChange w:id="3858" w:author="User" w:date="2026-02-02T18:38:00Z">
            <w:rPr>
              <w:rFonts w:ascii="Times New Roman"/>
              <w:spacing w:val="-4"/>
            </w:rPr>
          </w:rPrChange>
        </w:rPr>
        <w:t xml:space="preserve"> </w:t>
      </w:r>
      <w:r w:rsidRPr="000C54C6">
        <w:rPr>
          <w:rFonts w:ascii="Times New Roman" w:hAnsi="Times New Roman" w:cs="Times New Roman"/>
          <w:rPrChange w:id="3859" w:author="User" w:date="2026-02-02T18:38:00Z">
            <w:rPr>
              <w:rFonts w:ascii="Times New Roman"/>
            </w:rPr>
          </w:rPrChange>
        </w:rPr>
        <w:t>will remain as-is for now:</w:t>
      </w:r>
    </w:p>
    <w:p w14:paraId="48D68914" w14:textId="77777777" w:rsidR="002569A2" w:rsidRPr="000C54C6" w:rsidRDefault="002569A2">
      <w:pPr>
        <w:tabs>
          <w:tab w:val="left" w:pos="743"/>
        </w:tabs>
        <w:spacing w:before="275"/>
        <w:rPr>
          <w:rFonts w:ascii="Times New Roman" w:hAnsi="Times New Roman" w:cs="Times New Roman"/>
          <w:b/>
          <w:sz w:val="24"/>
          <w:rPrChange w:id="3860" w:author="User" w:date="2026-02-02T18:38:00Z">
            <w:rPr>
              <w:b/>
              <w:sz w:val="24"/>
            </w:rPr>
          </w:rPrChange>
        </w:rPr>
        <w:pPrChange w:id="3861" w:author="User" w:date="2026-01-23T09:01:00Z">
          <w:pPr>
            <w:pStyle w:val="ListParagraph"/>
            <w:numPr>
              <w:numId w:val="56"/>
            </w:numPr>
            <w:tabs>
              <w:tab w:val="left" w:pos="743"/>
            </w:tabs>
            <w:spacing w:before="275"/>
            <w:ind w:left="744" w:hanging="360"/>
          </w:pPr>
        </w:pPrChange>
      </w:pPr>
      <w:r w:rsidRPr="000C54C6">
        <w:rPr>
          <w:rFonts w:ascii="Times New Roman" w:hAnsi="Times New Roman" w:cs="Times New Roman"/>
          <w:b/>
          <w:spacing w:val="-2"/>
          <w:sz w:val="24"/>
          <w:rPrChange w:id="3862" w:author="User" w:date="2026-02-02T18:38:00Z">
            <w:rPr>
              <w:b/>
              <w:spacing w:val="-2"/>
              <w:sz w:val="24"/>
            </w:rPr>
          </w:rPrChange>
        </w:rPr>
        <w:t>Invoices</w:t>
      </w:r>
    </w:p>
    <w:p w14:paraId="6955A944" w14:textId="77777777" w:rsidR="002569A2" w:rsidRPr="000C54C6" w:rsidRDefault="002569A2">
      <w:pPr>
        <w:pStyle w:val="NormalWeb"/>
        <w:numPr>
          <w:ilvl w:val="0"/>
          <w:numId w:val="67"/>
        </w:numPr>
        <w:tabs>
          <w:tab w:val="left" w:pos="420"/>
        </w:tabs>
        <w:jc w:val="both"/>
        <w:rPr>
          <w:sz w:val="22"/>
          <w:rPrChange w:id="3863" w:author="User" w:date="2026-02-02T18:38:00Z">
            <w:rPr>
              <w:spacing w:val="-2"/>
              <w:sz w:val="24"/>
            </w:rPr>
          </w:rPrChange>
        </w:rPr>
        <w:pPrChange w:id="3864" w:author="User" w:date="2026-01-23T09:01:00Z">
          <w:pPr>
            <w:pStyle w:val="ListParagraph"/>
            <w:numPr>
              <w:numId w:val="58"/>
            </w:numPr>
            <w:tabs>
              <w:tab w:val="left" w:pos="743"/>
            </w:tabs>
            <w:spacing w:before="275"/>
            <w:ind w:left="744" w:hanging="360"/>
          </w:pPr>
        </w:pPrChange>
      </w:pPr>
      <w:r w:rsidRPr="000C54C6">
        <w:rPr>
          <w:sz w:val="22"/>
          <w:szCs w:val="22"/>
          <w:rPrChange w:id="3865" w:author="User" w:date="2026-02-02T18:38:00Z">
            <w:rPr>
              <w:spacing w:val="-2"/>
            </w:rPr>
          </w:rPrChange>
        </w:rPr>
        <w:t>Invoice mapping needs to done with standard customer and Sales Order</w:t>
      </w:r>
    </w:p>
    <w:p w14:paraId="164B9037" w14:textId="77777777" w:rsidR="002569A2" w:rsidRPr="000C54C6" w:rsidRDefault="002569A2">
      <w:pPr>
        <w:pStyle w:val="NormalWeb"/>
        <w:numPr>
          <w:ilvl w:val="0"/>
          <w:numId w:val="67"/>
        </w:numPr>
        <w:tabs>
          <w:tab w:val="left" w:pos="420"/>
        </w:tabs>
        <w:jc w:val="both"/>
        <w:rPr>
          <w:sz w:val="22"/>
          <w:rPrChange w:id="3866" w:author="User" w:date="2026-02-02T18:38:00Z">
            <w:rPr>
              <w:spacing w:val="-2"/>
              <w:sz w:val="24"/>
            </w:rPr>
          </w:rPrChange>
        </w:rPr>
        <w:pPrChange w:id="3867" w:author="User" w:date="2026-01-23T09:01:00Z">
          <w:pPr>
            <w:pStyle w:val="ListParagraph"/>
            <w:numPr>
              <w:numId w:val="58"/>
            </w:numPr>
            <w:tabs>
              <w:tab w:val="left" w:pos="743"/>
            </w:tabs>
            <w:spacing w:before="275"/>
            <w:ind w:left="744" w:hanging="360"/>
          </w:pPr>
        </w:pPrChange>
      </w:pPr>
      <w:r w:rsidRPr="000C54C6">
        <w:rPr>
          <w:sz w:val="22"/>
          <w:szCs w:val="22"/>
          <w:rPrChange w:id="3868" w:author="User" w:date="2026-02-02T18:38:00Z">
            <w:rPr/>
          </w:rPrChange>
        </w:rPr>
        <w:t>FIT will cross check the integration related sync issues and fresh integration will not be performed by FIT</w:t>
      </w:r>
    </w:p>
    <w:p w14:paraId="6BE840C8" w14:textId="77777777" w:rsidR="002569A2" w:rsidRPr="000C54C6" w:rsidRDefault="002569A2">
      <w:pPr>
        <w:tabs>
          <w:tab w:val="left" w:pos="743"/>
        </w:tabs>
        <w:spacing w:before="275"/>
        <w:rPr>
          <w:rFonts w:ascii="Times New Roman" w:hAnsi="Times New Roman" w:cs="Times New Roman"/>
          <w:b/>
          <w:spacing w:val="-2"/>
          <w:sz w:val="24"/>
          <w:rPrChange w:id="3869" w:author="User" w:date="2026-02-02T18:38:00Z">
            <w:rPr>
              <w:b/>
              <w:spacing w:val="-2"/>
              <w:sz w:val="24"/>
            </w:rPr>
          </w:rPrChange>
        </w:rPr>
        <w:pPrChange w:id="3870" w:author="User" w:date="2026-01-23T09:01:00Z">
          <w:pPr>
            <w:pStyle w:val="ListParagraph"/>
            <w:numPr>
              <w:numId w:val="56"/>
            </w:numPr>
            <w:tabs>
              <w:tab w:val="left" w:pos="743"/>
            </w:tabs>
            <w:spacing w:before="275"/>
            <w:ind w:left="744" w:hanging="360"/>
          </w:pPr>
        </w:pPrChange>
      </w:pPr>
      <w:r w:rsidRPr="000C54C6">
        <w:rPr>
          <w:rFonts w:ascii="Times New Roman" w:hAnsi="Times New Roman" w:cs="Times New Roman"/>
          <w:b/>
          <w:spacing w:val="-2"/>
          <w:sz w:val="24"/>
          <w:rPrChange w:id="3871" w:author="User" w:date="2026-02-02T18:38:00Z">
            <w:rPr>
              <w:b/>
              <w:spacing w:val="-2"/>
              <w:sz w:val="24"/>
            </w:rPr>
          </w:rPrChange>
        </w:rPr>
        <w:t>Payments</w:t>
      </w:r>
    </w:p>
    <w:p w14:paraId="480A1857" w14:textId="77777777" w:rsidR="002569A2" w:rsidRPr="000C54C6" w:rsidRDefault="002569A2">
      <w:pPr>
        <w:pStyle w:val="NormalWeb"/>
        <w:numPr>
          <w:ilvl w:val="0"/>
          <w:numId w:val="67"/>
        </w:numPr>
        <w:tabs>
          <w:tab w:val="left" w:pos="420"/>
        </w:tabs>
        <w:jc w:val="both"/>
        <w:rPr>
          <w:sz w:val="22"/>
          <w:rPrChange w:id="3872" w:author="User" w:date="2026-02-02T18:38:00Z">
            <w:rPr>
              <w:spacing w:val="-2"/>
              <w:sz w:val="24"/>
            </w:rPr>
          </w:rPrChange>
        </w:rPr>
        <w:pPrChange w:id="3873" w:author="User" w:date="2026-01-23T09:01:00Z">
          <w:pPr>
            <w:pStyle w:val="ListParagraph"/>
            <w:numPr>
              <w:numId w:val="57"/>
            </w:numPr>
            <w:tabs>
              <w:tab w:val="left" w:pos="743"/>
            </w:tabs>
            <w:spacing w:before="275"/>
            <w:ind w:left="744" w:hanging="360"/>
          </w:pPr>
        </w:pPrChange>
      </w:pPr>
      <w:r w:rsidRPr="000C54C6">
        <w:rPr>
          <w:sz w:val="22"/>
          <w:szCs w:val="22"/>
          <w:rPrChange w:id="3874" w:author="User" w:date="2026-02-02T18:38:00Z">
            <w:rPr>
              <w:spacing w:val="-2"/>
            </w:rPr>
          </w:rPrChange>
        </w:rPr>
        <w:t>Payment mapping needs to done with standard customer object</w:t>
      </w:r>
    </w:p>
    <w:p w14:paraId="465499CC" w14:textId="77777777" w:rsidR="00005C79" w:rsidRPr="000C54C6" w:rsidRDefault="002569A2">
      <w:pPr>
        <w:pStyle w:val="NormalWeb"/>
        <w:numPr>
          <w:ilvl w:val="0"/>
          <w:numId w:val="67"/>
        </w:numPr>
        <w:tabs>
          <w:tab w:val="left" w:pos="420"/>
        </w:tabs>
        <w:jc w:val="both"/>
        <w:rPr>
          <w:sz w:val="22"/>
          <w:rPrChange w:id="3875" w:author="User" w:date="2026-02-02T18:38:00Z">
            <w:rPr>
              <w:sz w:val="24"/>
            </w:rPr>
          </w:rPrChange>
        </w:rPr>
        <w:pPrChange w:id="3876" w:author="User" w:date="2026-01-23T09:01:00Z">
          <w:pPr>
            <w:pStyle w:val="ListParagraph"/>
            <w:numPr>
              <w:numId w:val="57"/>
            </w:numPr>
            <w:tabs>
              <w:tab w:val="left" w:pos="743"/>
            </w:tabs>
            <w:spacing w:before="275"/>
            <w:ind w:left="744" w:hanging="360"/>
          </w:pPr>
        </w:pPrChange>
      </w:pPr>
      <w:r w:rsidRPr="000C54C6">
        <w:rPr>
          <w:sz w:val="22"/>
          <w:szCs w:val="22"/>
          <w:rPrChange w:id="3877" w:author="User" w:date="2026-02-02T18:38:00Z">
            <w:rPr/>
          </w:rPrChange>
        </w:rPr>
        <w:t>FIT will cross check the integration related sync issues and fresh integration will not be performed by FIT</w:t>
      </w:r>
    </w:p>
    <w:p w14:paraId="369CF8EF" w14:textId="77777777" w:rsidR="00D7760A" w:rsidRPr="000C54C6" w:rsidRDefault="00D7760A" w:rsidP="00D7760A">
      <w:pPr>
        <w:pStyle w:val="NormalWeb"/>
        <w:tabs>
          <w:tab w:val="left" w:pos="420"/>
        </w:tabs>
        <w:jc w:val="both"/>
        <w:rPr>
          <w:b/>
          <w:sz w:val="22"/>
          <w:szCs w:val="22"/>
          <w:u w:val="single"/>
        </w:rPr>
      </w:pPr>
      <w:r w:rsidRPr="000C54C6">
        <w:rPr>
          <w:b/>
          <w:sz w:val="22"/>
          <w:szCs w:val="22"/>
          <w:u w:val="single"/>
        </w:rPr>
        <w:t>IMPORTANT POINTS TO BE CONSIDERED</w:t>
      </w:r>
      <w:r w:rsidR="00AD503B" w:rsidRPr="000C54C6">
        <w:rPr>
          <w:b/>
          <w:sz w:val="22"/>
          <w:szCs w:val="22"/>
          <w:u w:val="single"/>
        </w:rPr>
        <w:t>:</w:t>
      </w:r>
    </w:p>
    <w:p w14:paraId="3F06A9CA" w14:textId="77777777" w:rsidR="00D7760A" w:rsidRPr="000C54C6" w:rsidRDefault="00AD503B" w:rsidP="00AD503B">
      <w:pPr>
        <w:pStyle w:val="NormalWeb"/>
        <w:numPr>
          <w:ilvl w:val="0"/>
          <w:numId w:val="53"/>
        </w:numPr>
        <w:tabs>
          <w:tab w:val="left" w:pos="420"/>
        </w:tabs>
        <w:jc w:val="both"/>
        <w:rPr>
          <w:sz w:val="22"/>
          <w:szCs w:val="22"/>
        </w:rPr>
      </w:pPr>
      <w:r w:rsidRPr="000C54C6">
        <w:rPr>
          <w:sz w:val="22"/>
          <w:szCs w:val="22"/>
        </w:rPr>
        <w:t>Client need to confirm what is the data count that needs to be uploaded to the system before GO LIVE</w:t>
      </w:r>
    </w:p>
    <w:p w14:paraId="7DAC705D" w14:textId="77777777" w:rsidR="00AD503B" w:rsidRPr="000C54C6" w:rsidRDefault="00AD503B" w:rsidP="00AD503B">
      <w:pPr>
        <w:pStyle w:val="NormalWeb"/>
        <w:numPr>
          <w:ilvl w:val="0"/>
          <w:numId w:val="53"/>
        </w:numPr>
        <w:tabs>
          <w:tab w:val="left" w:pos="420"/>
        </w:tabs>
        <w:jc w:val="both"/>
        <w:rPr>
          <w:sz w:val="22"/>
          <w:szCs w:val="22"/>
        </w:rPr>
      </w:pPr>
      <w:r w:rsidRPr="000C54C6">
        <w:rPr>
          <w:sz w:val="22"/>
          <w:szCs w:val="22"/>
        </w:rPr>
        <w:t>A 2 weeks post go live support will be given​</w:t>
      </w:r>
    </w:p>
    <w:p w14:paraId="5B5F92A6" w14:textId="77777777" w:rsidR="00637600" w:rsidRPr="000C54C6" w:rsidRDefault="00637600" w:rsidP="00AD503B">
      <w:pPr>
        <w:pStyle w:val="NormalWeb"/>
        <w:numPr>
          <w:ilvl w:val="0"/>
          <w:numId w:val="53"/>
        </w:numPr>
        <w:tabs>
          <w:tab w:val="left" w:pos="420"/>
        </w:tabs>
        <w:jc w:val="both"/>
        <w:rPr>
          <w:sz w:val="22"/>
          <w:szCs w:val="22"/>
        </w:rPr>
      </w:pPr>
      <w:r w:rsidRPr="000C54C6">
        <w:rPr>
          <w:sz w:val="22"/>
          <w:szCs w:val="22"/>
        </w:rPr>
        <w:t>In case of any data upload FIT will provide the data template and Le marble need to fill the data and share back to complete the data upload process</w:t>
      </w:r>
    </w:p>
    <w:p w14:paraId="7C89D5AC" w14:textId="77777777" w:rsidR="00AD503B" w:rsidRPr="000C54C6" w:rsidRDefault="00AD503B" w:rsidP="00AD503B">
      <w:pPr>
        <w:pStyle w:val="NormalWeb"/>
        <w:numPr>
          <w:ilvl w:val="0"/>
          <w:numId w:val="53"/>
        </w:numPr>
        <w:tabs>
          <w:tab w:val="left" w:pos="420"/>
        </w:tabs>
        <w:jc w:val="both"/>
        <w:rPr>
          <w:ins w:id="3878" w:author="User" w:date="2025-12-30T14:34:00Z"/>
          <w:sz w:val="22"/>
          <w:szCs w:val="22"/>
        </w:rPr>
      </w:pPr>
      <w:r w:rsidRPr="000C54C6">
        <w:rPr>
          <w:sz w:val="22"/>
          <w:szCs w:val="22"/>
        </w:rPr>
        <w:t>DATA CLEANSING WILL NOT BE PERFORMED BY FINGERTIP</w:t>
      </w:r>
    </w:p>
    <w:p w14:paraId="4ED732DA" w14:textId="77777777" w:rsidR="0041362A" w:rsidRPr="000C54C6" w:rsidRDefault="0041362A" w:rsidP="00AD503B">
      <w:pPr>
        <w:pStyle w:val="NormalWeb"/>
        <w:numPr>
          <w:ilvl w:val="0"/>
          <w:numId w:val="53"/>
        </w:numPr>
        <w:tabs>
          <w:tab w:val="left" w:pos="420"/>
        </w:tabs>
        <w:jc w:val="both"/>
        <w:rPr>
          <w:sz w:val="22"/>
          <w:szCs w:val="22"/>
        </w:rPr>
      </w:pPr>
      <w:ins w:id="3879" w:author="User" w:date="2025-12-30T14:34:00Z">
        <w:r w:rsidRPr="000C54C6">
          <w:rPr>
            <w:sz w:val="22"/>
            <w:szCs w:val="22"/>
          </w:rPr>
          <w:t xml:space="preserve">DATA will be uploaded only </w:t>
        </w:r>
      </w:ins>
      <w:ins w:id="3880" w:author="User" w:date="2025-12-30T14:35:00Z">
        <w:r w:rsidRPr="000C54C6">
          <w:rPr>
            <w:sz w:val="22"/>
            <w:szCs w:val="22"/>
          </w:rPr>
          <w:t>for 1 set and only once. In case of any missing data admin training will be provided and Client team need to upload accordingly.</w:t>
        </w:r>
      </w:ins>
    </w:p>
    <w:p w14:paraId="30C6A957" w14:textId="77777777" w:rsidR="00E34716" w:rsidRPr="000C54C6" w:rsidRDefault="00112938" w:rsidP="00AD503B">
      <w:pPr>
        <w:pStyle w:val="NormalWeb"/>
        <w:numPr>
          <w:ilvl w:val="0"/>
          <w:numId w:val="53"/>
        </w:numPr>
        <w:tabs>
          <w:tab w:val="left" w:pos="420"/>
        </w:tabs>
        <w:jc w:val="both"/>
        <w:rPr>
          <w:sz w:val="22"/>
          <w:szCs w:val="22"/>
        </w:rPr>
      </w:pPr>
      <w:r w:rsidRPr="000C54C6">
        <w:rPr>
          <w:sz w:val="22"/>
          <w:szCs w:val="22"/>
        </w:rPr>
        <w:t>WhatsApp</w:t>
      </w:r>
      <w:r w:rsidR="00E34716" w:rsidRPr="000C54C6">
        <w:rPr>
          <w:sz w:val="22"/>
          <w:szCs w:val="22"/>
        </w:rPr>
        <w:t xml:space="preserve"> integration </w:t>
      </w:r>
      <w:r w:rsidR="00C74E0C" w:rsidRPr="000C54C6">
        <w:rPr>
          <w:sz w:val="22"/>
          <w:szCs w:val="22"/>
        </w:rPr>
        <w:t>scenarios needs to be provided</w:t>
      </w:r>
      <w:r w:rsidR="00EA7FEE" w:rsidRPr="000C54C6">
        <w:rPr>
          <w:sz w:val="22"/>
          <w:szCs w:val="22"/>
        </w:rPr>
        <w:t xml:space="preserve"> before the BRD is approved or freezed </w:t>
      </w:r>
    </w:p>
    <w:p w14:paraId="505B47C5" w14:textId="77777777" w:rsidR="00816CCD" w:rsidRPr="000C54C6" w:rsidRDefault="00112938" w:rsidP="00816CCD">
      <w:pPr>
        <w:pStyle w:val="NormalWeb"/>
        <w:numPr>
          <w:ilvl w:val="0"/>
          <w:numId w:val="53"/>
        </w:numPr>
        <w:tabs>
          <w:tab w:val="left" w:pos="420"/>
        </w:tabs>
        <w:jc w:val="both"/>
        <w:rPr>
          <w:sz w:val="22"/>
          <w:szCs w:val="22"/>
        </w:rPr>
      </w:pPr>
      <w:r w:rsidRPr="000C54C6">
        <w:rPr>
          <w:color w:val="000000"/>
          <w:sz w:val="22"/>
          <w:szCs w:val="22"/>
          <w:shd w:val="clear" w:color="auto" w:fill="FFFFFF"/>
        </w:rPr>
        <w:t>Need the list of Digital sources that needs to be integrated wi</w:t>
      </w:r>
      <w:r w:rsidR="00500C2F" w:rsidRPr="000C54C6">
        <w:rPr>
          <w:color w:val="000000"/>
          <w:sz w:val="22"/>
          <w:szCs w:val="22"/>
          <w:shd w:val="clear" w:color="auto" w:fill="FFFFFF"/>
        </w:rPr>
        <w:t xml:space="preserve">th SFDC before the BRD version </w:t>
      </w:r>
      <w:ins w:id="3881" w:author="User" w:date="2026-01-23T19:26:00Z">
        <w:r w:rsidR="00392B5E" w:rsidRPr="000C54C6">
          <w:rPr>
            <w:color w:val="000000"/>
            <w:sz w:val="22"/>
            <w:szCs w:val="22"/>
            <w:shd w:val="clear" w:color="auto" w:fill="FFFFFF"/>
          </w:rPr>
          <w:t>5</w:t>
        </w:r>
      </w:ins>
      <w:del w:id="3882" w:author="User" w:date="2026-01-23T19:26:00Z">
        <w:r w:rsidR="00500C2F" w:rsidRPr="000C54C6" w:rsidDel="00392B5E">
          <w:rPr>
            <w:color w:val="000000"/>
            <w:sz w:val="22"/>
            <w:szCs w:val="22"/>
            <w:shd w:val="clear" w:color="auto" w:fill="FFFFFF"/>
          </w:rPr>
          <w:delText>3</w:delText>
        </w:r>
      </w:del>
      <w:r w:rsidRPr="000C54C6">
        <w:rPr>
          <w:color w:val="000000"/>
          <w:sz w:val="22"/>
          <w:szCs w:val="22"/>
          <w:shd w:val="clear" w:color="auto" w:fill="FFFFFF"/>
        </w:rPr>
        <w:t xml:space="preserve"> is finalized</w:t>
      </w:r>
    </w:p>
    <w:p w14:paraId="58DD3040" w14:textId="77777777" w:rsidR="00E34716" w:rsidRPr="000C54C6" w:rsidRDefault="00500C2F" w:rsidP="00E34716">
      <w:pPr>
        <w:pStyle w:val="NormalWeb"/>
        <w:numPr>
          <w:ilvl w:val="0"/>
          <w:numId w:val="53"/>
        </w:numPr>
        <w:tabs>
          <w:tab w:val="left" w:pos="420"/>
        </w:tabs>
        <w:jc w:val="both"/>
        <w:rPr>
          <w:sz w:val="22"/>
          <w:szCs w:val="22"/>
        </w:rPr>
      </w:pPr>
      <w:r w:rsidRPr="000C54C6">
        <w:rPr>
          <w:color w:val="000000"/>
          <w:sz w:val="22"/>
          <w:szCs w:val="22"/>
          <w:shd w:val="clear" w:color="auto" w:fill="FFFFFF"/>
        </w:rPr>
        <w:t xml:space="preserve">In case of any changes </w:t>
      </w:r>
      <w:r w:rsidR="002569A2" w:rsidRPr="000C54C6">
        <w:rPr>
          <w:color w:val="000000"/>
          <w:sz w:val="22"/>
          <w:szCs w:val="22"/>
          <w:shd w:val="clear" w:color="auto" w:fill="FFFFFF"/>
        </w:rPr>
        <w:t xml:space="preserve">POST </w:t>
      </w:r>
      <w:r w:rsidRPr="000C54C6">
        <w:rPr>
          <w:color w:val="000000"/>
          <w:sz w:val="22"/>
          <w:szCs w:val="22"/>
          <w:shd w:val="clear" w:color="auto" w:fill="FFFFFF"/>
        </w:rPr>
        <w:t xml:space="preserve">UAT or </w:t>
      </w:r>
      <w:r w:rsidR="002569A2" w:rsidRPr="000C54C6">
        <w:rPr>
          <w:color w:val="000000"/>
          <w:sz w:val="22"/>
          <w:szCs w:val="22"/>
          <w:shd w:val="clear" w:color="auto" w:fill="FFFFFF"/>
        </w:rPr>
        <w:t xml:space="preserve">POST </w:t>
      </w:r>
      <w:r w:rsidRPr="000C54C6">
        <w:rPr>
          <w:color w:val="000000"/>
          <w:sz w:val="22"/>
          <w:szCs w:val="22"/>
          <w:shd w:val="clear" w:color="auto" w:fill="FFFFFF"/>
        </w:rPr>
        <w:t xml:space="preserve">GO LIVE will be </w:t>
      </w:r>
      <w:r w:rsidR="002569A2" w:rsidRPr="000C54C6">
        <w:rPr>
          <w:color w:val="000000"/>
          <w:sz w:val="22"/>
          <w:szCs w:val="22"/>
          <w:shd w:val="clear" w:color="auto" w:fill="FFFFFF"/>
        </w:rPr>
        <w:t>considered as change request and additional estimations and timeline will be applicable to implement</w:t>
      </w:r>
      <w:r w:rsidR="00B22D88" w:rsidRPr="000C54C6">
        <w:rPr>
          <w:sz w:val="22"/>
          <w:szCs w:val="22"/>
        </w:rPr>
        <w:t>.</w:t>
      </w:r>
    </w:p>
    <w:p w14:paraId="3890DF5E" w14:textId="77777777" w:rsidR="00AD503B" w:rsidRPr="000C54C6" w:rsidRDefault="00AD503B" w:rsidP="00A07DAB">
      <w:pPr>
        <w:pStyle w:val="NormalWeb"/>
        <w:tabs>
          <w:tab w:val="left" w:pos="420"/>
        </w:tabs>
        <w:jc w:val="both"/>
        <w:rPr>
          <w:sz w:val="22"/>
          <w:szCs w:val="22"/>
        </w:rPr>
      </w:pPr>
    </w:p>
    <w:p w14:paraId="28D5E401" w14:textId="77777777" w:rsidR="003217C9" w:rsidRPr="000C54C6" w:rsidRDefault="003217C9">
      <w:pPr>
        <w:pStyle w:val="NormalWeb"/>
        <w:tabs>
          <w:tab w:val="left" w:pos="420"/>
        </w:tabs>
        <w:jc w:val="center"/>
        <w:rPr>
          <w:del w:id="3883" w:author="User" w:date="2025-12-09T13:55:00Z"/>
          <w:b/>
          <w:color w:val="FF0000"/>
          <w:sz w:val="22"/>
          <w:szCs w:val="22"/>
        </w:rPr>
      </w:pPr>
    </w:p>
    <w:p w14:paraId="3098BF73" w14:textId="77777777" w:rsidR="008A0411" w:rsidRPr="000C54C6" w:rsidRDefault="0026591D">
      <w:pPr>
        <w:pStyle w:val="NormalWeb"/>
        <w:tabs>
          <w:tab w:val="left" w:pos="420"/>
        </w:tabs>
        <w:jc w:val="center"/>
        <w:rPr>
          <w:b/>
          <w:color w:val="FF0000"/>
          <w:sz w:val="22"/>
          <w:szCs w:val="22"/>
        </w:rPr>
      </w:pPr>
      <w:r w:rsidRPr="000C54C6">
        <w:rPr>
          <w:b/>
          <w:color w:val="FF0000"/>
          <w:sz w:val="22"/>
          <w:szCs w:val="22"/>
        </w:rPr>
        <w:t>**END OF THE DOCUMENT**</w:t>
      </w:r>
      <w:ins w:id="3884" w:author="User" w:date="2026-01-23T19:27:00Z">
        <w:r w:rsidR="00241F2F" w:rsidRPr="000C54C6">
          <w:rPr>
            <w:b/>
            <w:color w:val="FF0000"/>
            <w:sz w:val="22"/>
            <w:szCs w:val="22"/>
          </w:rPr>
          <w:t xml:space="preserve"> </w:t>
        </w:r>
      </w:ins>
    </w:p>
    <w:p w14:paraId="6EF56462" w14:textId="77777777" w:rsidR="008A0411" w:rsidRPr="000C54C6" w:rsidRDefault="00E47DD5">
      <w:pPr>
        <w:rPr>
          <w:rFonts w:ascii="Times New Roman" w:hAnsi="Times New Roman" w:cs="Times New Roman"/>
          <w:rPrChange w:id="3885" w:author="User" w:date="2026-02-02T18:38:00Z">
            <w:rPr/>
          </w:rPrChange>
        </w:rPr>
      </w:pPr>
      <w:ins w:id="3886" w:author="User" w:date="2025-12-09T13:55:00Z">
        <w:r w:rsidRPr="000C54C6">
          <w:rPr>
            <w:rFonts w:ascii="Times New Roman" w:hAnsi="Times New Roman" w:cs="Times New Roman"/>
            <w:rPrChange w:id="3887" w:author="User" w:date="2026-02-02T18:38:00Z">
              <w:rPr/>
            </w:rPrChange>
          </w:rPr>
          <w:br/>
        </w:r>
        <w:r w:rsidRPr="000C54C6">
          <w:rPr>
            <w:rFonts w:ascii="Times New Roman" w:hAnsi="Times New Roman" w:cs="Times New Roman"/>
            <w:rPrChange w:id="3888" w:author="User" w:date="2026-02-02T18:38:00Z">
              <w:rPr/>
            </w:rPrChange>
          </w:rPr>
          <w:br/>
        </w:r>
      </w:ins>
    </w:p>
    <w:sectPr w:rsidR="008A0411" w:rsidRPr="000C54C6">
      <w:pgSz w:w="11906" w:h="16838"/>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41" w:author="User" w:date="2025-11-06T18:28:00Z" w:initials="U">
    <w:p w14:paraId="5718F9FD" w14:textId="77777777" w:rsidR="00E212BE" w:rsidRDefault="00E212BE" w:rsidP="00A118F2">
      <w:pPr>
        <w:pStyle w:val="CommentText"/>
      </w:pPr>
      <w:r>
        <w:rPr>
          <w:rStyle w:val="CommentReference"/>
        </w:rPr>
        <w:annotationRef/>
      </w:r>
      <w:r>
        <w:t xml:space="preserve">Need clarification name and number are irrelevant  here </w:t>
      </w:r>
    </w:p>
  </w:comment>
  <w:comment w:id="342" w:author="Ananya HRD" w:date="2025-11-13T12:30:00Z" w:initials="A">
    <w:p w14:paraId="743B3872" w14:textId="77777777" w:rsidR="00E212BE" w:rsidRDefault="00E212BE" w:rsidP="00A118F2">
      <w:pPr>
        <w:pStyle w:val="CommentText"/>
      </w:pPr>
      <w:r>
        <w:rPr>
          <w:rStyle w:val="CommentReference"/>
        </w:rPr>
        <w:annotationRef/>
      </w:r>
      <w:r>
        <w:rPr>
          <w:lang w:val="en-IN"/>
        </w:rPr>
        <w:t>It is relevant but keep it optional</w:t>
      </w:r>
    </w:p>
  </w:comment>
  <w:comment w:id="363" w:author="User" w:date="2025-11-12T14:50:00Z" w:initials="U">
    <w:p w14:paraId="1EF16FF1" w14:textId="77777777" w:rsidR="00E212BE" w:rsidRDefault="00E212BE" w:rsidP="00A118F2">
      <w:pPr>
        <w:pStyle w:val="CommentText"/>
      </w:pPr>
      <w:r>
        <w:rPr>
          <w:rStyle w:val="CommentReference"/>
        </w:rPr>
        <w:annotationRef/>
      </w:r>
      <w:r>
        <w:t>New Object and fields needs be created</w:t>
      </w:r>
    </w:p>
  </w:comment>
  <w:comment w:id="483" w:author="Ananya HRD" w:date="2025-11-13T12:34:00Z" w:initials="A">
    <w:p w14:paraId="2F603436" w14:textId="77777777" w:rsidR="00E212BE" w:rsidRDefault="00E212BE" w:rsidP="00A118F2">
      <w:pPr>
        <w:pStyle w:val="CommentText"/>
      </w:pPr>
      <w:r>
        <w:rPr>
          <w:rStyle w:val="CommentReference"/>
        </w:rPr>
        <w:annotationRef/>
      </w:r>
      <w:r>
        <w:rPr>
          <w:lang w:val="en-IN"/>
        </w:rPr>
        <w:t>For billing purpose</w:t>
      </w:r>
    </w:p>
  </w:comment>
  <w:comment w:id="651" w:author="User" w:date="2025-11-11T13:58:00Z" w:initials="U">
    <w:p w14:paraId="18BFD648" w14:textId="77777777" w:rsidR="00E212BE" w:rsidRDefault="00E212BE" w:rsidP="00A118F2">
      <w:pPr>
        <w:pStyle w:val="CommentText"/>
      </w:pPr>
      <w:r>
        <w:rPr>
          <w:rStyle w:val="CommentReference"/>
        </w:rPr>
        <w:annotationRef/>
      </w:r>
      <w:r>
        <w:t>Report can be provided which shows Lead created date and Time and leads which are not qualified within 24 hours</w:t>
      </w:r>
    </w:p>
  </w:comment>
  <w:comment w:id="722" w:author="User" w:date="2025-11-07T11:46:00Z" w:initials="U">
    <w:p w14:paraId="128C59C2" w14:textId="77777777" w:rsidR="00E212BE" w:rsidRDefault="00E212BE" w:rsidP="000F7C63">
      <w:pPr>
        <w:pStyle w:val="CommentText"/>
      </w:pPr>
      <w:r>
        <w:rPr>
          <w:rStyle w:val="CommentReference"/>
        </w:rPr>
        <w:annotationRef/>
      </w:r>
      <w:r>
        <w:t>Duplication is there on email also, if this is optional duplication check will work on email if email is available</w:t>
      </w:r>
    </w:p>
  </w:comment>
  <w:comment w:id="744" w:author="User" w:date="2025-11-11T14:00:00Z" w:initials="U">
    <w:p w14:paraId="2D5C1389" w14:textId="77777777" w:rsidR="00E212BE" w:rsidRDefault="00E212BE" w:rsidP="00A118F2">
      <w:pPr>
        <w:pStyle w:val="CommentText"/>
      </w:pPr>
      <w:r>
        <w:rPr>
          <w:rStyle w:val="CommentReference"/>
        </w:rPr>
        <w:annotationRef/>
      </w:r>
      <w:r>
        <w:t>Manager can view the report as mentioned above</w:t>
      </w:r>
    </w:p>
  </w:comment>
  <w:comment w:id="752" w:author="User" w:date="2025-11-07T11:47:00Z" w:initials="U">
    <w:p w14:paraId="4066411E" w14:textId="77777777" w:rsidR="00E212BE" w:rsidRDefault="00E212BE" w:rsidP="00A118F2">
      <w:pPr>
        <w:pStyle w:val="CommentText"/>
      </w:pPr>
      <w:r>
        <w:rPr>
          <w:rStyle w:val="CommentReference"/>
        </w:rPr>
        <w:annotationRef/>
      </w:r>
      <w:r>
        <w:t>Yes, this is accepted</w:t>
      </w:r>
    </w:p>
  </w:comment>
  <w:comment w:id="779" w:author="User" w:date="2025-11-07T11:49:00Z" w:initials="U">
    <w:p w14:paraId="2DDCE747" w14:textId="77777777" w:rsidR="00E212BE" w:rsidRDefault="00E212BE" w:rsidP="00A118F2">
      <w:pPr>
        <w:pStyle w:val="CommentText"/>
      </w:pPr>
      <w:r>
        <w:rPr>
          <w:rStyle w:val="CommentReference"/>
        </w:rPr>
        <w:annotationRef/>
      </w:r>
      <w:r>
        <w:t>History Tracking will be enabled</w:t>
      </w:r>
    </w:p>
  </w:comment>
  <w:comment w:id="1216" w:author="Mayuri" w:date="2025-10-28T17:14:00Z" w:initials="">
    <w:p w14:paraId="0EA15E4C" w14:textId="77777777" w:rsidR="00E212BE" w:rsidRDefault="00E212BE" w:rsidP="00A118F2">
      <w:pPr>
        <w:pStyle w:val="CommentText"/>
      </w:pPr>
      <w:r>
        <w:rPr>
          <w:rStyle w:val="CommentReference"/>
        </w:rPr>
        <w:annotationRef/>
      </w:r>
      <w:r>
        <w:t>To be confirmed by Client</w:t>
      </w:r>
    </w:p>
  </w:comment>
  <w:comment w:id="1217" w:author="Ananya HRD" w:date="2025-11-13T13:02:00Z" w:initials="A">
    <w:p w14:paraId="5FAB325E" w14:textId="77777777" w:rsidR="00E212BE" w:rsidRDefault="00E212BE" w:rsidP="00A118F2">
      <w:pPr>
        <w:pStyle w:val="CommentText"/>
        <w:rPr>
          <w:noProof/>
          <w:lang w:val="en-IN"/>
        </w:rPr>
      </w:pPr>
      <w:r>
        <w:rPr>
          <w:rStyle w:val="CommentReference"/>
        </w:rPr>
        <w:annotationRef/>
      </w:r>
      <w:r>
        <w:rPr>
          <w:lang w:val="en-IN"/>
        </w:rPr>
        <w:t xml:space="preserve">Will be confirmed later ( Once </w:t>
      </w:r>
    </w:p>
    <w:p w14:paraId="45B83928" w14:textId="77777777" w:rsidR="00E212BE" w:rsidRDefault="00E212BE" w:rsidP="00A118F2">
      <w:pPr>
        <w:pStyle w:val="CommentText"/>
      </w:pPr>
      <w:r>
        <w:rPr>
          <w:lang w:val="en-IN"/>
        </w:rPr>
        <w:t>UAT starts )</w:t>
      </w:r>
    </w:p>
  </w:comment>
  <w:comment w:id="1527" w:author="User" w:date="2025-11-07T11:59:00Z" w:initials="U">
    <w:p w14:paraId="47759AC8" w14:textId="77777777" w:rsidR="00E212BE" w:rsidRDefault="00E212BE" w:rsidP="00A118F2">
      <w:pPr>
        <w:pStyle w:val="CommentText"/>
      </w:pPr>
      <w:r>
        <w:rPr>
          <w:rStyle w:val="CommentReference"/>
        </w:rPr>
        <w:annotationRef/>
      </w:r>
      <w:r>
        <w:t>All the fields will be created but user need to update all the fields manually</w:t>
      </w:r>
    </w:p>
  </w:comment>
  <w:comment w:id="1726" w:author="User" w:date="2025-11-07T12:07:00Z" w:initials="U">
    <w:p w14:paraId="05BFD00A" w14:textId="77777777" w:rsidR="00E212BE" w:rsidRDefault="00E212BE" w:rsidP="00A118F2">
      <w:pPr>
        <w:pStyle w:val="CommentText"/>
      </w:pPr>
      <w:r>
        <w:rPr>
          <w:rStyle w:val="CommentReference"/>
        </w:rPr>
        <w:annotationRef/>
      </w:r>
    </w:p>
  </w:comment>
  <w:comment w:id="1854" w:author="Mayuri" w:date="2025-10-28T15:30:00Z" w:initials="">
    <w:p w14:paraId="2A9CB9E5" w14:textId="77777777" w:rsidR="00E212BE" w:rsidRDefault="00E212BE" w:rsidP="00A118F2">
      <w:pPr>
        <w:pStyle w:val="CommentText"/>
      </w:pPr>
      <w:r>
        <w:rPr>
          <w:rStyle w:val="CommentReference"/>
        </w:rPr>
        <w:annotationRef/>
      </w:r>
      <w:r>
        <w:t>Stages has to be confirmed by client</w:t>
      </w:r>
    </w:p>
  </w:comment>
  <w:comment w:id="1937" w:author="Mayuri" w:date="2025-10-28T15:46:00Z" w:initials="">
    <w:p w14:paraId="59944AC0" w14:textId="77777777" w:rsidR="00E212BE" w:rsidRDefault="00E212BE" w:rsidP="00A118F2">
      <w:pPr>
        <w:pStyle w:val="CommentText"/>
      </w:pPr>
      <w:r>
        <w:rPr>
          <w:rStyle w:val="CommentReference"/>
        </w:rPr>
        <w:annotationRef/>
      </w:r>
      <w:r>
        <w:t>We have to check possibility option to download the PDF on mobile, Desktop it is possible</w:t>
      </w:r>
    </w:p>
  </w:comment>
  <w:comment w:id="1984" w:author="User" w:date="2025-11-11T14:13:00Z" w:initials="U">
    <w:p w14:paraId="2904894F" w14:textId="77777777" w:rsidR="00E212BE" w:rsidRDefault="00E212BE" w:rsidP="00A118F2">
      <w:pPr>
        <w:pStyle w:val="CommentText"/>
      </w:pPr>
      <w:r>
        <w:rPr>
          <w:rStyle w:val="CommentReference"/>
        </w:rPr>
        <w:annotationRef/>
      </w:r>
      <w:r>
        <w:t>Need clarification are you referring to quote creation</w:t>
      </w:r>
    </w:p>
  </w:comment>
  <w:comment w:id="2000" w:author="User" w:date="2025-11-11T14:12:00Z" w:initials="U">
    <w:p w14:paraId="2E146235" w14:textId="77777777" w:rsidR="00E212BE" w:rsidRDefault="00E212BE" w:rsidP="00A118F2">
      <w:pPr>
        <w:pStyle w:val="CommentText"/>
      </w:pPr>
      <w:r>
        <w:rPr>
          <w:rStyle w:val="CommentReference"/>
        </w:rPr>
        <w:annotationRef/>
      </w:r>
      <w:r>
        <w:t>Report will be provided</w:t>
      </w:r>
    </w:p>
  </w:comment>
  <w:comment w:id="2011" w:author="User" w:date="2025-11-11T14:14:00Z" w:initials="U">
    <w:p w14:paraId="5F08622B" w14:textId="77777777" w:rsidR="00E212BE" w:rsidRDefault="00E212BE" w:rsidP="00A118F2">
      <w:pPr>
        <w:pStyle w:val="CommentText"/>
      </w:pPr>
      <w:r>
        <w:rPr>
          <w:rStyle w:val="CommentReference"/>
        </w:rPr>
        <w:annotationRef/>
      </w:r>
      <w:r>
        <w:t>Need Clarification</w:t>
      </w:r>
    </w:p>
  </w:comment>
  <w:comment w:id="2160" w:author="Ananya HRD" w:date="2025-12-26T11:41:00Z" w:initials="A">
    <w:p w14:paraId="5FAB006F" w14:textId="77777777" w:rsidR="00E212BE" w:rsidRDefault="00E212BE" w:rsidP="001A43E4">
      <w:pPr>
        <w:pStyle w:val="CommentText"/>
      </w:pPr>
      <w:r>
        <w:rPr>
          <w:rStyle w:val="CommentReference"/>
        </w:rPr>
        <w:annotationRef/>
      </w:r>
      <w:r>
        <w:rPr>
          <w:lang w:val="en-IN"/>
        </w:rPr>
        <w:t>We should be able to see the batch when we choose the product</w:t>
      </w:r>
      <w:r>
        <w:rPr>
          <w:lang w:val="en-IN"/>
        </w:rPr>
        <w:br/>
      </w:r>
      <w:r>
        <w:rPr>
          <w:lang w:val="en-IN"/>
        </w:rPr>
        <w:br/>
      </w:r>
    </w:p>
  </w:comment>
  <w:comment w:id="2355" w:author="User" w:date="2025-12-05T12:25:00Z" w:initials="U">
    <w:p w14:paraId="3E3C82FB" w14:textId="77777777" w:rsidR="00E212BE" w:rsidRDefault="00E212BE">
      <w:pPr>
        <w:pStyle w:val="CommentText"/>
      </w:pPr>
      <w:r>
        <w:rPr>
          <w:rStyle w:val="CommentReference"/>
        </w:rPr>
        <w:annotationRef/>
      </w:r>
      <w:r>
        <w:t>Added our input</w:t>
      </w:r>
    </w:p>
  </w:comment>
  <w:comment w:id="2423" w:author="User" w:date="2026-01-07T14:48:00Z" w:initials="U">
    <w:p w14:paraId="3279BD2A" w14:textId="77777777" w:rsidR="00E212BE" w:rsidRDefault="00E212BE">
      <w:pPr>
        <w:pStyle w:val="CommentText"/>
      </w:pPr>
      <w:r>
        <w:rPr>
          <w:rStyle w:val="CommentReference"/>
        </w:rPr>
        <w:annotationRef/>
      </w:r>
      <w:r>
        <w:t>need confirmation from SAP, pointer is not conculed. This is subject to SAP confirmation</w:t>
      </w:r>
    </w:p>
  </w:comment>
  <w:comment w:id="2454" w:author="User" w:date="2026-01-07T13:21:00Z" w:initials="U">
    <w:p w14:paraId="035AAFE8" w14:textId="77777777" w:rsidR="00E212BE" w:rsidRDefault="00E212BE">
      <w:pPr>
        <w:pStyle w:val="CommentText"/>
      </w:pPr>
      <w:r>
        <w:rPr>
          <w:rStyle w:val="CommentReference"/>
        </w:rPr>
        <w:annotationRef/>
      </w:r>
      <w:r>
        <w:t>This needs to be finalized. MSP is changed as discount price. How this will be handled</w:t>
      </w:r>
    </w:p>
  </w:comment>
  <w:comment w:id="2522" w:author="User" w:date="2025-12-09T13:39:00Z" w:initials="U">
    <w:p w14:paraId="491AFADF" w14:textId="77777777" w:rsidR="00E212BE" w:rsidRDefault="00E212BE">
      <w:pPr>
        <w:pStyle w:val="CommentText"/>
      </w:pPr>
      <w:r>
        <w:rPr>
          <w:rStyle w:val="CommentReference"/>
        </w:rPr>
        <w:annotationRef/>
      </w:r>
      <w:r>
        <w:t>Based on the brand and Category report can be provided, Division is not there in the existing system.</w:t>
      </w:r>
    </w:p>
  </w:comment>
  <w:comment w:id="2523" w:author="Ananya HRD" w:date="2025-12-26T09:11:00Z" w:initials="A">
    <w:p w14:paraId="2B172191" w14:textId="77777777" w:rsidR="00E212BE" w:rsidRDefault="00E212BE" w:rsidP="00A569D9">
      <w:pPr>
        <w:pStyle w:val="CommentText"/>
      </w:pPr>
      <w:r>
        <w:rPr>
          <w:rStyle w:val="CommentReference"/>
        </w:rPr>
        <w:annotationRef/>
      </w:r>
      <w:r>
        <w:rPr>
          <w:color w:val="7030A0"/>
        </w:rPr>
        <w:t xml:space="preserve">Divison wise is branch location </w:t>
      </w:r>
      <w:r>
        <w:rPr>
          <w:color w:val="7030A0"/>
        </w:rPr>
        <w:br/>
      </w:r>
      <w:r>
        <w:rPr>
          <w:color w:val="7030A0"/>
        </w:rPr>
        <w:br/>
        <w:t>Branch location is there in current SFDC</w:t>
      </w:r>
    </w:p>
  </w:comment>
  <w:comment w:id="2524" w:author="User" w:date="2025-12-30T13:43:00Z" w:initials="U">
    <w:p w14:paraId="316F8860" w14:textId="77777777" w:rsidR="00E212BE" w:rsidRDefault="00E212BE">
      <w:pPr>
        <w:pStyle w:val="CommentText"/>
      </w:pPr>
      <w:r>
        <w:rPr>
          <w:rStyle w:val="CommentReference"/>
        </w:rPr>
        <w:annotationRef/>
      </w:r>
      <w:r>
        <w:t>Ok understood and updated</w:t>
      </w:r>
    </w:p>
  </w:comment>
  <w:comment w:id="2549" w:author="User" w:date="2026-01-07T13:32:00Z" w:initials="U">
    <w:p w14:paraId="1ECF9668" w14:textId="77777777" w:rsidR="00E212BE" w:rsidRDefault="00E212BE">
      <w:pPr>
        <w:pStyle w:val="CommentText"/>
      </w:pPr>
      <w:r>
        <w:rPr>
          <w:rStyle w:val="CommentReference"/>
        </w:rPr>
        <w:annotationRef/>
      </w:r>
      <w:r>
        <w:t>Need discussion for Pointer 2 with SAP Team</w:t>
      </w:r>
    </w:p>
  </w:comment>
  <w:comment w:id="2557" w:author="User" w:date="2025-12-23T10:05:00Z" w:initials="U">
    <w:p w14:paraId="1CC9CADB" w14:textId="77777777" w:rsidR="00E212BE" w:rsidRDefault="00E212BE" w:rsidP="005941F5">
      <w:pPr>
        <w:pStyle w:val="CommentText"/>
      </w:pPr>
      <w:r>
        <w:rPr>
          <w:rStyle w:val="CommentReference"/>
        </w:rPr>
        <w:annotationRef/>
      </w:r>
      <w:r>
        <w:t>As this blocked qty is pushed from SFDC to SAP, report can be provided with SFDC data. If the Blocked qty details are required from SAP to SFDC in this scenario it is a change request and NEW API needs to be integrated</w:t>
      </w:r>
    </w:p>
  </w:comment>
  <w:comment w:id="2558" w:author="Ananya HRD" w:date="2025-12-26T09:20:00Z" w:initials="A">
    <w:p w14:paraId="0477FA72" w14:textId="77777777" w:rsidR="00E212BE" w:rsidRDefault="00E212BE" w:rsidP="005941F5">
      <w:pPr>
        <w:pStyle w:val="CommentText"/>
      </w:pPr>
      <w:r>
        <w:rPr>
          <w:rStyle w:val="CommentReference"/>
        </w:rPr>
        <w:annotationRef/>
      </w:r>
      <w:r>
        <w:t>report with SFDC data only.</w:t>
      </w:r>
      <w:r>
        <w:br/>
      </w:r>
      <w:r>
        <w:br/>
        <w:t>Blocked qty details are required from SAP to SFDC - Please clarify</w:t>
      </w:r>
    </w:p>
  </w:comment>
  <w:comment w:id="2559" w:author="User" w:date="2025-12-30T13:44:00Z" w:initials="U">
    <w:p w14:paraId="09CF9473" w14:textId="77777777" w:rsidR="00E212BE" w:rsidRDefault="00E212BE">
      <w:pPr>
        <w:pStyle w:val="CommentText"/>
      </w:pPr>
      <w:r>
        <w:rPr>
          <w:rStyle w:val="CommentReference"/>
        </w:rPr>
        <w:annotationRef/>
      </w:r>
      <w:r>
        <w:t>Blocked qty fetched from SAP to SFDC new integration is required which is not part of current scope and it is additional estimation. Please confirm</w:t>
      </w:r>
    </w:p>
  </w:comment>
  <w:comment w:id="2560" w:author="User" w:date="2025-12-30T13:45:00Z" w:initials="U">
    <w:p w14:paraId="7B7EB99E" w14:textId="77777777" w:rsidR="00E212BE" w:rsidRDefault="00E212BE">
      <w:pPr>
        <w:pStyle w:val="CommentText"/>
      </w:pPr>
      <w:r>
        <w:rPr>
          <w:rStyle w:val="CommentReference"/>
        </w:rPr>
        <w:annotationRef/>
      </w:r>
      <w:r>
        <w:t>Blocked qty report with SFDC data, yes it can be provided</w:t>
      </w:r>
    </w:p>
  </w:comment>
  <w:comment w:id="2605" w:author="User" w:date="2026-01-07T15:05:00Z" w:initials="U">
    <w:p w14:paraId="47A3EB4B" w14:textId="77777777" w:rsidR="00E212BE" w:rsidRDefault="00E212BE">
      <w:pPr>
        <w:pStyle w:val="CommentText"/>
      </w:pPr>
      <w:r>
        <w:rPr>
          <w:rStyle w:val="CommentReference"/>
        </w:rPr>
        <w:annotationRef/>
      </w:r>
      <w:r>
        <w:t xml:space="preserve">FIT to chack and comeback </w:t>
      </w:r>
    </w:p>
  </w:comment>
  <w:comment w:id="2615" w:author="User" w:date="2025-12-30T14:00:00Z" w:initials="U">
    <w:p w14:paraId="768670B0" w14:textId="77777777" w:rsidR="00E212BE" w:rsidRDefault="00E212BE">
      <w:pPr>
        <w:pStyle w:val="CommentText"/>
      </w:pPr>
      <w:r>
        <w:rPr>
          <w:rStyle w:val="CommentReference"/>
        </w:rPr>
        <w:annotationRef/>
      </w:r>
      <w:r>
        <w:t>You need to check with SAP team</w:t>
      </w:r>
    </w:p>
  </w:comment>
  <w:comment w:id="2629" w:author="User" w:date="2025-12-09T14:05:00Z" w:initials="U">
    <w:p w14:paraId="1E9E04FA" w14:textId="77777777" w:rsidR="00E212BE" w:rsidRDefault="00E212BE">
      <w:pPr>
        <w:pStyle w:val="CommentText"/>
      </w:pPr>
      <w:r>
        <w:rPr>
          <w:rStyle w:val="CommentReference"/>
        </w:rPr>
        <w:annotationRef/>
      </w:r>
      <w:r>
        <w:rPr>
          <w:noProof/>
        </w:rPr>
        <w:t>need Clarification and was not part of the BRD discussion</w:t>
      </w:r>
    </w:p>
  </w:comment>
  <w:comment w:id="2626" w:author="Ananya HRD" w:date="2025-12-26T09:22:00Z" w:initials="A">
    <w:p w14:paraId="2F31BA2C" w14:textId="77777777" w:rsidR="00E212BE" w:rsidRDefault="00E212BE" w:rsidP="00865560">
      <w:pPr>
        <w:pStyle w:val="CommentText"/>
      </w:pPr>
      <w:r>
        <w:rPr>
          <w:rStyle w:val="CommentReference"/>
        </w:rPr>
        <w:annotationRef/>
      </w:r>
      <w:r>
        <w:rPr>
          <w:lang w:val="en-IN"/>
        </w:rPr>
        <w:t xml:space="preserve">Was discussed with Rakesh and he mentioned it’s possible </w:t>
      </w:r>
    </w:p>
  </w:comment>
  <w:comment w:id="2627" w:author="User" w:date="2025-12-30T13:47:00Z" w:initials="U">
    <w:p w14:paraId="21BFEB2D" w14:textId="77777777" w:rsidR="00E212BE" w:rsidRDefault="00E212BE">
      <w:pPr>
        <w:pStyle w:val="CommentText"/>
      </w:pPr>
      <w:r>
        <w:rPr>
          <w:rStyle w:val="CommentReference"/>
        </w:rPr>
        <w:annotationRef/>
      </w:r>
      <w:r>
        <w:t xml:space="preserve">As per the BRD this was not discussed cannot be implemented. </w:t>
      </w:r>
    </w:p>
  </w:comment>
  <w:comment w:id="2678" w:author="User" w:date="2025-12-09T14:07:00Z" w:initials="U">
    <w:p w14:paraId="5AADD1DF" w14:textId="77777777" w:rsidR="00E212BE" w:rsidRDefault="00E212BE">
      <w:pPr>
        <w:pStyle w:val="CommentText"/>
      </w:pPr>
      <w:r>
        <w:rPr>
          <w:rStyle w:val="CommentReference"/>
        </w:rPr>
        <w:annotationRef/>
      </w:r>
      <w:r>
        <w:rPr>
          <w:noProof/>
        </w:rPr>
        <w:t>Need Clarifaction</w:t>
      </w:r>
    </w:p>
  </w:comment>
  <w:comment w:id="2679" w:author="Ananya HRD" w:date="2025-12-26T09:25:00Z" w:initials="A">
    <w:p w14:paraId="59593E83" w14:textId="77777777" w:rsidR="00E212BE" w:rsidRDefault="00E212BE" w:rsidP="005941F5">
      <w:pPr>
        <w:pStyle w:val="CommentText"/>
      </w:pPr>
      <w:r>
        <w:rPr>
          <w:rStyle w:val="CommentReference"/>
        </w:rPr>
        <w:annotationRef/>
      </w:r>
      <w:r>
        <w:rPr>
          <w:lang w:val="en-IN"/>
        </w:rPr>
        <w:t>Change in warehouse happens in SAP</w:t>
      </w:r>
      <w:r>
        <w:rPr>
          <w:lang w:val="en-IN"/>
        </w:rPr>
        <w:br/>
      </w:r>
      <w:r>
        <w:rPr>
          <w:lang w:val="en-IN"/>
        </w:rPr>
        <w:br/>
        <w:t>Invoice data to be reflected in SFDC</w:t>
      </w:r>
    </w:p>
  </w:comment>
  <w:comment w:id="2680" w:author="Ananya HRD" w:date="2025-12-26T12:23:00Z" w:initials="A">
    <w:p w14:paraId="4FC01403" w14:textId="77777777" w:rsidR="00E212BE" w:rsidRDefault="00E212BE" w:rsidP="005E4BA2">
      <w:pPr>
        <w:pStyle w:val="CommentText"/>
      </w:pPr>
      <w:r>
        <w:rPr>
          <w:rStyle w:val="CommentReference"/>
        </w:rPr>
        <w:annotationRef/>
      </w:r>
      <w:r>
        <w:rPr>
          <w:lang w:val="en-IN"/>
        </w:rPr>
        <w:t>This was also discussed with Rakesh</w:t>
      </w:r>
    </w:p>
  </w:comment>
  <w:comment w:id="2681" w:author="User" w:date="2025-12-30T14:04:00Z" w:initials="U">
    <w:p w14:paraId="16CC8A90" w14:textId="77777777" w:rsidR="00E212BE" w:rsidRDefault="00E212BE">
      <w:pPr>
        <w:pStyle w:val="CommentText"/>
      </w:pPr>
      <w:r>
        <w:rPr>
          <w:rStyle w:val="CommentReference"/>
        </w:rPr>
        <w:annotationRef/>
      </w:r>
      <w:r>
        <w:t xml:space="preserve">As we will receive the updated stock every time during the quote creation from SAP to SFDC. here we have nothing to do If the factory warehouse is changed to warehouse in SAP </w:t>
      </w:r>
    </w:p>
  </w:comment>
  <w:comment w:id="2733" w:author="User" w:date="2025-12-09T14:12:00Z" w:initials="U">
    <w:p w14:paraId="3FEC7720" w14:textId="77777777" w:rsidR="00E212BE" w:rsidRDefault="00E212BE">
      <w:pPr>
        <w:pStyle w:val="CommentText"/>
      </w:pPr>
      <w:r>
        <w:rPr>
          <w:rStyle w:val="CommentReference"/>
        </w:rPr>
        <w:annotationRef/>
      </w:r>
      <w:r>
        <w:rPr>
          <w:noProof/>
        </w:rPr>
        <w:t>Yes, On notification we can show order number and customer name</w:t>
      </w:r>
    </w:p>
  </w:comment>
  <w:comment w:id="3042" w:author="User" w:date="2025-12-23T10:05:00Z" w:initials="U">
    <w:p w14:paraId="1D395F04" w14:textId="77777777" w:rsidR="00E212BE" w:rsidRDefault="00E212BE" w:rsidP="0040434F">
      <w:pPr>
        <w:pStyle w:val="CommentText"/>
      </w:pPr>
      <w:r>
        <w:rPr>
          <w:rStyle w:val="CommentReference"/>
        </w:rPr>
        <w:annotationRef/>
      </w:r>
      <w:r>
        <w:t>As this blocked qty is pushed from SFDC to SAP, report can be provided with SFDC data. If the Blocked qty details are required from SAP to SFDC in this scenario it is a change request and NEW API needs to be integrated</w:t>
      </w:r>
    </w:p>
  </w:comment>
  <w:comment w:id="3043" w:author="Ananya HRD" w:date="2025-12-26T09:20:00Z" w:initials="A">
    <w:p w14:paraId="3CFEE0B7" w14:textId="77777777" w:rsidR="00E212BE" w:rsidRDefault="00E212BE" w:rsidP="0040434F">
      <w:pPr>
        <w:pStyle w:val="CommentText"/>
      </w:pPr>
      <w:r>
        <w:rPr>
          <w:rStyle w:val="CommentReference"/>
        </w:rPr>
        <w:annotationRef/>
      </w:r>
      <w:r>
        <w:t>report with SFDC data only.</w:t>
      </w:r>
      <w:r>
        <w:br/>
      </w:r>
      <w:r>
        <w:br/>
        <w:t>Blocked qty details are required from SAP to SFDC - Please clarify</w:t>
      </w:r>
    </w:p>
  </w:comment>
  <w:comment w:id="3044" w:author="User" w:date="2025-12-30T13:44:00Z" w:initials="U">
    <w:p w14:paraId="18FF922B" w14:textId="77777777" w:rsidR="00E212BE" w:rsidRDefault="00E212BE" w:rsidP="0040434F">
      <w:pPr>
        <w:pStyle w:val="CommentText"/>
      </w:pPr>
      <w:r>
        <w:rPr>
          <w:rStyle w:val="CommentReference"/>
        </w:rPr>
        <w:annotationRef/>
      </w:r>
      <w:r>
        <w:t>Blocked qty fetched from SAP to SFDC new integration is required which is not part of current scope and it is additional estimation. Please confirm</w:t>
      </w:r>
    </w:p>
  </w:comment>
  <w:comment w:id="3045" w:author="User" w:date="2025-12-30T13:45:00Z" w:initials="U">
    <w:p w14:paraId="1F972C40" w14:textId="77777777" w:rsidR="00E212BE" w:rsidRDefault="00E212BE" w:rsidP="0040434F">
      <w:pPr>
        <w:pStyle w:val="CommentText"/>
      </w:pPr>
      <w:r>
        <w:rPr>
          <w:rStyle w:val="CommentReference"/>
        </w:rPr>
        <w:annotationRef/>
      </w:r>
      <w:r>
        <w:t>Blocked qty report with SFDC data, yes it can be provided</w:t>
      </w:r>
    </w:p>
  </w:comment>
  <w:comment w:id="3065" w:author="User" w:date="2026-01-07T15:05:00Z" w:initials="U">
    <w:p w14:paraId="058968AC" w14:textId="77777777" w:rsidR="00E212BE" w:rsidRDefault="00E212BE" w:rsidP="00AA1FBF">
      <w:pPr>
        <w:pStyle w:val="CommentText"/>
      </w:pPr>
      <w:r>
        <w:rPr>
          <w:rStyle w:val="CommentReference"/>
        </w:rPr>
        <w:annotationRef/>
      </w:r>
      <w:r>
        <w:t xml:space="preserve">FIT to chack and comeback </w:t>
      </w:r>
    </w:p>
  </w:comment>
  <w:comment w:id="3073" w:author="User" w:date="2025-12-30T14:00:00Z" w:initials="U">
    <w:p w14:paraId="038144A9" w14:textId="77777777" w:rsidR="00E212BE" w:rsidRDefault="00E212BE" w:rsidP="00AA1FBF">
      <w:pPr>
        <w:pStyle w:val="CommentText"/>
      </w:pPr>
      <w:r>
        <w:rPr>
          <w:rStyle w:val="CommentReference"/>
        </w:rPr>
        <w:annotationRef/>
      </w:r>
      <w:r>
        <w:t>You need to check with SAP team</w:t>
      </w:r>
    </w:p>
  </w:comment>
  <w:comment w:id="3084" w:author="User" w:date="2025-12-09T14:05:00Z" w:initials="U">
    <w:p w14:paraId="1133C763" w14:textId="77777777" w:rsidR="00E212BE" w:rsidRDefault="00E212BE" w:rsidP="00AA1FBF">
      <w:pPr>
        <w:pStyle w:val="CommentText"/>
      </w:pPr>
      <w:r>
        <w:rPr>
          <w:rStyle w:val="CommentReference"/>
        </w:rPr>
        <w:annotationRef/>
      </w:r>
      <w:r>
        <w:rPr>
          <w:noProof/>
        </w:rPr>
        <w:t>need Clarification and was not part of the BRD discussion</w:t>
      </w:r>
    </w:p>
  </w:comment>
  <w:comment w:id="3085" w:author="Ananya HRD" w:date="2025-12-26T09:22:00Z" w:initials="A">
    <w:p w14:paraId="0A74D917" w14:textId="77777777" w:rsidR="00E212BE" w:rsidRDefault="00E212BE" w:rsidP="00AA1FBF">
      <w:pPr>
        <w:pStyle w:val="CommentText"/>
      </w:pPr>
      <w:r>
        <w:rPr>
          <w:rStyle w:val="CommentReference"/>
        </w:rPr>
        <w:annotationRef/>
      </w:r>
      <w:r>
        <w:rPr>
          <w:lang w:val="en-IN"/>
        </w:rPr>
        <w:t xml:space="preserve">Was discussed with Rakesh and he mentioned it’s possible </w:t>
      </w:r>
    </w:p>
  </w:comment>
  <w:comment w:id="3086" w:author="User" w:date="2025-12-30T13:47:00Z" w:initials="U">
    <w:p w14:paraId="3FB8FCB4" w14:textId="77777777" w:rsidR="00E212BE" w:rsidRDefault="00E212BE" w:rsidP="00AA1FBF">
      <w:pPr>
        <w:pStyle w:val="CommentText"/>
      </w:pPr>
      <w:r>
        <w:rPr>
          <w:rStyle w:val="CommentReference"/>
        </w:rPr>
        <w:annotationRef/>
      </w:r>
      <w:r>
        <w:t xml:space="preserve">As per the BRD this was not discussed cannot be implemented. </w:t>
      </w:r>
    </w:p>
  </w:comment>
  <w:comment w:id="3138" w:author="User" w:date="2025-12-23T10:47:00Z" w:initials="U">
    <w:p w14:paraId="36C36BD2" w14:textId="77777777" w:rsidR="00E212BE" w:rsidRDefault="00E212BE" w:rsidP="00AA1FBF">
      <w:pPr>
        <w:pStyle w:val="CommentText"/>
      </w:pPr>
      <w:r>
        <w:rPr>
          <w:rStyle w:val="CommentReference"/>
        </w:rPr>
        <w:annotationRef/>
      </w:r>
      <w:r>
        <w:t>Not part of scope of work</w:t>
      </w:r>
    </w:p>
  </w:comment>
  <w:comment w:id="3162" w:author="User" w:date="2025-12-23T10:17:00Z" w:initials="U">
    <w:p w14:paraId="020C1662" w14:textId="77777777" w:rsidR="00E212BE" w:rsidRDefault="00E212BE">
      <w:pPr>
        <w:pStyle w:val="CommentText"/>
      </w:pPr>
      <w:r>
        <w:rPr>
          <w:rStyle w:val="CommentReference"/>
        </w:rPr>
        <w:annotationRef/>
      </w:r>
      <w:r>
        <w:t>Once the account is created, One contract must be created</w:t>
      </w:r>
      <w:r>
        <w:sym w:font="Wingdings" w:char="F0E0"/>
      </w:r>
      <w:r>
        <w:t xml:space="preserve"> Standard salesforce functionality</w:t>
      </w:r>
    </w:p>
  </w:comment>
  <w:comment w:id="3159" w:author="User" w:date="2025-12-23T15:53:00Z" w:initials="U">
    <w:p w14:paraId="24C35ED5" w14:textId="77777777" w:rsidR="00E212BE" w:rsidRDefault="00E212BE">
      <w:pPr>
        <w:pStyle w:val="CommentText"/>
      </w:pPr>
      <w:r>
        <w:rPr>
          <w:rStyle w:val="CommentReference"/>
        </w:rPr>
        <w:annotationRef/>
      </w:r>
      <w:r>
        <w:t>Process explained below as contract creation process</w:t>
      </w:r>
    </w:p>
  </w:comment>
  <w:comment w:id="3200" w:author="User" w:date="2025-12-30T14:09:00Z" w:initials="U">
    <w:p w14:paraId="7619D1D1" w14:textId="77777777" w:rsidR="00E212BE" w:rsidRDefault="00E212BE">
      <w:pPr>
        <w:pStyle w:val="CommentText"/>
      </w:pPr>
      <w:r>
        <w:rPr>
          <w:rStyle w:val="CommentReference"/>
        </w:rPr>
        <w:annotationRef/>
      </w:r>
      <w:r>
        <w:t>This is informed earlier also contract is mandatory for all the accounts. It is standard salesforce functionality. If it the standard sales order object. Cannot be neglected for few orders. If you opt for this feature it is mandatory for all the sales orders</w:t>
      </w:r>
    </w:p>
  </w:comment>
  <w:comment w:id="3311" w:author="User" w:date="2025-12-23T10:41:00Z" w:initials="U">
    <w:p w14:paraId="579337DC" w14:textId="77777777" w:rsidR="00E212BE" w:rsidRDefault="00E212BE" w:rsidP="001A32D3">
      <w:pPr>
        <w:pStyle w:val="CommentText"/>
      </w:pPr>
      <w:r>
        <w:rPr>
          <w:rStyle w:val="CommentReference"/>
        </w:rPr>
        <w:annotationRef/>
      </w:r>
      <w:r>
        <w:t>Which value? order value or invoice value or outstanding value or credit value. Need clarification</w:t>
      </w:r>
    </w:p>
  </w:comment>
  <w:comment w:id="3308" w:author="Ananya HRD" w:date="2025-12-26T09:46:00Z" w:initials="A">
    <w:p w14:paraId="45D2D35B" w14:textId="77777777" w:rsidR="00E212BE" w:rsidRDefault="00E212BE" w:rsidP="001A32D3">
      <w:pPr>
        <w:pStyle w:val="CommentText"/>
      </w:pPr>
      <w:r>
        <w:rPr>
          <w:rStyle w:val="CommentReference"/>
        </w:rPr>
        <w:annotationRef/>
      </w:r>
      <w:r>
        <w:rPr>
          <w:lang w:val="en-IN"/>
        </w:rPr>
        <w:t xml:space="preserve">Refer Approval Process </w:t>
      </w:r>
    </w:p>
  </w:comment>
  <w:comment w:id="3314" w:author="User" w:date="2025-12-23T10:44:00Z" w:initials="U">
    <w:p w14:paraId="44031B22" w14:textId="77777777" w:rsidR="00E212BE" w:rsidRDefault="00E212BE" w:rsidP="001A32D3">
      <w:pPr>
        <w:pStyle w:val="CommentText"/>
      </w:pPr>
      <w:r>
        <w:rPr>
          <w:rStyle w:val="CommentReference"/>
        </w:rPr>
        <w:annotationRef/>
      </w:r>
      <w:r>
        <w:t>Need clarification</w:t>
      </w:r>
    </w:p>
  </w:comment>
  <w:comment w:id="3326" w:author="User" w:date="2025-12-23T10:38:00Z" w:initials="U">
    <w:p w14:paraId="4634AF5C" w14:textId="77777777" w:rsidR="00E212BE" w:rsidRDefault="00E212BE">
      <w:pPr>
        <w:pStyle w:val="CommentText"/>
      </w:pPr>
      <w:r>
        <w:rPr>
          <w:rStyle w:val="CommentReference"/>
        </w:rPr>
        <w:annotationRef/>
      </w:r>
      <w:r>
        <w:t>Need clarification</w:t>
      </w:r>
    </w:p>
  </w:comment>
  <w:comment w:id="3323" w:author="Ananya HRD" w:date="2025-12-26T09:37:00Z" w:initials="A">
    <w:p w14:paraId="6E382540" w14:textId="77777777" w:rsidR="00E212BE" w:rsidRDefault="00E212BE" w:rsidP="00170D91">
      <w:pPr>
        <w:pStyle w:val="CommentText"/>
      </w:pPr>
      <w:r>
        <w:rPr>
          <w:rStyle w:val="CommentReference"/>
        </w:rPr>
        <w:annotationRef/>
      </w:r>
      <w:r>
        <w:rPr>
          <w:lang w:val="en-IN"/>
        </w:rPr>
        <w:t xml:space="preserve">At the time of Delivery the delivery team should see </w:t>
      </w:r>
      <w:r>
        <w:rPr>
          <w:color w:val="0000FF"/>
        </w:rPr>
        <w:t xml:space="preserve">payment status, credit approved amount, cash at site or cheque from site, </w:t>
      </w:r>
      <w:r>
        <w:rPr>
          <w:color w:val="0000FF"/>
        </w:rPr>
        <w:br/>
      </w:r>
    </w:p>
  </w:comment>
  <w:comment w:id="3365" w:author="User" w:date="2025-12-23T10:38:00Z" w:initials="U">
    <w:p w14:paraId="7AF9F75E" w14:textId="77777777" w:rsidR="00E212BE" w:rsidRDefault="00E212BE">
      <w:pPr>
        <w:pStyle w:val="CommentText"/>
      </w:pPr>
      <w:r>
        <w:rPr>
          <w:rStyle w:val="CommentReference"/>
        </w:rPr>
        <w:annotationRef/>
      </w:r>
      <w:r>
        <w:t>Need clarification</w:t>
      </w:r>
    </w:p>
  </w:comment>
  <w:comment w:id="3370" w:author="User" w:date="2025-12-23T10:39:00Z" w:initials="U">
    <w:p w14:paraId="6293B95F" w14:textId="77777777" w:rsidR="00E212BE" w:rsidRDefault="00E212BE">
      <w:pPr>
        <w:pStyle w:val="CommentText"/>
      </w:pPr>
      <w:r>
        <w:rPr>
          <w:rStyle w:val="CommentReference"/>
        </w:rPr>
        <w:annotationRef/>
      </w:r>
    </w:p>
  </w:comment>
  <w:comment w:id="3472" w:author="User" w:date="2025-12-23T10:47:00Z" w:initials="U">
    <w:p w14:paraId="583B64D3" w14:textId="77777777" w:rsidR="00E212BE" w:rsidRDefault="00E212BE">
      <w:pPr>
        <w:pStyle w:val="CommentText"/>
      </w:pPr>
      <w:r>
        <w:rPr>
          <w:rStyle w:val="CommentReference"/>
        </w:rPr>
        <w:annotationRef/>
      </w:r>
      <w:r>
        <w:t>Not part of scope of work</w:t>
      </w:r>
    </w:p>
  </w:comment>
  <w:comment w:id="3478" w:author="User" w:date="2025-12-30T14:19:00Z" w:initials="U">
    <w:p w14:paraId="7997E165" w14:textId="77777777" w:rsidR="00E212BE" w:rsidRDefault="00E212BE">
      <w:pPr>
        <w:pStyle w:val="CommentText"/>
      </w:pPr>
      <w:r>
        <w:rPr>
          <w:rStyle w:val="CommentReference"/>
        </w:rPr>
        <w:annotationRef/>
      </w:r>
      <w:r>
        <w:t>This is not part of current scope of work. If required additional estimation will be provided</w:t>
      </w:r>
    </w:p>
  </w:comment>
  <w:comment w:id="3632" w:author="User" w:date="2025-12-09T15:44:00Z" w:initials="U">
    <w:p w14:paraId="52AECB5D" w14:textId="77777777" w:rsidR="00E212BE" w:rsidRDefault="00E212BE">
      <w:pPr>
        <w:pStyle w:val="CommentText"/>
      </w:pPr>
      <w:r>
        <w:rPr>
          <w:rStyle w:val="CommentReference"/>
        </w:rPr>
        <w:annotationRef/>
      </w:r>
      <w:r>
        <w:t>Need Clarification</w:t>
      </w:r>
    </w:p>
  </w:comment>
  <w:comment w:id="3639" w:author="User" w:date="2025-12-23T10:51:00Z" w:initials="U">
    <w:p w14:paraId="16BC8960" w14:textId="77777777" w:rsidR="00E212BE" w:rsidRDefault="00E212BE">
      <w:pPr>
        <w:pStyle w:val="CommentText"/>
      </w:pPr>
      <w:r>
        <w:rPr>
          <w:rStyle w:val="CommentReference"/>
        </w:rPr>
        <w:annotationRef/>
      </w:r>
      <w:r>
        <w:t>All these refers to fields? Need clarification</w:t>
      </w:r>
    </w:p>
  </w:comment>
  <w:comment w:id="3644" w:author="User" w:date="2025-12-23T10:50:00Z" w:initials="U">
    <w:p w14:paraId="59EEF281" w14:textId="77777777" w:rsidR="00E212BE" w:rsidRDefault="00E212BE">
      <w:pPr>
        <w:pStyle w:val="CommentText"/>
      </w:pPr>
      <w:r>
        <w:rPr>
          <w:rStyle w:val="CommentReference"/>
        </w:rPr>
        <w:annotationRef/>
      </w:r>
      <w:r>
        <w:t xml:space="preserve">We can enable the standard printable view button and customization is not possible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718F9FD" w15:done="0"/>
  <w15:commentEx w15:paraId="743B3872" w15:paraIdParent="5718F9FD" w15:done="0"/>
  <w15:commentEx w15:paraId="1EF16FF1" w15:done="0"/>
  <w15:commentEx w15:paraId="2F603436" w15:done="0"/>
  <w15:commentEx w15:paraId="18BFD648" w15:done="0"/>
  <w15:commentEx w15:paraId="128C59C2" w15:done="0"/>
  <w15:commentEx w15:paraId="2D5C1389" w15:done="0"/>
  <w15:commentEx w15:paraId="4066411E" w15:done="0"/>
  <w15:commentEx w15:paraId="2DDCE747" w15:done="0"/>
  <w15:commentEx w15:paraId="0EA15E4C" w15:done="0"/>
  <w15:commentEx w15:paraId="45B83928" w15:paraIdParent="0EA15E4C" w15:done="0"/>
  <w15:commentEx w15:paraId="47759AC8" w15:done="0"/>
  <w15:commentEx w15:paraId="05BFD00A" w15:done="0"/>
  <w15:commentEx w15:paraId="2A9CB9E5" w15:done="0"/>
  <w15:commentEx w15:paraId="59944AC0" w15:done="0"/>
  <w15:commentEx w15:paraId="2904894F" w15:done="0"/>
  <w15:commentEx w15:paraId="2E146235" w15:done="0"/>
  <w15:commentEx w15:paraId="5F08622B" w15:done="0"/>
  <w15:commentEx w15:paraId="5FAB006F" w15:done="0"/>
  <w15:commentEx w15:paraId="3E3C82FB" w15:done="0"/>
  <w15:commentEx w15:paraId="3279BD2A" w15:done="0"/>
  <w15:commentEx w15:paraId="035AAFE8" w15:done="0"/>
  <w15:commentEx w15:paraId="491AFADF" w15:done="0"/>
  <w15:commentEx w15:paraId="2B172191" w15:paraIdParent="491AFADF" w15:done="0"/>
  <w15:commentEx w15:paraId="316F8860" w15:paraIdParent="491AFADF" w15:done="0"/>
  <w15:commentEx w15:paraId="1ECF9668" w15:done="0"/>
  <w15:commentEx w15:paraId="1CC9CADB" w15:done="0"/>
  <w15:commentEx w15:paraId="0477FA72" w15:paraIdParent="1CC9CADB" w15:done="0"/>
  <w15:commentEx w15:paraId="09CF9473" w15:paraIdParent="1CC9CADB" w15:done="0"/>
  <w15:commentEx w15:paraId="7B7EB99E" w15:paraIdParent="1CC9CADB" w15:done="0"/>
  <w15:commentEx w15:paraId="47A3EB4B" w15:done="0"/>
  <w15:commentEx w15:paraId="768670B0" w15:done="0"/>
  <w15:commentEx w15:paraId="1E9E04FA" w15:done="0"/>
  <w15:commentEx w15:paraId="2F31BA2C" w15:paraIdParent="1E9E04FA" w15:done="0"/>
  <w15:commentEx w15:paraId="21BFEB2D" w15:paraIdParent="1E9E04FA" w15:done="0"/>
  <w15:commentEx w15:paraId="5AADD1DF" w15:done="0"/>
  <w15:commentEx w15:paraId="59593E83" w15:paraIdParent="5AADD1DF" w15:done="0"/>
  <w15:commentEx w15:paraId="4FC01403" w15:paraIdParent="5AADD1DF" w15:done="0"/>
  <w15:commentEx w15:paraId="16CC8A90" w15:paraIdParent="5AADD1DF" w15:done="0"/>
  <w15:commentEx w15:paraId="3FEC7720" w15:done="0"/>
  <w15:commentEx w15:paraId="1D395F04" w15:done="0"/>
  <w15:commentEx w15:paraId="3CFEE0B7" w15:paraIdParent="1D395F04" w15:done="0"/>
  <w15:commentEx w15:paraId="18FF922B" w15:paraIdParent="1D395F04" w15:done="0"/>
  <w15:commentEx w15:paraId="1F972C40" w15:paraIdParent="1D395F04" w15:done="0"/>
  <w15:commentEx w15:paraId="058968AC" w15:done="0"/>
  <w15:commentEx w15:paraId="038144A9" w15:done="0"/>
  <w15:commentEx w15:paraId="1133C763" w15:done="0"/>
  <w15:commentEx w15:paraId="0A74D917" w15:paraIdParent="1133C763" w15:done="0"/>
  <w15:commentEx w15:paraId="3FB8FCB4" w15:paraIdParent="1133C763" w15:done="0"/>
  <w15:commentEx w15:paraId="36C36BD2" w15:done="0"/>
  <w15:commentEx w15:paraId="020C1662" w15:done="0"/>
  <w15:commentEx w15:paraId="24C35ED5" w15:done="0"/>
  <w15:commentEx w15:paraId="7619D1D1" w15:done="0"/>
  <w15:commentEx w15:paraId="579337DC" w15:done="0"/>
  <w15:commentEx w15:paraId="45D2D35B" w15:paraIdParent="579337DC" w15:done="0"/>
  <w15:commentEx w15:paraId="44031B22" w15:done="0"/>
  <w15:commentEx w15:paraId="4634AF5C" w15:done="0"/>
  <w15:commentEx w15:paraId="6E382540" w15:paraIdParent="4634AF5C" w15:done="0"/>
  <w15:commentEx w15:paraId="7AF9F75E" w15:done="0"/>
  <w15:commentEx w15:paraId="6293B95F" w15:done="0"/>
  <w15:commentEx w15:paraId="583B64D3" w15:done="0"/>
  <w15:commentEx w15:paraId="7997E165" w15:done="0"/>
  <w15:commentEx w15:paraId="52AECB5D" w15:done="0"/>
  <w15:commentEx w15:paraId="16BC8960" w15:done="0"/>
  <w15:commentEx w15:paraId="59EEF2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CA22CE" w16cex:dateUtc="2025-12-26T06:11:00Z"/>
  <w16cex:commentExtensible w16cex:durableId="32679D2C" w16cex:dateUtc="2025-12-26T03:41:00Z"/>
  <w16cex:commentExtensible w16cex:durableId="1A5F2067" w16cex:dateUtc="2025-12-26T03:50:00Z"/>
  <w16cex:commentExtensible w16cex:durableId="03219DB3" w16cex:dateUtc="2025-12-26T03:52:00Z"/>
  <w16cex:commentExtensible w16cex:durableId="27C113B9" w16cex:dateUtc="2025-12-26T03:55:00Z"/>
  <w16cex:commentExtensible w16cex:durableId="56C452CA" w16cex:dateUtc="2025-12-26T06:53:00Z"/>
  <w16cex:commentExtensible w16cex:durableId="4DB89B14" w16cex:dateUtc="2025-12-26T04:16:00Z"/>
  <w16cex:commentExtensible w16cex:durableId="6AD26156" w16cex:dateUtc="2025-12-26T04:07:00Z"/>
  <w16cex:commentExtensible w16cex:durableId="228E1283" w16cex:dateUtc="2025-12-26T04:12:00Z"/>
  <w16cex:commentExtensible w16cex:durableId="1E851A06" w16cex:dateUtc="2025-12-26T0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3DCDCD" w16cid:durableId="533DCDCD"/>
  <w16cid:commentId w16cid:paraId="1B81E72A" w16cid:durableId="76CA22CE"/>
  <w16cid:commentId w16cid:paraId="7FB088F8" w16cid:durableId="7FB088F8"/>
  <w16cid:commentId w16cid:paraId="14203900" w16cid:durableId="14203900"/>
  <w16cid:commentId w16cid:paraId="4F08BD44" w16cid:durableId="32679D2C"/>
  <w16cid:commentId w16cid:paraId="7456DCCC" w16cid:durableId="7456DCCC"/>
  <w16cid:commentId w16cid:paraId="1BD07B2E" w16cid:durableId="1A5F2067"/>
  <w16cid:commentId w16cid:paraId="1AC33718" w16cid:durableId="1AC33718"/>
  <w16cid:commentId w16cid:paraId="1BB7D106" w16cid:durableId="03219DB3"/>
  <w16cid:commentId w16cid:paraId="0949D14F" w16cid:durableId="0949D14F"/>
  <w16cid:commentId w16cid:paraId="375B07D4" w16cid:durableId="27C113B9"/>
  <w16cid:commentId w16cid:paraId="685DE944" w16cid:durableId="56C452CA"/>
  <w16cid:commentId w16cid:paraId="2CDC690B" w16cid:durableId="2CDC690B"/>
  <w16cid:commentId w16cid:paraId="78878C2B" w16cid:durableId="78878C2B"/>
  <w16cid:commentId w16cid:paraId="374CFE97" w16cid:durableId="374CFE97"/>
  <w16cid:commentId w16cid:paraId="5E96ED6B" w16cid:durableId="35F7A2EE"/>
  <w16cid:commentId w16cid:paraId="22541682" w16cid:durableId="4DB89B14"/>
  <w16cid:commentId w16cid:paraId="5F1F1D6D" w16cid:durableId="112C33D1"/>
  <w16cid:commentId w16cid:paraId="6BDF6746" w16cid:durableId="6BDF6746"/>
  <w16cid:commentId w16cid:paraId="0559854C" w16cid:durableId="6AD26156"/>
  <w16cid:commentId w16cid:paraId="13381908" w16cid:durableId="13381908"/>
  <w16cid:commentId w16cid:paraId="185C9676" w16cid:durableId="228E1283"/>
  <w16cid:commentId w16cid:paraId="5BD31765" w16cid:durableId="1E851A06"/>
  <w16cid:commentId w16cid:paraId="53C45CC3" w16cid:durableId="53C45CC3"/>
  <w16cid:commentId w16cid:paraId="24CD4B3A" w16cid:durableId="24CD4B3A"/>
  <w16cid:commentId w16cid:paraId="287AD4BA" w16cid:durableId="287AD4BA"/>
  <w16cid:commentId w16cid:paraId="2FC4A477" w16cid:durableId="2FC4A477"/>
  <w16cid:commentId w16cid:paraId="4B8DFAB4" w16cid:durableId="4B8DFA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rtika">
    <w:altName w:val="Bell MT"/>
    <w:charset w:val="00"/>
    <w:family w:val="roman"/>
    <w:pitch w:val="variable"/>
    <w:sig w:usb0="00000003" w:usb1="00000000" w:usb2="00000000" w:usb3="00000000" w:csb0="00000001" w:csb1="00000000"/>
  </w:font>
  <w:font w:name="DengXian">
    <w:altName w:val="Microsoft YaHei"/>
    <w:charset w:val="86"/>
    <w:family w:val="auto"/>
    <w:pitch w:val="default"/>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19F4945"/>
    <w:multiLevelType w:val="singleLevel"/>
    <w:tmpl w:val="819F4945"/>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837145AC"/>
    <w:multiLevelType w:val="singleLevel"/>
    <w:tmpl w:val="837145AC"/>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8833F481"/>
    <w:multiLevelType w:val="singleLevel"/>
    <w:tmpl w:val="8833F481"/>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88CAC253"/>
    <w:multiLevelType w:val="singleLevel"/>
    <w:tmpl w:val="88CAC253"/>
    <w:lvl w:ilvl="0">
      <w:start w:val="1"/>
      <w:numFmt w:val="decimal"/>
      <w:suff w:val="space"/>
      <w:lvlText w:val="%1."/>
      <w:lvlJc w:val="left"/>
      <w:pPr>
        <w:ind w:left="-384"/>
      </w:pPr>
    </w:lvl>
  </w:abstractNum>
  <w:abstractNum w:abstractNumId="4" w15:restartNumberingAfterBreak="0">
    <w:nsid w:val="8C87FD66"/>
    <w:multiLevelType w:val="singleLevel"/>
    <w:tmpl w:val="8C87FD66"/>
    <w:lvl w:ilvl="0">
      <w:start w:val="1"/>
      <w:numFmt w:val="bullet"/>
      <w:lvlText w:val=""/>
      <w:lvlJc w:val="left"/>
      <w:pPr>
        <w:tabs>
          <w:tab w:val="left" w:pos="420"/>
        </w:tabs>
        <w:ind w:left="420" w:hanging="420"/>
      </w:pPr>
      <w:rPr>
        <w:rFonts w:ascii="Wingdings" w:hAnsi="Wingdings" w:hint="default"/>
        <w:color w:val="000000" w:themeColor="text1"/>
        <w:sz w:val="16"/>
        <w:szCs w:val="16"/>
      </w:rPr>
    </w:lvl>
  </w:abstractNum>
  <w:abstractNum w:abstractNumId="5" w15:restartNumberingAfterBreak="0">
    <w:nsid w:val="8F05EAF3"/>
    <w:multiLevelType w:val="singleLevel"/>
    <w:tmpl w:val="8F05EAF3"/>
    <w:lvl w:ilvl="0">
      <w:start w:val="1"/>
      <w:numFmt w:val="decimal"/>
      <w:lvlText w:val="%1."/>
      <w:lvlJc w:val="left"/>
      <w:pPr>
        <w:tabs>
          <w:tab w:val="left" w:pos="425"/>
        </w:tabs>
        <w:ind w:left="425" w:hanging="425"/>
      </w:pPr>
      <w:rPr>
        <w:rFonts w:hint="default"/>
      </w:rPr>
    </w:lvl>
  </w:abstractNum>
  <w:abstractNum w:abstractNumId="6" w15:restartNumberingAfterBreak="0">
    <w:nsid w:val="949D475F"/>
    <w:multiLevelType w:val="singleLevel"/>
    <w:tmpl w:val="949D475F"/>
    <w:lvl w:ilvl="0">
      <w:start w:val="1"/>
      <w:numFmt w:val="bullet"/>
      <w:lvlText w:val=""/>
      <w:lvlJc w:val="left"/>
      <w:pPr>
        <w:tabs>
          <w:tab w:val="left" w:pos="420"/>
        </w:tabs>
        <w:ind w:left="420" w:hanging="420"/>
      </w:pPr>
      <w:rPr>
        <w:rFonts w:ascii="Wingdings" w:hAnsi="Wingdings" w:hint="default"/>
        <w:sz w:val="16"/>
        <w:szCs w:val="16"/>
      </w:rPr>
    </w:lvl>
  </w:abstractNum>
  <w:abstractNum w:abstractNumId="7" w15:restartNumberingAfterBreak="0">
    <w:nsid w:val="9FBF4D2F"/>
    <w:multiLevelType w:val="singleLevel"/>
    <w:tmpl w:val="9FBF4D2F"/>
    <w:lvl w:ilvl="0">
      <w:start w:val="1"/>
      <w:numFmt w:val="bullet"/>
      <w:lvlText w:val=""/>
      <w:lvlJc w:val="left"/>
      <w:pPr>
        <w:tabs>
          <w:tab w:val="left" w:pos="420"/>
        </w:tabs>
        <w:ind w:left="420" w:hanging="420"/>
      </w:pPr>
      <w:rPr>
        <w:rFonts w:ascii="Wingdings" w:hAnsi="Wingdings" w:hint="default"/>
        <w:sz w:val="16"/>
        <w:szCs w:val="16"/>
      </w:rPr>
    </w:lvl>
  </w:abstractNum>
  <w:abstractNum w:abstractNumId="8" w15:restartNumberingAfterBreak="0">
    <w:nsid w:val="A0139F56"/>
    <w:multiLevelType w:val="singleLevel"/>
    <w:tmpl w:val="A0139F56"/>
    <w:lvl w:ilvl="0">
      <w:start w:val="1"/>
      <w:numFmt w:val="bullet"/>
      <w:lvlText w:val=""/>
      <w:lvlJc w:val="left"/>
      <w:pPr>
        <w:tabs>
          <w:tab w:val="left" w:pos="420"/>
        </w:tabs>
        <w:ind w:left="420" w:hanging="420"/>
      </w:pPr>
      <w:rPr>
        <w:rFonts w:ascii="Wingdings" w:hAnsi="Wingdings" w:hint="default"/>
        <w:sz w:val="16"/>
        <w:szCs w:val="16"/>
      </w:rPr>
    </w:lvl>
  </w:abstractNum>
  <w:abstractNum w:abstractNumId="9" w15:restartNumberingAfterBreak="0">
    <w:nsid w:val="A0DE8A9E"/>
    <w:multiLevelType w:val="singleLevel"/>
    <w:tmpl w:val="A0DE8A9E"/>
    <w:lvl w:ilvl="0">
      <w:start w:val="1"/>
      <w:numFmt w:val="decimal"/>
      <w:suff w:val="space"/>
      <w:lvlText w:val="%1."/>
      <w:lvlJc w:val="left"/>
      <w:pPr>
        <w:ind w:left="-164"/>
      </w:pPr>
      <w:rPr>
        <w:rFonts w:hint="default"/>
        <w:b/>
        <w:bCs/>
        <w:color w:val="44546A" w:themeColor="text2"/>
        <w:sz w:val="24"/>
        <w:szCs w:val="24"/>
      </w:rPr>
    </w:lvl>
  </w:abstractNum>
  <w:abstractNum w:abstractNumId="10" w15:restartNumberingAfterBreak="0">
    <w:nsid w:val="A3E282F0"/>
    <w:multiLevelType w:val="singleLevel"/>
    <w:tmpl w:val="A3E282F0"/>
    <w:lvl w:ilvl="0">
      <w:start w:val="1"/>
      <w:numFmt w:val="decimal"/>
      <w:suff w:val="space"/>
      <w:lvlText w:val="%1."/>
      <w:lvlJc w:val="left"/>
    </w:lvl>
  </w:abstractNum>
  <w:abstractNum w:abstractNumId="11" w15:restartNumberingAfterBreak="0">
    <w:nsid w:val="A5847CFE"/>
    <w:multiLevelType w:val="singleLevel"/>
    <w:tmpl w:val="A5847CFE"/>
    <w:lvl w:ilvl="0">
      <w:start w:val="1"/>
      <w:numFmt w:val="decimal"/>
      <w:suff w:val="space"/>
      <w:lvlText w:val="%1."/>
      <w:lvlJc w:val="left"/>
      <w:pPr>
        <w:ind w:left="-384"/>
      </w:pPr>
      <w:rPr>
        <w:rFonts w:ascii="Times New Roman" w:hAnsi="Times New Roman" w:cs="Times New Roman" w:hint="default"/>
        <w:b/>
        <w:bCs/>
        <w:color w:val="44546A" w:themeColor="text2"/>
      </w:rPr>
    </w:lvl>
  </w:abstractNum>
  <w:abstractNum w:abstractNumId="12" w15:restartNumberingAfterBreak="0">
    <w:nsid w:val="A58893F5"/>
    <w:multiLevelType w:val="singleLevel"/>
    <w:tmpl w:val="A58893F5"/>
    <w:lvl w:ilvl="0">
      <w:start w:val="1"/>
      <w:numFmt w:val="bullet"/>
      <w:lvlText w:val=""/>
      <w:lvlJc w:val="left"/>
      <w:pPr>
        <w:tabs>
          <w:tab w:val="left" w:pos="420"/>
        </w:tabs>
        <w:ind w:left="420" w:hanging="420"/>
      </w:pPr>
      <w:rPr>
        <w:rFonts w:ascii="Wingdings" w:hAnsi="Wingdings" w:hint="default"/>
        <w:sz w:val="16"/>
        <w:szCs w:val="16"/>
      </w:rPr>
    </w:lvl>
  </w:abstractNum>
  <w:abstractNum w:abstractNumId="13" w15:restartNumberingAfterBreak="0">
    <w:nsid w:val="A5D18640"/>
    <w:multiLevelType w:val="singleLevel"/>
    <w:tmpl w:val="A5D18640"/>
    <w:lvl w:ilvl="0">
      <w:start w:val="1"/>
      <w:numFmt w:val="decimal"/>
      <w:lvlText w:val="%1."/>
      <w:lvlJc w:val="left"/>
      <w:pPr>
        <w:tabs>
          <w:tab w:val="left" w:pos="425"/>
        </w:tabs>
        <w:ind w:left="1085" w:hanging="425"/>
      </w:pPr>
      <w:rPr>
        <w:rFonts w:hint="default"/>
      </w:rPr>
    </w:lvl>
  </w:abstractNum>
  <w:abstractNum w:abstractNumId="14" w15:restartNumberingAfterBreak="0">
    <w:nsid w:val="A76EA35B"/>
    <w:multiLevelType w:val="singleLevel"/>
    <w:tmpl w:val="A76EA35B"/>
    <w:lvl w:ilvl="0">
      <w:start w:val="1"/>
      <w:numFmt w:val="decimal"/>
      <w:suff w:val="space"/>
      <w:lvlText w:val="%1."/>
      <w:lvlJc w:val="left"/>
      <w:pPr>
        <w:ind w:left="220"/>
      </w:pPr>
      <w:rPr>
        <w:rFonts w:hint="default"/>
        <w:b/>
        <w:bCs/>
      </w:rPr>
    </w:lvl>
  </w:abstractNum>
  <w:abstractNum w:abstractNumId="15" w15:restartNumberingAfterBreak="0">
    <w:nsid w:val="B0837020"/>
    <w:multiLevelType w:val="singleLevel"/>
    <w:tmpl w:val="B0837020"/>
    <w:lvl w:ilvl="0">
      <w:start w:val="1"/>
      <w:numFmt w:val="bullet"/>
      <w:lvlText w:val=""/>
      <w:lvlJc w:val="left"/>
      <w:pPr>
        <w:tabs>
          <w:tab w:val="left" w:pos="420"/>
        </w:tabs>
        <w:ind w:left="420" w:hanging="420"/>
      </w:pPr>
      <w:rPr>
        <w:rFonts w:ascii="Wingdings" w:hAnsi="Wingdings" w:hint="default"/>
        <w:sz w:val="16"/>
        <w:szCs w:val="16"/>
      </w:rPr>
    </w:lvl>
  </w:abstractNum>
  <w:abstractNum w:abstractNumId="16" w15:restartNumberingAfterBreak="0">
    <w:nsid w:val="B1B4B9C0"/>
    <w:multiLevelType w:val="singleLevel"/>
    <w:tmpl w:val="B1B4B9C0"/>
    <w:lvl w:ilvl="0">
      <w:start w:val="1"/>
      <w:numFmt w:val="bullet"/>
      <w:lvlText w:val=""/>
      <w:lvlJc w:val="left"/>
      <w:pPr>
        <w:tabs>
          <w:tab w:val="left" w:pos="420"/>
        </w:tabs>
        <w:ind w:left="420" w:hanging="420"/>
      </w:pPr>
      <w:rPr>
        <w:rFonts w:ascii="Wingdings" w:hAnsi="Wingdings" w:hint="default"/>
        <w:sz w:val="16"/>
        <w:szCs w:val="16"/>
      </w:rPr>
    </w:lvl>
  </w:abstractNum>
  <w:abstractNum w:abstractNumId="17" w15:restartNumberingAfterBreak="0">
    <w:nsid w:val="B5F523E1"/>
    <w:multiLevelType w:val="singleLevel"/>
    <w:tmpl w:val="B5F523E1"/>
    <w:lvl w:ilvl="0">
      <w:start w:val="1"/>
      <w:numFmt w:val="bullet"/>
      <w:lvlText w:val=""/>
      <w:lvlJc w:val="left"/>
      <w:pPr>
        <w:tabs>
          <w:tab w:val="left" w:pos="420"/>
        </w:tabs>
        <w:ind w:left="420" w:hanging="420"/>
      </w:pPr>
      <w:rPr>
        <w:rFonts w:ascii="Wingdings" w:hAnsi="Wingdings" w:hint="default"/>
        <w:sz w:val="16"/>
        <w:szCs w:val="16"/>
      </w:rPr>
    </w:lvl>
  </w:abstractNum>
  <w:abstractNum w:abstractNumId="18" w15:restartNumberingAfterBreak="0">
    <w:nsid w:val="B6EEDD9C"/>
    <w:multiLevelType w:val="singleLevel"/>
    <w:tmpl w:val="B6EEDD9C"/>
    <w:lvl w:ilvl="0">
      <w:start w:val="1"/>
      <w:numFmt w:val="bullet"/>
      <w:lvlText w:val=""/>
      <w:lvlJc w:val="left"/>
      <w:pPr>
        <w:tabs>
          <w:tab w:val="left" w:pos="420"/>
        </w:tabs>
        <w:ind w:left="420" w:hanging="420"/>
      </w:pPr>
      <w:rPr>
        <w:rFonts w:ascii="Wingdings" w:hAnsi="Wingdings" w:hint="default"/>
        <w:sz w:val="16"/>
        <w:szCs w:val="16"/>
      </w:rPr>
    </w:lvl>
  </w:abstractNum>
  <w:abstractNum w:abstractNumId="19" w15:restartNumberingAfterBreak="0">
    <w:nsid w:val="BB5CBED3"/>
    <w:multiLevelType w:val="singleLevel"/>
    <w:tmpl w:val="BB5CBED3"/>
    <w:lvl w:ilvl="0">
      <w:start w:val="1"/>
      <w:numFmt w:val="bullet"/>
      <w:lvlText w:val=""/>
      <w:lvlJc w:val="left"/>
      <w:pPr>
        <w:tabs>
          <w:tab w:val="left" w:pos="420"/>
        </w:tabs>
        <w:ind w:left="420" w:hanging="420"/>
      </w:pPr>
      <w:rPr>
        <w:rFonts w:ascii="Wingdings" w:hAnsi="Wingdings" w:hint="default"/>
        <w:sz w:val="16"/>
        <w:szCs w:val="16"/>
      </w:rPr>
    </w:lvl>
  </w:abstractNum>
  <w:abstractNum w:abstractNumId="20" w15:restartNumberingAfterBreak="0">
    <w:nsid w:val="BE4973E9"/>
    <w:multiLevelType w:val="singleLevel"/>
    <w:tmpl w:val="BE4973E9"/>
    <w:lvl w:ilvl="0">
      <w:start w:val="1"/>
      <w:numFmt w:val="decimal"/>
      <w:suff w:val="space"/>
      <w:lvlText w:val="%1."/>
      <w:lvlJc w:val="left"/>
    </w:lvl>
  </w:abstractNum>
  <w:abstractNum w:abstractNumId="21" w15:restartNumberingAfterBreak="0">
    <w:nsid w:val="BE7A9669"/>
    <w:multiLevelType w:val="singleLevel"/>
    <w:tmpl w:val="BE7A9669"/>
    <w:lvl w:ilvl="0">
      <w:start w:val="1"/>
      <w:numFmt w:val="bullet"/>
      <w:lvlText w:val=""/>
      <w:lvlJc w:val="left"/>
      <w:pPr>
        <w:tabs>
          <w:tab w:val="left" w:pos="420"/>
        </w:tabs>
        <w:ind w:left="420" w:hanging="420"/>
      </w:pPr>
      <w:rPr>
        <w:rFonts w:ascii="Wingdings" w:hAnsi="Wingdings" w:hint="default"/>
        <w:color w:val="000000" w:themeColor="text1"/>
        <w:sz w:val="16"/>
        <w:szCs w:val="16"/>
      </w:rPr>
    </w:lvl>
  </w:abstractNum>
  <w:abstractNum w:abstractNumId="22" w15:restartNumberingAfterBreak="0">
    <w:nsid w:val="BF37CCB8"/>
    <w:multiLevelType w:val="singleLevel"/>
    <w:tmpl w:val="BF37CCB8"/>
    <w:lvl w:ilvl="0">
      <w:start w:val="1"/>
      <w:numFmt w:val="bullet"/>
      <w:lvlText w:val=""/>
      <w:lvlJc w:val="left"/>
      <w:pPr>
        <w:tabs>
          <w:tab w:val="left" w:pos="420"/>
        </w:tabs>
        <w:ind w:left="420" w:hanging="420"/>
      </w:pPr>
      <w:rPr>
        <w:rFonts w:ascii="Wingdings" w:hAnsi="Wingdings" w:hint="default"/>
        <w:sz w:val="16"/>
        <w:szCs w:val="16"/>
      </w:rPr>
    </w:lvl>
  </w:abstractNum>
  <w:abstractNum w:abstractNumId="23" w15:restartNumberingAfterBreak="0">
    <w:nsid w:val="C13E9214"/>
    <w:multiLevelType w:val="singleLevel"/>
    <w:tmpl w:val="C13E9214"/>
    <w:lvl w:ilvl="0">
      <w:start w:val="1"/>
      <w:numFmt w:val="bullet"/>
      <w:lvlText w:val=""/>
      <w:lvlJc w:val="left"/>
      <w:pPr>
        <w:tabs>
          <w:tab w:val="left" w:pos="420"/>
        </w:tabs>
        <w:ind w:left="420" w:hanging="420"/>
      </w:pPr>
      <w:rPr>
        <w:rFonts w:ascii="Wingdings" w:hAnsi="Wingdings" w:hint="default"/>
        <w:sz w:val="16"/>
        <w:szCs w:val="16"/>
      </w:rPr>
    </w:lvl>
  </w:abstractNum>
  <w:abstractNum w:abstractNumId="24" w15:restartNumberingAfterBreak="0">
    <w:nsid w:val="C2A16E1E"/>
    <w:multiLevelType w:val="singleLevel"/>
    <w:tmpl w:val="C2A16E1E"/>
    <w:lvl w:ilvl="0">
      <w:start w:val="1"/>
      <w:numFmt w:val="bullet"/>
      <w:lvlText w:val=""/>
      <w:lvlJc w:val="left"/>
      <w:pPr>
        <w:tabs>
          <w:tab w:val="left" w:pos="420"/>
        </w:tabs>
        <w:ind w:left="420" w:hanging="420"/>
      </w:pPr>
      <w:rPr>
        <w:rFonts w:ascii="Wingdings" w:hAnsi="Wingdings" w:hint="default"/>
        <w:sz w:val="16"/>
        <w:szCs w:val="16"/>
      </w:rPr>
    </w:lvl>
  </w:abstractNum>
  <w:abstractNum w:abstractNumId="25" w15:restartNumberingAfterBreak="0">
    <w:nsid w:val="C86BB9B3"/>
    <w:multiLevelType w:val="singleLevel"/>
    <w:tmpl w:val="C86BB9B3"/>
    <w:lvl w:ilvl="0">
      <w:start w:val="1"/>
      <w:numFmt w:val="bullet"/>
      <w:lvlText w:val=""/>
      <w:lvlJc w:val="left"/>
      <w:pPr>
        <w:tabs>
          <w:tab w:val="left" w:pos="420"/>
        </w:tabs>
        <w:ind w:left="420" w:hanging="420"/>
      </w:pPr>
      <w:rPr>
        <w:rFonts w:ascii="Wingdings" w:hAnsi="Wingdings" w:hint="default"/>
        <w:sz w:val="16"/>
        <w:szCs w:val="16"/>
      </w:rPr>
    </w:lvl>
  </w:abstractNum>
  <w:abstractNum w:abstractNumId="26" w15:restartNumberingAfterBreak="0">
    <w:nsid w:val="C9B28B4A"/>
    <w:multiLevelType w:val="singleLevel"/>
    <w:tmpl w:val="C9B28B4A"/>
    <w:lvl w:ilvl="0">
      <w:start w:val="1"/>
      <w:numFmt w:val="bullet"/>
      <w:lvlText w:val=""/>
      <w:lvlJc w:val="left"/>
      <w:pPr>
        <w:tabs>
          <w:tab w:val="left" w:pos="420"/>
        </w:tabs>
        <w:ind w:left="420" w:hanging="420"/>
      </w:pPr>
      <w:rPr>
        <w:rFonts w:ascii="Wingdings" w:hAnsi="Wingdings" w:hint="default"/>
        <w:sz w:val="16"/>
        <w:szCs w:val="16"/>
      </w:rPr>
    </w:lvl>
  </w:abstractNum>
  <w:abstractNum w:abstractNumId="27" w15:restartNumberingAfterBreak="0">
    <w:nsid w:val="CF73A1BF"/>
    <w:multiLevelType w:val="singleLevel"/>
    <w:tmpl w:val="CF73A1BF"/>
    <w:lvl w:ilvl="0">
      <w:start w:val="1"/>
      <w:numFmt w:val="decimal"/>
      <w:suff w:val="space"/>
      <w:lvlText w:val="%1."/>
      <w:lvlJc w:val="left"/>
      <w:pPr>
        <w:ind w:left="2836"/>
      </w:pPr>
      <w:rPr>
        <w:rFonts w:hint="default"/>
        <w:color w:val="44546A" w:themeColor="text2"/>
      </w:rPr>
    </w:lvl>
  </w:abstractNum>
  <w:abstractNum w:abstractNumId="28" w15:restartNumberingAfterBreak="0">
    <w:nsid w:val="D074A30A"/>
    <w:multiLevelType w:val="singleLevel"/>
    <w:tmpl w:val="D074A30A"/>
    <w:lvl w:ilvl="0">
      <w:start w:val="1"/>
      <w:numFmt w:val="bullet"/>
      <w:lvlText w:val=""/>
      <w:lvlJc w:val="left"/>
      <w:pPr>
        <w:tabs>
          <w:tab w:val="left" w:pos="420"/>
        </w:tabs>
        <w:ind w:left="420" w:hanging="420"/>
      </w:pPr>
      <w:rPr>
        <w:rFonts w:ascii="Wingdings" w:hAnsi="Wingdings" w:hint="default"/>
        <w:sz w:val="16"/>
        <w:szCs w:val="16"/>
      </w:rPr>
    </w:lvl>
  </w:abstractNum>
  <w:abstractNum w:abstractNumId="29" w15:restartNumberingAfterBreak="0">
    <w:nsid w:val="D3D18B13"/>
    <w:multiLevelType w:val="singleLevel"/>
    <w:tmpl w:val="D3D18B13"/>
    <w:lvl w:ilvl="0">
      <w:start w:val="1"/>
      <w:numFmt w:val="bullet"/>
      <w:lvlText w:val=""/>
      <w:lvlJc w:val="left"/>
      <w:pPr>
        <w:tabs>
          <w:tab w:val="left" w:pos="420"/>
        </w:tabs>
        <w:ind w:left="420" w:hanging="420"/>
      </w:pPr>
      <w:rPr>
        <w:rFonts w:ascii="Wingdings" w:hAnsi="Wingdings" w:hint="default"/>
        <w:sz w:val="16"/>
        <w:szCs w:val="16"/>
      </w:rPr>
    </w:lvl>
  </w:abstractNum>
  <w:abstractNum w:abstractNumId="30" w15:restartNumberingAfterBreak="0">
    <w:nsid w:val="D7DBF043"/>
    <w:multiLevelType w:val="singleLevel"/>
    <w:tmpl w:val="D7DBF043"/>
    <w:lvl w:ilvl="0">
      <w:start w:val="1"/>
      <w:numFmt w:val="bullet"/>
      <w:lvlText w:val=""/>
      <w:lvlJc w:val="left"/>
      <w:pPr>
        <w:tabs>
          <w:tab w:val="left" w:pos="420"/>
        </w:tabs>
        <w:ind w:left="420" w:hanging="420"/>
      </w:pPr>
      <w:rPr>
        <w:rFonts w:ascii="Wingdings" w:hAnsi="Wingdings" w:hint="default"/>
        <w:sz w:val="16"/>
        <w:szCs w:val="16"/>
      </w:rPr>
    </w:lvl>
  </w:abstractNum>
  <w:abstractNum w:abstractNumId="31" w15:restartNumberingAfterBreak="0">
    <w:nsid w:val="DD8BCA14"/>
    <w:multiLevelType w:val="singleLevel"/>
    <w:tmpl w:val="DD8BCA14"/>
    <w:lvl w:ilvl="0">
      <w:start w:val="1"/>
      <w:numFmt w:val="bullet"/>
      <w:lvlText w:val=""/>
      <w:lvlJc w:val="left"/>
      <w:pPr>
        <w:tabs>
          <w:tab w:val="left" w:pos="420"/>
        </w:tabs>
        <w:ind w:left="420" w:hanging="420"/>
      </w:pPr>
      <w:rPr>
        <w:rFonts w:ascii="Wingdings" w:hAnsi="Wingdings" w:hint="default"/>
        <w:sz w:val="16"/>
        <w:szCs w:val="16"/>
      </w:rPr>
    </w:lvl>
  </w:abstractNum>
  <w:abstractNum w:abstractNumId="32" w15:restartNumberingAfterBreak="0">
    <w:nsid w:val="DDA47782"/>
    <w:multiLevelType w:val="singleLevel"/>
    <w:tmpl w:val="DDA47782"/>
    <w:lvl w:ilvl="0">
      <w:start w:val="1"/>
      <w:numFmt w:val="bullet"/>
      <w:lvlText w:val=""/>
      <w:lvlJc w:val="left"/>
      <w:pPr>
        <w:tabs>
          <w:tab w:val="left" w:pos="420"/>
        </w:tabs>
        <w:ind w:left="420" w:hanging="420"/>
      </w:pPr>
      <w:rPr>
        <w:rFonts w:ascii="Wingdings" w:hAnsi="Wingdings" w:hint="default"/>
        <w:sz w:val="16"/>
        <w:szCs w:val="16"/>
      </w:rPr>
    </w:lvl>
  </w:abstractNum>
  <w:abstractNum w:abstractNumId="33" w15:restartNumberingAfterBreak="0">
    <w:nsid w:val="DDCDF028"/>
    <w:multiLevelType w:val="singleLevel"/>
    <w:tmpl w:val="DDCDF028"/>
    <w:lvl w:ilvl="0">
      <w:start w:val="1"/>
      <w:numFmt w:val="decimal"/>
      <w:lvlText w:val="%1."/>
      <w:lvlJc w:val="left"/>
      <w:pPr>
        <w:tabs>
          <w:tab w:val="left" w:pos="425"/>
        </w:tabs>
        <w:ind w:left="2405" w:hanging="425"/>
      </w:pPr>
      <w:rPr>
        <w:rFonts w:hint="default"/>
      </w:rPr>
    </w:lvl>
  </w:abstractNum>
  <w:abstractNum w:abstractNumId="34" w15:restartNumberingAfterBreak="0">
    <w:nsid w:val="E003D17D"/>
    <w:multiLevelType w:val="singleLevel"/>
    <w:tmpl w:val="E003D17D"/>
    <w:lvl w:ilvl="0">
      <w:start w:val="1"/>
      <w:numFmt w:val="bullet"/>
      <w:lvlText w:val=""/>
      <w:lvlJc w:val="left"/>
      <w:pPr>
        <w:tabs>
          <w:tab w:val="left" w:pos="420"/>
        </w:tabs>
        <w:ind w:left="420" w:hanging="420"/>
      </w:pPr>
      <w:rPr>
        <w:rFonts w:ascii="Wingdings" w:hAnsi="Wingdings" w:hint="default"/>
        <w:sz w:val="16"/>
        <w:szCs w:val="16"/>
      </w:rPr>
    </w:lvl>
  </w:abstractNum>
  <w:abstractNum w:abstractNumId="35" w15:restartNumberingAfterBreak="0">
    <w:nsid w:val="E5682483"/>
    <w:multiLevelType w:val="singleLevel"/>
    <w:tmpl w:val="E5682483"/>
    <w:lvl w:ilvl="0">
      <w:start w:val="1"/>
      <w:numFmt w:val="bullet"/>
      <w:lvlText w:val=""/>
      <w:lvlJc w:val="left"/>
      <w:pPr>
        <w:tabs>
          <w:tab w:val="left" w:pos="420"/>
        </w:tabs>
        <w:ind w:left="420" w:hanging="420"/>
      </w:pPr>
      <w:rPr>
        <w:rFonts w:ascii="Wingdings" w:hAnsi="Wingdings" w:hint="default"/>
        <w:sz w:val="16"/>
        <w:szCs w:val="16"/>
      </w:rPr>
    </w:lvl>
  </w:abstractNum>
  <w:abstractNum w:abstractNumId="36" w15:restartNumberingAfterBreak="0">
    <w:nsid w:val="E6DBBBE9"/>
    <w:multiLevelType w:val="singleLevel"/>
    <w:tmpl w:val="E6DBBBE9"/>
    <w:lvl w:ilvl="0">
      <w:start w:val="1"/>
      <w:numFmt w:val="bullet"/>
      <w:lvlText w:val=""/>
      <w:lvlJc w:val="left"/>
      <w:pPr>
        <w:tabs>
          <w:tab w:val="left" w:pos="420"/>
        </w:tabs>
        <w:ind w:left="420" w:hanging="420"/>
      </w:pPr>
      <w:rPr>
        <w:rFonts w:ascii="Wingdings" w:hAnsi="Wingdings" w:hint="default"/>
        <w:sz w:val="16"/>
        <w:szCs w:val="16"/>
      </w:rPr>
    </w:lvl>
  </w:abstractNum>
  <w:abstractNum w:abstractNumId="37" w15:restartNumberingAfterBreak="0">
    <w:nsid w:val="E8510805"/>
    <w:multiLevelType w:val="singleLevel"/>
    <w:tmpl w:val="E8510805"/>
    <w:lvl w:ilvl="0">
      <w:start w:val="1"/>
      <w:numFmt w:val="bullet"/>
      <w:lvlText w:val=""/>
      <w:lvlJc w:val="left"/>
      <w:pPr>
        <w:tabs>
          <w:tab w:val="left" w:pos="420"/>
        </w:tabs>
        <w:ind w:left="420" w:hanging="420"/>
      </w:pPr>
      <w:rPr>
        <w:rFonts w:ascii="Wingdings" w:hAnsi="Wingdings" w:hint="default"/>
        <w:sz w:val="16"/>
        <w:szCs w:val="16"/>
      </w:rPr>
    </w:lvl>
  </w:abstractNum>
  <w:abstractNum w:abstractNumId="38" w15:restartNumberingAfterBreak="0">
    <w:nsid w:val="EC6608CB"/>
    <w:multiLevelType w:val="singleLevel"/>
    <w:tmpl w:val="EC6608CB"/>
    <w:lvl w:ilvl="0">
      <w:start w:val="1"/>
      <w:numFmt w:val="bullet"/>
      <w:lvlText w:val=""/>
      <w:lvlJc w:val="left"/>
      <w:pPr>
        <w:tabs>
          <w:tab w:val="left" w:pos="420"/>
        </w:tabs>
        <w:ind w:left="420" w:hanging="420"/>
      </w:pPr>
      <w:rPr>
        <w:rFonts w:ascii="Wingdings" w:hAnsi="Wingdings" w:hint="default"/>
        <w:sz w:val="16"/>
        <w:szCs w:val="16"/>
      </w:rPr>
    </w:lvl>
  </w:abstractNum>
  <w:abstractNum w:abstractNumId="39" w15:restartNumberingAfterBreak="0">
    <w:nsid w:val="EE983DAA"/>
    <w:multiLevelType w:val="singleLevel"/>
    <w:tmpl w:val="EE983DAA"/>
    <w:lvl w:ilvl="0">
      <w:start w:val="1"/>
      <w:numFmt w:val="decimal"/>
      <w:suff w:val="space"/>
      <w:lvlText w:val="%1."/>
      <w:lvlJc w:val="left"/>
      <w:pPr>
        <w:ind w:left="2268"/>
      </w:pPr>
    </w:lvl>
  </w:abstractNum>
  <w:abstractNum w:abstractNumId="40" w15:restartNumberingAfterBreak="0">
    <w:nsid w:val="EF594CE7"/>
    <w:multiLevelType w:val="singleLevel"/>
    <w:tmpl w:val="EF594CE7"/>
    <w:lvl w:ilvl="0">
      <w:start w:val="1"/>
      <w:numFmt w:val="bullet"/>
      <w:lvlText w:val=""/>
      <w:lvlJc w:val="left"/>
      <w:pPr>
        <w:tabs>
          <w:tab w:val="left" w:pos="420"/>
        </w:tabs>
        <w:ind w:left="420" w:hanging="420"/>
      </w:pPr>
      <w:rPr>
        <w:rFonts w:ascii="Wingdings" w:hAnsi="Wingdings" w:hint="default"/>
        <w:sz w:val="16"/>
        <w:szCs w:val="16"/>
      </w:rPr>
    </w:lvl>
  </w:abstractNum>
  <w:abstractNum w:abstractNumId="41" w15:restartNumberingAfterBreak="0">
    <w:nsid w:val="EFA4A03A"/>
    <w:multiLevelType w:val="singleLevel"/>
    <w:tmpl w:val="EFA4A03A"/>
    <w:lvl w:ilvl="0">
      <w:start w:val="1"/>
      <w:numFmt w:val="decimal"/>
      <w:lvlText w:val="%1."/>
      <w:lvlJc w:val="left"/>
      <w:pPr>
        <w:tabs>
          <w:tab w:val="left" w:pos="425"/>
        </w:tabs>
        <w:ind w:left="425" w:hanging="425"/>
      </w:pPr>
      <w:rPr>
        <w:rFonts w:hint="default"/>
      </w:rPr>
    </w:lvl>
  </w:abstractNum>
  <w:abstractNum w:abstractNumId="42" w15:restartNumberingAfterBreak="0">
    <w:nsid w:val="F1E38BE8"/>
    <w:multiLevelType w:val="singleLevel"/>
    <w:tmpl w:val="F1E38BE8"/>
    <w:lvl w:ilvl="0">
      <w:start w:val="1"/>
      <w:numFmt w:val="bullet"/>
      <w:lvlText w:val=""/>
      <w:lvlJc w:val="left"/>
      <w:pPr>
        <w:tabs>
          <w:tab w:val="left" w:pos="420"/>
        </w:tabs>
        <w:ind w:left="420" w:hanging="420"/>
      </w:pPr>
      <w:rPr>
        <w:rFonts w:ascii="Wingdings" w:hAnsi="Wingdings" w:hint="default"/>
        <w:color w:val="auto"/>
        <w:sz w:val="16"/>
        <w:szCs w:val="16"/>
      </w:rPr>
    </w:lvl>
  </w:abstractNum>
  <w:abstractNum w:abstractNumId="43" w15:restartNumberingAfterBreak="0">
    <w:nsid w:val="F561CFAE"/>
    <w:multiLevelType w:val="singleLevel"/>
    <w:tmpl w:val="F561CFAE"/>
    <w:lvl w:ilvl="0">
      <w:start w:val="1"/>
      <w:numFmt w:val="decimal"/>
      <w:lvlText w:val="%1."/>
      <w:lvlJc w:val="left"/>
      <w:pPr>
        <w:tabs>
          <w:tab w:val="left" w:pos="425"/>
        </w:tabs>
        <w:ind w:left="425" w:hanging="425"/>
      </w:pPr>
      <w:rPr>
        <w:rFonts w:hint="default"/>
        <w:b/>
        <w:bCs/>
      </w:rPr>
    </w:lvl>
  </w:abstractNum>
  <w:abstractNum w:abstractNumId="44" w15:restartNumberingAfterBreak="0">
    <w:nsid w:val="FE554967"/>
    <w:multiLevelType w:val="singleLevel"/>
    <w:tmpl w:val="FE554967"/>
    <w:lvl w:ilvl="0">
      <w:start w:val="1"/>
      <w:numFmt w:val="bullet"/>
      <w:lvlText w:val=""/>
      <w:lvlJc w:val="left"/>
      <w:pPr>
        <w:tabs>
          <w:tab w:val="left" w:pos="420"/>
        </w:tabs>
        <w:ind w:left="420" w:hanging="420"/>
      </w:pPr>
      <w:rPr>
        <w:rFonts w:ascii="Wingdings" w:hAnsi="Wingdings" w:hint="default"/>
        <w:sz w:val="16"/>
        <w:szCs w:val="16"/>
      </w:rPr>
    </w:lvl>
  </w:abstractNum>
  <w:abstractNum w:abstractNumId="45" w15:restartNumberingAfterBreak="0">
    <w:nsid w:val="01692696"/>
    <w:multiLevelType w:val="singleLevel"/>
    <w:tmpl w:val="01692696"/>
    <w:lvl w:ilvl="0">
      <w:start w:val="1"/>
      <w:numFmt w:val="decimal"/>
      <w:suff w:val="space"/>
      <w:lvlText w:val="%1."/>
      <w:lvlJc w:val="left"/>
      <w:pPr>
        <w:ind w:left="-384"/>
      </w:pPr>
    </w:lvl>
  </w:abstractNum>
  <w:abstractNum w:abstractNumId="46" w15:restartNumberingAfterBreak="0">
    <w:nsid w:val="038285BF"/>
    <w:multiLevelType w:val="singleLevel"/>
    <w:tmpl w:val="038285BF"/>
    <w:lvl w:ilvl="0">
      <w:start w:val="1"/>
      <w:numFmt w:val="decimal"/>
      <w:lvlText w:val="%1."/>
      <w:lvlJc w:val="left"/>
      <w:pPr>
        <w:tabs>
          <w:tab w:val="left" w:pos="425"/>
        </w:tabs>
        <w:ind w:left="645" w:hanging="425"/>
      </w:pPr>
      <w:rPr>
        <w:rFonts w:hint="default"/>
      </w:rPr>
    </w:lvl>
  </w:abstractNum>
  <w:abstractNum w:abstractNumId="47" w15:restartNumberingAfterBreak="0">
    <w:nsid w:val="047767C2"/>
    <w:multiLevelType w:val="hybridMultilevel"/>
    <w:tmpl w:val="A4028B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06341B5E"/>
    <w:multiLevelType w:val="hybridMultilevel"/>
    <w:tmpl w:val="472A8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6E9CBC7"/>
    <w:multiLevelType w:val="singleLevel"/>
    <w:tmpl w:val="06E9CBC7"/>
    <w:lvl w:ilvl="0">
      <w:start w:val="1"/>
      <w:numFmt w:val="bullet"/>
      <w:lvlText w:val=""/>
      <w:lvlJc w:val="left"/>
      <w:pPr>
        <w:tabs>
          <w:tab w:val="left" w:pos="420"/>
        </w:tabs>
        <w:ind w:left="420" w:hanging="420"/>
      </w:pPr>
      <w:rPr>
        <w:rFonts w:ascii="Wingdings" w:hAnsi="Wingdings" w:hint="default"/>
        <w:sz w:val="16"/>
        <w:szCs w:val="16"/>
      </w:rPr>
    </w:lvl>
  </w:abstractNum>
  <w:abstractNum w:abstractNumId="50" w15:restartNumberingAfterBreak="0">
    <w:nsid w:val="08EA213E"/>
    <w:multiLevelType w:val="hybridMultilevel"/>
    <w:tmpl w:val="06CC1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09984BB5"/>
    <w:multiLevelType w:val="hybridMultilevel"/>
    <w:tmpl w:val="471C9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0B838F6E"/>
    <w:multiLevelType w:val="singleLevel"/>
    <w:tmpl w:val="0B838F6E"/>
    <w:lvl w:ilvl="0">
      <w:start w:val="1"/>
      <w:numFmt w:val="bullet"/>
      <w:lvlText w:val=""/>
      <w:lvlJc w:val="left"/>
      <w:pPr>
        <w:tabs>
          <w:tab w:val="left" w:pos="420"/>
        </w:tabs>
        <w:ind w:left="420" w:hanging="420"/>
      </w:pPr>
      <w:rPr>
        <w:rFonts w:ascii="Wingdings" w:hAnsi="Wingdings" w:hint="default"/>
        <w:sz w:val="16"/>
        <w:szCs w:val="16"/>
      </w:rPr>
    </w:lvl>
  </w:abstractNum>
  <w:abstractNum w:abstractNumId="53" w15:restartNumberingAfterBreak="0">
    <w:nsid w:val="0D0F3190"/>
    <w:multiLevelType w:val="hybridMultilevel"/>
    <w:tmpl w:val="AFCCD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0D28A07C"/>
    <w:multiLevelType w:val="singleLevel"/>
    <w:tmpl w:val="0D28A07C"/>
    <w:lvl w:ilvl="0">
      <w:start w:val="1"/>
      <w:numFmt w:val="bullet"/>
      <w:lvlText w:val=""/>
      <w:lvlJc w:val="left"/>
      <w:pPr>
        <w:tabs>
          <w:tab w:val="left" w:pos="420"/>
        </w:tabs>
        <w:ind w:left="420" w:hanging="420"/>
      </w:pPr>
      <w:rPr>
        <w:rFonts w:ascii="Wingdings" w:hAnsi="Wingdings" w:hint="default"/>
        <w:sz w:val="16"/>
        <w:szCs w:val="16"/>
      </w:rPr>
    </w:lvl>
  </w:abstractNum>
  <w:abstractNum w:abstractNumId="55" w15:restartNumberingAfterBreak="0">
    <w:nsid w:val="13223CF8"/>
    <w:multiLevelType w:val="hybridMultilevel"/>
    <w:tmpl w:val="5BF43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47D3A3F"/>
    <w:multiLevelType w:val="singleLevel"/>
    <w:tmpl w:val="147D3A3F"/>
    <w:lvl w:ilvl="0">
      <w:start w:val="1"/>
      <w:numFmt w:val="bullet"/>
      <w:lvlText w:val=""/>
      <w:lvlJc w:val="left"/>
      <w:pPr>
        <w:tabs>
          <w:tab w:val="left" w:pos="420"/>
        </w:tabs>
        <w:ind w:left="420" w:hanging="420"/>
      </w:pPr>
      <w:rPr>
        <w:rFonts w:ascii="Wingdings" w:hAnsi="Wingdings" w:hint="default"/>
        <w:sz w:val="16"/>
        <w:szCs w:val="16"/>
      </w:rPr>
    </w:lvl>
  </w:abstractNum>
  <w:abstractNum w:abstractNumId="57" w15:restartNumberingAfterBreak="0">
    <w:nsid w:val="14F9394E"/>
    <w:multiLevelType w:val="hybridMultilevel"/>
    <w:tmpl w:val="61A09E28"/>
    <w:lvl w:ilvl="0" w:tplc="40090017">
      <w:start w:val="1"/>
      <w:numFmt w:val="lowerLetter"/>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58" w15:restartNumberingAfterBreak="0">
    <w:nsid w:val="175F7AAB"/>
    <w:multiLevelType w:val="singleLevel"/>
    <w:tmpl w:val="175F7AAB"/>
    <w:lvl w:ilvl="0">
      <w:start w:val="1"/>
      <w:numFmt w:val="bullet"/>
      <w:lvlText w:val=""/>
      <w:lvlJc w:val="left"/>
      <w:pPr>
        <w:tabs>
          <w:tab w:val="left" w:pos="420"/>
        </w:tabs>
        <w:ind w:left="420" w:hanging="420"/>
      </w:pPr>
      <w:rPr>
        <w:rFonts w:ascii="Wingdings" w:hAnsi="Wingdings" w:hint="default"/>
        <w:color w:val="auto"/>
        <w:sz w:val="16"/>
        <w:szCs w:val="16"/>
      </w:rPr>
    </w:lvl>
  </w:abstractNum>
  <w:abstractNum w:abstractNumId="59" w15:restartNumberingAfterBreak="0">
    <w:nsid w:val="188D0C1F"/>
    <w:multiLevelType w:val="multilevel"/>
    <w:tmpl w:val="7BC0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D8E753"/>
    <w:multiLevelType w:val="singleLevel"/>
    <w:tmpl w:val="1AD8E753"/>
    <w:lvl w:ilvl="0">
      <w:start w:val="1"/>
      <w:numFmt w:val="bullet"/>
      <w:lvlText w:val=""/>
      <w:lvlJc w:val="left"/>
      <w:pPr>
        <w:tabs>
          <w:tab w:val="left" w:pos="420"/>
        </w:tabs>
        <w:ind w:left="420" w:hanging="420"/>
      </w:pPr>
      <w:rPr>
        <w:rFonts w:ascii="Wingdings" w:hAnsi="Wingdings" w:hint="default"/>
        <w:sz w:val="16"/>
        <w:szCs w:val="16"/>
      </w:rPr>
    </w:lvl>
  </w:abstractNum>
  <w:abstractNum w:abstractNumId="61" w15:restartNumberingAfterBreak="0">
    <w:nsid w:val="1C5760E8"/>
    <w:multiLevelType w:val="hybridMultilevel"/>
    <w:tmpl w:val="EB20C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C90E451"/>
    <w:multiLevelType w:val="singleLevel"/>
    <w:tmpl w:val="1C90E451"/>
    <w:lvl w:ilvl="0">
      <w:start w:val="1"/>
      <w:numFmt w:val="bullet"/>
      <w:lvlText w:val=""/>
      <w:lvlJc w:val="left"/>
      <w:pPr>
        <w:tabs>
          <w:tab w:val="left" w:pos="420"/>
        </w:tabs>
        <w:ind w:left="420" w:hanging="420"/>
      </w:pPr>
      <w:rPr>
        <w:rFonts w:ascii="Wingdings" w:hAnsi="Wingdings" w:hint="default"/>
        <w:sz w:val="16"/>
        <w:szCs w:val="16"/>
      </w:rPr>
    </w:lvl>
  </w:abstractNum>
  <w:abstractNum w:abstractNumId="63" w15:restartNumberingAfterBreak="0">
    <w:nsid w:val="2205C342"/>
    <w:multiLevelType w:val="singleLevel"/>
    <w:tmpl w:val="2205C342"/>
    <w:lvl w:ilvl="0">
      <w:start w:val="1"/>
      <w:numFmt w:val="bullet"/>
      <w:lvlText w:val=""/>
      <w:lvlJc w:val="left"/>
      <w:pPr>
        <w:tabs>
          <w:tab w:val="left" w:pos="420"/>
        </w:tabs>
        <w:ind w:left="420" w:hanging="420"/>
      </w:pPr>
      <w:rPr>
        <w:rFonts w:ascii="Wingdings" w:hAnsi="Wingdings" w:hint="default"/>
        <w:sz w:val="16"/>
        <w:szCs w:val="16"/>
      </w:rPr>
    </w:lvl>
  </w:abstractNum>
  <w:abstractNum w:abstractNumId="64" w15:restartNumberingAfterBreak="0">
    <w:nsid w:val="252D0AEA"/>
    <w:multiLevelType w:val="singleLevel"/>
    <w:tmpl w:val="252D0AEA"/>
    <w:lvl w:ilvl="0">
      <w:start w:val="1"/>
      <w:numFmt w:val="bullet"/>
      <w:lvlText w:val=""/>
      <w:lvlJc w:val="left"/>
      <w:pPr>
        <w:tabs>
          <w:tab w:val="left" w:pos="420"/>
        </w:tabs>
        <w:ind w:left="420" w:hanging="420"/>
      </w:pPr>
      <w:rPr>
        <w:rFonts w:ascii="Wingdings" w:hAnsi="Wingdings" w:hint="default"/>
        <w:sz w:val="16"/>
        <w:szCs w:val="16"/>
      </w:rPr>
    </w:lvl>
  </w:abstractNum>
  <w:abstractNum w:abstractNumId="65" w15:restartNumberingAfterBreak="0">
    <w:nsid w:val="2534083B"/>
    <w:multiLevelType w:val="multilevel"/>
    <w:tmpl w:val="57B9B4E8"/>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6" w15:restartNumberingAfterBreak="0">
    <w:nsid w:val="262C2364"/>
    <w:multiLevelType w:val="hybridMultilevel"/>
    <w:tmpl w:val="73E0B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753920C"/>
    <w:multiLevelType w:val="singleLevel"/>
    <w:tmpl w:val="2753920C"/>
    <w:lvl w:ilvl="0">
      <w:start w:val="1"/>
      <w:numFmt w:val="bullet"/>
      <w:lvlText w:val=""/>
      <w:lvlJc w:val="left"/>
      <w:pPr>
        <w:tabs>
          <w:tab w:val="left" w:pos="420"/>
        </w:tabs>
        <w:ind w:left="420" w:hanging="420"/>
      </w:pPr>
      <w:rPr>
        <w:rFonts w:ascii="Wingdings" w:hAnsi="Wingdings" w:hint="default"/>
        <w:color w:val="000000" w:themeColor="text1"/>
      </w:rPr>
    </w:lvl>
  </w:abstractNum>
  <w:abstractNum w:abstractNumId="68" w15:restartNumberingAfterBreak="0">
    <w:nsid w:val="2899CDC5"/>
    <w:multiLevelType w:val="singleLevel"/>
    <w:tmpl w:val="2899CDC5"/>
    <w:lvl w:ilvl="0">
      <w:start w:val="1"/>
      <w:numFmt w:val="bullet"/>
      <w:lvlText w:val=""/>
      <w:lvlJc w:val="left"/>
      <w:pPr>
        <w:tabs>
          <w:tab w:val="left" w:pos="1260"/>
        </w:tabs>
        <w:ind w:left="1260" w:hanging="420"/>
      </w:pPr>
      <w:rPr>
        <w:rFonts w:ascii="Wingdings" w:hAnsi="Wingdings" w:hint="default"/>
      </w:rPr>
    </w:lvl>
  </w:abstractNum>
  <w:abstractNum w:abstractNumId="69" w15:restartNumberingAfterBreak="0">
    <w:nsid w:val="2F6C7291"/>
    <w:multiLevelType w:val="hybridMultilevel"/>
    <w:tmpl w:val="60344544"/>
    <w:lvl w:ilvl="0" w:tplc="2CFAD6C2">
      <w:start w:val="5"/>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EC6540"/>
    <w:multiLevelType w:val="singleLevel"/>
    <w:tmpl w:val="33EC6540"/>
    <w:lvl w:ilvl="0">
      <w:start w:val="1"/>
      <w:numFmt w:val="bullet"/>
      <w:lvlText w:val=""/>
      <w:lvlJc w:val="left"/>
      <w:pPr>
        <w:tabs>
          <w:tab w:val="left" w:pos="420"/>
        </w:tabs>
        <w:ind w:left="420" w:hanging="420"/>
      </w:pPr>
      <w:rPr>
        <w:rFonts w:ascii="Wingdings" w:hAnsi="Wingdings" w:hint="default"/>
        <w:sz w:val="16"/>
        <w:szCs w:val="16"/>
      </w:rPr>
    </w:lvl>
  </w:abstractNum>
  <w:abstractNum w:abstractNumId="71" w15:restartNumberingAfterBreak="0">
    <w:nsid w:val="34B13CCE"/>
    <w:multiLevelType w:val="singleLevel"/>
    <w:tmpl w:val="34B13CCE"/>
    <w:lvl w:ilvl="0">
      <w:start w:val="1"/>
      <w:numFmt w:val="bullet"/>
      <w:lvlText w:val=""/>
      <w:lvlJc w:val="left"/>
      <w:pPr>
        <w:tabs>
          <w:tab w:val="left" w:pos="420"/>
        </w:tabs>
        <w:ind w:left="420" w:hanging="420"/>
      </w:pPr>
      <w:rPr>
        <w:rFonts w:ascii="Wingdings" w:hAnsi="Wingdings" w:hint="default"/>
        <w:sz w:val="16"/>
        <w:szCs w:val="16"/>
      </w:rPr>
    </w:lvl>
  </w:abstractNum>
  <w:abstractNum w:abstractNumId="72" w15:restartNumberingAfterBreak="0">
    <w:nsid w:val="36687A52"/>
    <w:multiLevelType w:val="singleLevel"/>
    <w:tmpl w:val="36687A52"/>
    <w:lvl w:ilvl="0">
      <w:start w:val="1"/>
      <w:numFmt w:val="decimal"/>
      <w:suff w:val="space"/>
      <w:lvlText w:val="%1."/>
      <w:lvlJc w:val="left"/>
      <w:pPr>
        <w:ind w:left="-384"/>
      </w:pPr>
    </w:lvl>
  </w:abstractNum>
  <w:abstractNum w:abstractNumId="73" w15:restartNumberingAfterBreak="0">
    <w:nsid w:val="36867BE6"/>
    <w:multiLevelType w:val="hybridMultilevel"/>
    <w:tmpl w:val="F21E1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8576C39"/>
    <w:multiLevelType w:val="singleLevel"/>
    <w:tmpl w:val="38576C39"/>
    <w:lvl w:ilvl="0">
      <w:start w:val="1"/>
      <w:numFmt w:val="bullet"/>
      <w:lvlText w:val=""/>
      <w:lvlJc w:val="left"/>
      <w:pPr>
        <w:tabs>
          <w:tab w:val="left" w:pos="420"/>
        </w:tabs>
        <w:ind w:left="420" w:hanging="420"/>
      </w:pPr>
      <w:rPr>
        <w:rFonts w:ascii="Wingdings" w:hAnsi="Wingdings" w:hint="default"/>
        <w:sz w:val="16"/>
        <w:szCs w:val="16"/>
      </w:rPr>
    </w:lvl>
  </w:abstractNum>
  <w:abstractNum w:abstractNumId="75" w15:restartNumberingAfterBreak="0">
    <w:nsid w:val="3B917859"/>
    <w:multiLevelType w:val="hybridMultilevel"/>
    <w:tmpl w:val="1E4EEDC6"/>
    <w:lvl w:ilvl="0" w:tplc="67F6D21C">
      <w:start w:val="1"/>
      <w:numFmt w:val="decimal"/>
      <w:lvlText w:val="%1."/>
      <w:lvlJc w:val="left"/>
      <w:pPr>
        <w:ind w:left="744" w:hanging="360"/>
      </w:pPr>
      <w:rPr>
        <w:rFonts w:ascii="Calibri" w:eastAsia="Calibri" w:hAnsi="Calibri" w:cs="Calibri"/>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76" w15:restartNumberingAfterBreak="0">
    <w:nsid w:val="3F83A270"/>
    <w:multiLevelType w:val="singleLevel"/>
    <w:tmpl w:val="3F83A270"/>
    <w:lvl w:ilvl="0">
      <w:start w:val="1"/>
      <w:numFmt w:val="decimal"/>
      <w:suff w:val="space"/>
      <w:lvlText w:val="%1."/>
      <w:lvlJc w:val="left"/>
      <w:rPr>
        <w:rFonts w:hint="default"/>
        <w:b/>
        <w:bCs/>
      </w:rPr>
    </w:lvl>
  </w:abstractNum>
  <w:abstractNum w:abstractNumId="77" w15:restartNumberingAfterBreak="0">
    <w:nsid w:val="4129D468"/>
    <w:multiLevelType w:val="singleLevel"/>
    <w:tmpl w:val="4129D468"/>
    <w:lvl w:ilvl="0">
      <w:start w:val="1"/>
      <w:numFmt w:val="bullet"/>
      <w:lvlText w:val=""/>
      <w:lvlJc w:val="left"/>
      <w:pPr>
        <w:tabs>
          <w:tab w:val="left" w:pos="420"/>
        </w:tabs>
        <w:ind w:left="420" w:hanging="420"/>
      </w:pPr>
      <w:rPr>
        <w:rFonts w:ascii="Wingdings" w:hAnsi="Wingdings" w:hint="default"/>
      </w:rPr>
    </w:lvl>
  </w:abstractNum>
  <w:abstractNum w:abstractNumId="78" w15:restartNumberingAfterBreak="0">
    <w:nsid w:val="41A1757D"/>
    <w:multiLevelType w:val="hybridMultilevel"/>
    <w:tmpl w:val="11380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1FB5E60"/>
    <w:multiLevelType w:val="singleLevel"/>
    <w:tmpl w:val="41FB5E60"/>
    <w:lvl w:ilvl="0">
      <w:start w:val="1"/>
      <w:numFmt w:val="bullet"/>
      <w:lvlText w:val=""/>
      <w:lvlJc w:val="left"/>
      <w:pPr>
        <w:tabs>
          <w:tab w:val="left" w:pos="420"/>
        </w:tabs>
        <w:ind w:left="420" w:hanging="420"/>
      </w:pPr>
      <w:rPr>
        <w:rFonts w:ascii="Wingdings" w:hAnsi="Wingdings" w:hint="default"/>
        <w:color w:val="auto"/>
      </w:rPr>
    </w:lvl>
  </w:abstractNum>
  <w:abstractNum w:abstractNumId="80" w15:restartNumberingAfterBreak="0">
    <w:nsid w:val="4A3BC501"/>
    <w:multiLevelType w:val="singleLevel"/>
    <w:tmpl w:val="4A3BC501"/>
    <w:lvl w:ilvl="0">
      <w:start w:val="1"/>
      <w:numFmt w:val="bullet"/>
      <w:lvlText w:val=""/>
      <w:lvlJc w:val="left"/>
      <w:pPr>
        <w:tabs>
          <w:tab w:val="left" w:pos="420"/>
        </w:tabs>
        <w:ind w:left="420" w:hanging="420"/>
      </w:pPr>
      <w:rPr>
        <w:rFonts w:ascii="Wingdings" w:hAnsi="Wingdings" w:hint="default"/>
        <w:sz w:val="16"/>
        <w:szCs w:val="16"/>
      </w:rPr>
    </w:lvl>
  </w:abstractNum>
  <w:abstractNum w:abstractNumId="81" w15:restartNumberingAfterBreak="0">
    <w:nsid w:val="529518BB"/>
    <w:multiLevelType w:val="singleLevel"/>
    <w:tmpl w:val="529518BB"/>
    <w:lvl w:ilvl="0">
      <w:start w:val="1"/>
      <w:numFmt w:val="bullet"/>
      <w:lvlText w:val=""/>
      <w:lvlJc w:val="left"/>
      <w:pPr>
        <w:tabs>
          <w:tab w:val="left" w:pos="420"/>
        </w:tabs>
        <w:ind w:left="420" w:hanging="420"/>
      </w:pPr>
      <w:rPr>
        <w:rFonts w:ascii="Wingdings" w:hAnsi="Wingdings" w:hint="default"/>
        <w:sz w:val="16"/>
        <w:szCs w:val="16"/>
      </w:rPr>
    </w:lvl>
  </w:abstractNum>
  <w:abstractNum w:abstractNumId="82" w15:restartNumberingAfterBreak="0">
    <w:nsid w:val="52C642BA"/>
    <w:multiLevelType w:val="multilevel"/>
    <w:tmpl w:val="52C642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543FA76D"/>
    <w:multiLevelType w:val="multilevel"/>
    <w:tmpl w:val="543FA76D"/>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4" w15:restartNumberingAfterBreak="0">
    <w:nsid w:val="54BE22C0"/>
    <w:multiLevelType w:val="singleLevel"/>
    <w:tmpl w:val="54BE22C0"/>
    <w:lvl w:ilvl="0">
      <w:start w:val="1"/>
      <w:numFmt w:val="bullet"/>
      <w:lvlText w:val=""/>
      <w:lvlJc w:val="left"/>
      <w:pPr>
        <w:tabs>
          <w:tab w:val="left" w:pos="420"/>
        </w:tabs>
        <w:ind w:left="420" w:hanging="420"/>
      </w:pPr>
      <w:rPr>
        <w:rFonts w:ascii="Wingdings" w:hAnsi="Wingdings" w:hint="default"/>
        <w:sz w:val="16"/>
        <w:szCs w:val="16"/>
      </w:rPr>
    </w:lvl>
  </w:abstractNum>
  <w:abstractNum w:abstractNumId="85" w15:restartNumberingAfterBreak="0">
    <w:nsid w:val="55EFFD8B"/>
    <w:multiLevelType w:val="singleLevel"/>
    <w:tmpl w:val="55EFFD8B"/>
    <w:lvl w:ilvl="0">
      <w:start w:val="1"/>
      <w:numFmt w:val="bullet"/>
      <w:lvlText w:val=""/>
      <w:lvlJc w:val="left"/>
      <w:pPr>
        <w:tabs>
          <w:tab w:val="left" w:pos="420"/>
        </w:tabs>
        <w:ind w:left="420" w:hanging="420"/>
      </w:pPr>
      <w:rPr>
        <w:rFonts w:ascii="Wingdings" w:hAnsi="Wingdings" w:hint="default"/>
        <w:sz w:val="16"/>
        <w:szCs w:val="16"/>
      </w:rPr>
    </w:lvl>
  </w:abstractNum>
  <w:abstractNum w:abstractNumId="86" w15:restartNumberingAfterBreak="0">
    <w:nsid w:val="56476BDF"/>
    <w:multiLevelType w:val="singleLevel"/>
    <w:tmpl w:val="56476BDF"/>
    <w:lvl w:ilvl="0">
      <w:start w:val="1"/>
      <w:numFmt w:val="bullet"/>
      <w:lvlText w:val=""/>
      <w:lvlJc w:val="left"/>
      <w:pPr>
        <w:tabs>
          <w:tab w:val="left" w:pos="420"/>
        </w:tabs>
        <w:ind w:left="420" w:hanging="420"/>
      </w:pPr>
      <w:rPr>
        <w:rFonts w:ascii="Wingdings" w:hAnsi="Wingdings" w:hint="default"/>
        <w:sz w:val="16"/>
        <w:szCs w:val="16"/>
      </w:rPr>
    </w:lvl>
  </w:abstractNum>
  <w:abstractNum w:abstractNumId="87" w15:restartNumberingAfterBreak="0">
    <w:nsid w:val="57B9B4E8"/>
    <w:multiLevelType w:val="multilevel"/>
    <w:tmpl w:val="57B9B4E8"/>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8" w15:restartNumberingAfterBreak="0">
    <w:nsid w:val="58CC44CB"/>
    <w:multiLevelType w:val="hybridMultilevel"/>
    <w:tmpl w:val="C59A2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99933CB"/>
    <w:multiLevelType w:val="singleLevel"/>
    <w:tmpl w:val="599933CB"/>
    <w:lvl w:ilvl="0">
      <w:start w:val="1"/>
      <w:numFmt w:val="bullet"/>
      <w:lvlText w:val=""/>
      <w:lvlJc w:val="left"/>
      <w:pPr>
        <w:tabs>
          <w:tab w:val="left" w:pos="420"/>
        </w:tabs>
        <w:ind w:left="420" w:hanging="420"/>
      </w:pPr>
      <w:rPr>
        <w:rFonts w:ascii="Wingdings" w:hAnsi="Wingdings" w:hint="default"/>
        <w:sz w:val="16"/>
        <w:szCs w:val="16"/>
      </w:rPr>
    </w:lvl>
  </w:abstractNum>
  <w:abstractNum w:abstractNumId="90" w15:restartNumberingAfterBreak="0">
    <w:nsid w:val="5A07C6B3"/>
    <w:multiLevelType w:val="singleLevel"/>
    <w:tmpl w:val="5A07C6B3"/>
    <w:lvl w:ilvl="0">
      <w:start w:val="1"/>
      <w:numFmt w:val="bullet"/>
      <w:lvlText w:val=""/>
      <w:lvlJc w:val="left"/>
      <w:pPr>
        <w:tabs>
          <w:tab w:val="left" w:pos="420"/>
        </w:tabs>
        <w:ind w:left="420" w:hanging="420"/>
      </w:pPr>
      <w:rPr>
        <w:rFonts w:ascii="Wingdings" w:hAnsi="Wingdings" w:hint="default"/>
        <w:sz w:val="16"/>
        <w:szCs w:val="16"/>
      </w:rPr>
    </w:lvl>
  </w:abstractNum>
  <w:abstractNum w:abstractNumId="91" w15:restartNumberingAfterBreak="0">
    <w:nsid w:val="5B498B8F"/>
    <w:multiLevelType w:val="singleLevel"/>
    <w:tmpl w:val="5B498B8F"/>
    <w:lvl w:ilvl="0">
      <w:start w:val="1"/>
      <w:numFmt w:val="decimal"/>
      <w:suff w:val="space"/>
      <w:lvlText w:val="%1."/>
      <w:lvlJc w:val="left"/>
      <w:pPr>
        <w:ind w:left="-384"/>
      </w:pPr>
    </w:lvl>
  </w:abstractNum>
  <w:abstractNum w:abstractNumId="92" w15:restartNumberingAfterBreak="0">
    <w:nsid w:val="5C527753"/>
    <w:multiLevelType w:val="singleLevel"/>
    <w:tmpl w:val="5C527753"/>
    <w:lvl w:ilvl="0">
      <w:start w:val="1"/>
      <w:numFmt w:val="bullet"/>
      <w:lvlText w:val=""/>
      <w:lvlJc w:val="left"/>
      <w:pPr>
        <w:tabs>
          <w:tab w:val="left" w:pos="420"/>
        </w:tabs>
        <w:ind w:left="420" w:hanging="420"/>
      </w:pPr>
      <w:rPr>
        <w:rFonts w:ascii="Wingdings" w:hAnsi="Wingdings" w:hint="default"/>
        <w:sz w:val="16"/>
        <w:szCs w:val="16"/>
      </w:rPr>
    </w:lvl>
  </w:abstractNum>
  <w:abstractNum w:abstractNumId="93" w15:restartNumberingAfterBreak="0">
    <w:nsid w:val="5EC6AA89"/>
    <w:multiLevelType w:val="singleLevel"/>
    <w:tmpl w:val="5EC6AA89"/>
    <w:lvl w:ilvl="0">
      <w:start w:val="1"/>
      <w:numFmt w:val="bullet"/>
      <w:lvlText w:val=""/>
      <w:lvlJc w:val="left"/>
      <w:pPr>
        <w:tabs>
          <w:tab w:val="left" w:pos="420"/>
        </w:tabs>
        <w:ind w:left="420" w:hanging="420"/>
      </w:pPr>
      <w:rPr>
        <w:rFonts w:ascii="Wingdings" w:hAnsi="Wingdings" w:hint="default"/>
        <w:sz w:val="16"/>
        <w:szCs w:val="16"/>
      </w:rPr>
    </w:lvl>
  </w:abstractNum>
  <w:abstractNum w:abstractNumId="94" w15:restartNumberingAfterBreak="0">
    <w:nsid w:val="5F6151DF"/>
    <w:multiLevelType w:val="hybridMultilevel"/>
    <w:tmpl w:val="B72226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1D3318A"/>
    <w:multiLevelType w:val="hybridMultilevel"/>
    <w:tmpl w:val="2918E4EC"/>
    <w:lvl w:ilvl="0" w:tplc="284072DE">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692187B"/>
    <w:multiLevelType w:val="singleLevel"/>
    <w:tmpl w:val="6692187B"/>
    <w:lvl w:ilvl="0">
      <w:start w:val="1"/>
      <w:numFmt w:val="bullet"/>
      <w:lvlText w:val=""/>
      <w:lvlJc w:val="left"/>
      <w:pPr>
        <w:tabs>
          <w:tab w:val="left" w:pos="420"/>
        </w:tabs>
        <w:ind w:left="420" w:hanging="420"/>
      </w:pPr>
      <w:rPr>
        <w:rFonts w:ascii="Wingdings" w:hAnsi="Wingdings" w:hint="default"/>
        <w:sz w:val="16"/>
        <w:szCs w:val="16"/>
      </w:rPr>
    </w:lvl>
  </w:abstractNum>
  <w:abstractNum w:abstractNumId="97" w15:restartNumberingAfterBreak="0">
    <w:nsid w:val="66C7536E"/>
    <w:multiLevelType w:val="singleLevel"/>
    <w:tmpl w:val="66C7536E"/>
    <w:lvl w:ilvl="0">
      <w:start w:val="1"/>
      <w:numFmt w:val="bullet"/>
      <w:lvlText w:val=""/>
      <w:lvlJc w:val="left"/>
      <w:pPr>
        <w:tabs>
          <w:tab w:val="left" w:pos="420"/>
        </w:tabs>
        <w:ind w:left="420" w:hanging="420"/>
      </w:pPr>
      <w:rPr>
        <w:rFonts w:ascii="Wingdings" w:hAnsi="Wingdings" w:hint="default"/>
        <w:sz w:val="16"/>
        <w:szCs w:val="16"/>
      </w:rPr>
    </w:lvl>
  </w:abstractNum>
  <w:abstractNum w:abstractNumId="98" w15:restartNumberingAfterBreak="0">
    <w:nsid w:val="67881C8C"/>
    <w:multiLevelType w:val="hybridMultilevel"/>
    <w:tmpl w:val="9790D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A5D4C26"/>
    <w:multiLevelType w:val="hybridMultilevel"/>
    <w:tmpl w:val="44889622"/>
    <w:lvl w:ilvl="0" w:tplc="17B4CAC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0148A9F6">
      <w:numFmt w:val="bullet"/>
      <w:lvlText w:val="•"/>
      <w:lvlJc w:val="left"/>
      <w:pPr>
        <w:ind w:left="1573" w:hanging="360"/>
      </w:pPr>
      <w:rPr>
        <w:rFonts w:hint="default"/>
        <w:lang w:val="en-US" w:eastAsia="en-US" w:bidi="ar-SA"/>
      </w:rPr>
    </w:lvl>
    <w:lvl w:ilvl="2" w:tplc="DB865B3C">
      <w:numFmt w:val="bullet"/>
      <w:lvlText w:val="•"/>
      <w:lvlJc w:val="left"/>
      <w:pPr>
        <w:ind w:left="2406" w:hanging="360"/>
      </w:pPr>
      <w:rPr>
        <w:rFonts w:hint="default"/>
        <w:lang w:val="en-US" w:eastAsia="en-US" w:bidi="ar-SA"/>
      </w:rPr>
    </w:lvl>
    <w:lvl w:ilvl="3" w:tplc="975AC518">
      <w:numFmt w:val="bullet"/>
      <w:lvlText w:val="•"/>
      <w:lvlJc w:val="left"/>
      <w:pPr>
        <w:ind w:left="3239" w:hanging="360"/>
      </w:pPr>
      <w:rPr>
        <w:rFonts w:hint="default"/>
        <w:lang w:val="en-US" w:eastAsia="en-US" w:bidi="ar-SA"/>
      </w:rPr>
    </w:lvl>
    <w:lvl w:ilvl="4" w:tplc="DB4A318E">
      <w:numFmt w:val="bullet"/>
      <w:lvlText w:val="•"/>
      <w:lvlJc w:val="left"/>
      <w:pPr>
        <w:ind w:left="4072" w:hanging="360"/>
      </w:pPr>
      <w:rPr>
        <w:rFonts w:hint="default"/>
        <w:lang w:val="en-US" w:eastAsia="en-US" w:bidi="ar-SA"/>
      </w:rPr>
    </w:lvl>
    <w:lvl w:ilvl="5" w:tplc="9BD61088">
      <w:numFmt w:val="bullet"/>
      <w:lvlText w:val="•"/>
      <w:lvlJc w:val="left"/>
      <w:pPr>
        <w:ind w:left="4905" w:hanging="360"/>
      </w:pPr>
      <w:rPr>
        <w:rFonts w:hint="default"/>
        <w:lang w:val="en-US" w:eastAsia="en-US" w:bidi="ar-SA"/>
      </w:rPr>
    </w:lvl>
    <w:lvl w:ilvl="6" w:tplc="8AF428FC">
      <w:numFmt w:val="bullet"/>
      <w:lvlText w:val="•"/>
      <w:lvlJc w:val="left"/>
      <w:pPr>
        <w:ind w:left="5738" w:hanging="360"/>
      </w:pPr>
      <w:rPr>
        <w:rFonts w:hint="default"/>
        <w:lang w:val="en-US" w:eastAsia="en-US" w:bidi="ar-SA"/>
      </w:rPr>
    </w:lvl>
    <w:lvl w:ilvl="7" w:tplc="ADE603EC">
      <w:numFmt w:val="bullet"/>
      <w:lvlText w:val="•"/>
      <w:lvlJc w:val="left"/>
      <w:pPr>
        <w:ind w:left="6571" w:hanging="360"/>
      </w:pPr>
      <w:rPr>
        <w:rFonts w:hint="default"/>
        <w:lang w:val="en-US" w:eastAsia="en-US" w:bidi="ar-SA"/>
      </w:rPr>
    </w:lvl>
    <w:lvl w:ilvl="8" w:tplc="E4F066B2">
      <w:numFmt w:val="bullet"/>
      <w:lvlText w:val="•"/>
      <w:lvlJc w:val="left"/>
      <w:pPr>
        <w:ind w:left="7404" w:hanging="360"/>
      </w:pPr>
      <w:rPr>
        <w:rFonts w:hint="default"/>
        <w:lang w:val="en-US" w:eastAsia="en-US" w:bidi="ar-SA"/>
      </w:rPr>
    </w:lvl>
  </w:abstractNum>
  <w:abstractNum w:abstractNumId="100" w15:restartNumberingAfterBreak="0">
    <w:nsid w:val="6B4E1FA7"/>
    <w:multiLevelType w:val="singleLevel"/>
    <w:tmpl w:val="6B4E1FA7"/>
    <w:lvl w:ilvl="0">
      <w:start w:val="1"/>
      <w:numFmt w:val="bullet"/>
      <w:lvlText w:val=""/>
      <w:lvlJc w:val="left"/>
      <w:pPr>
        <w:tabs>
          <w:tab w:val="left" w:pos="420"/>
        </w:tabs>
        <w:ind w:left="420" w:hanging="420"/>
      </w:pPr>
      <w:rPr>
        <w:rFonts w:ascii="Wingdings" w:hAnsi="Wingdings" w:hint="default"/>
        <w:sz w:val="16"/>
        <w:szCs w:val="16"/>
      </w:rPr>
    </w:lvl>
  </w:abstractNum>
  <w:abstractNum w:abstractNumId="101" w15:restartNumberingAfterBreak="0">
    <w:nsid w:val="6CD76617"/>
    <w:multiLevelType w:val="singleLevel"/>
    <w:tmpl w:val="6CD76617"/>
    <w:lvl w:ilvl="0">
      <w:start w:val="1"/>
      <w:numFmt w:val="bullet"/>
      <w:lvlText w:val=""/>
      <w:lvlJc w:val="left"/>
      <w:pPr>
        <w:tabs>
          <w:tab w:val="left" w:pos="420"/>
        </w:tabs>
        <w:ind w:left="420" w:hanging="420"/>
      </w:pPr>
      <w:rPr>
        <w:rFonts w:ascii="Wingdings" w:hAnsi="Wingdings" w:hint="default"/>
        <w:sz w:val="16"/>
        <w:szCs w:val="16"/>
      </w:rPr>
    </w:lvl>
  </w:abstractNum>
  <w:abstractNum w:abstractNumId="102" w15:restartNumberingAfterBreak="0">
    <w:nsid w:val="6D4D4B47"/>
    <w:multiLevelType w:val="singleLevel"/>
    <w:tmpl w:val="6D4D4B47"/>
    <w:lvl w:ilvl="0">
      <w:start w:val="1"/>
      <w:numFmt w:val="bullet"/>
      <w:lvlText w:val=""/>
      <w:lvlJc w:val="left"/>
      <w:pPr>
        <w:tabs>
          <w:tab w:val="left" w:pos="420"/>
        </w:tabs>
        <w:ind w:left="420" w:hanging="420"/>
      </w:pPr>
      <w:rPr>
        <w:rFonts w:ascii="Wingdings" w:hAnsi="Wingdings" w:hint="default"/>
      </w:rPr>
    </w:lvl>
  </w:abstractNum>
  <w:abstractNum w:abstractNumId="103" w15:restartNumberingAfterBreak="0">
    <w:nsid w:val="72E0077A"/>
    <w:multiLevelType w:val="singleLevel"/>
    <w:tmpl w:val="72E0077A"/>
    <w:lvl w:ilvl="0">
      <w:start w:val="1"/>
      <w:numFmt w:val="bullet"/>
      <w:lvlText w:val=""/>
      <w:lvlJc w:val="left"/>
      <w:pPr>
        <w:tabs>
          <w:tab w:val="left" w:pos="420"/>
        </w:tabs>
        <w:ind w:left="420" w:hanging="420"/>
      </w:pPr>
      <w:rPr>
        <w:rFonts w:ascii="Wingdings" w:hAnsi="Wingdings" w:hint="default"/>
        <w:sz w:val="16"/>
        <w:szCs w:val="16"/>
      </w:rPr>
    </w:lvl>
  </w:abstractNum>
  <w:abstractNum w:abstractNumId="104" w15:restartNumberingAfterBreak="0">
    <w:nsid w:val="7629511F"/>
    <w:multiLevelType w:val="hybridMultilevel"/>
    <w:tmpl w:val="8B5A787E"/>
    <w:lvl w:ilvl="0" w:tplc="1952CE28">
      <w:start w:val="1"/>
      <w:numFmt w:val="decimal"/>
      <w:lvlText w:val="%1."/>
      <w:lvlJc w:val="left"/>
      <w:pPr>
        <w:ind w:left="744" w:hanging="360"/>
      </w:pPr>
      <w:rPr>
        <w:rFonts w:hint="default"/>
        <w:sz w:val="22"/>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105" w15:restartNumberingAfterBreak="0">
    <w:nsid w:val="7A6963EC"/>
    <w:multiLevelType w:val="multilevel"/>
    <w:tmpl w:val="7A6963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7A9C0B94"/>
    <w:multiLevelType w:val="hybridMultilevel"/>
    <w:tmpl w:val="AA7CF6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7AD0F203"/>
    <w:multiLevelType w:val="singleLevel"/>
    <w:tmpl w:val="7AD0F203"/>
    <w:lvl w:ilvl="0">
      <w:start w:val="1"/>
      <w:numFmt w:val="bullet"/>
      <w:lvlText w:val=""/>
      <w:lvlJc w:val="left"/>
      <w:pPr>
        <w:tabs>
          <w:tab w:val="left" w:pos="420"/>
        </w:tabs>
        <w:ind w:left="420" w:hanging="420"/>
      </w:pPr>
      <w:rPr>
        <w:rFonts w:ascii="Wingdings" w:hAnsi="Wingdings" w:hint="default"/>
        <w:sz w:val="16"/>
        <w:szCs w:val="16"/>
      </w:rPr>
    </w:lvl>
  </w:abstractNum>
  <w:abstractNum w:abstractNumId="108" w15:restartNumberingAfterBreak="0">
    <w:nsid w:val="7C378294"/>
    <w:multiLevelType w:val="singleLevel"/>
    <w:tmpl w:val="7C378294"/>
    <w:lvl w:ilvl="0">
      <w:start w:val="1"/>
      <w:numFmt w:val="bullet"/>
      <w:lvlText w:val=""/>
      <w:lvlJc w:val="left"/>
      <w:pPr>
        <w:tabs>
          <w:tab w:val="left" w:pos="420"/>
        </w:tabs>
        <w:ind w:left="420" w:hanging="420"/>
      </w:pPr>
      <w:rPr>
        <w:rFonts w:ascii="Wingdings" w:hAnsi="Wingdings" w:hint="default"/>
        <w:sz w:val="16"/>
        <w:szCs w:val="16"/>
      </w:rPr>
    </w:lvl>
  </w:abstractNum>
  <w:abstractNum w:abstractNumId="109" w15:restartNumberingAfterBreak="0">
    <w:nsid w:val="7EEA7093"/>
    <w:multiLevelType w:val="singleLevel"/>
    <w:tmpl w:val="7EEA7093"/>
    <w:lvl w:ilvl="0">
      <w:start w:val="1"/>
      <w:numFmt w:val="bullet"/>
      <w:lvlText w:val=""/>
      <w:lvlJc w:val="left"/>
      <w:pPr>
        <w:tabs>
          <w:tab w:val="left" w:pos="420"/>
        </w:tabs>
        <w:ind w:left="420" w:hanging="420"/>
      </w:pPr>
      <w:rPr>
        <w:rFonts w:ascii="Wingdings" w:hAnsi="Wingdings" w:hint="default"/>
        <w:sz w:val="16"/>
        <w:szCs w:val="16"/>
      </w:rPr>
    </w:lvl>
  </w:abstractNum>
  <w:num w:numId="1">
    <w:abstractNumId w:val="9"/>
  </w:num>
  <w:num w:numId="2">
    <w:abstractNumId w:val="20"/>
  </w:num>
  <w:num w:numId="3">
    <w:abstractNumId w:val="77"/>
  </w:num>
  <w:num w:numId="4">
    <w:abstractNumId w:val="67"/>
  </w:num>
  <w:num w:numId="5">
    <w:abstractNumId w:val="34"/>
  </w:num>
  <w:num w:numId="6">
    <w:abstractNumId w:val="31"/>
  </w:num>
  <w:num w:numId="7">
    <w:abstractNumId w:val="5"/>
  </w:num>
  <w:num w:numId="8">
    <w:abstractNumId w:val="54"/>
  </w:num>
  <w:num w:numId="9">
    <w:abstractNumId w:val="90"/>
  </w:num>
  <w:num w:numId="10">
    <w:abstractNumId w:val="10"/>
  </w:num>
  <w:num w:numId="11">
    <w:abstractNumId w:val="39"/>
  </w:num>
  <w:num w:numId="12">
    <w:abstractNumId w:val="76"/>
  </w:num>
  <w:num w:numId="13">
    <w:abstractNumId w:val="108"/>
  </w:num>
  <w:num w:numId="14">
    <w:abstractNumId w:val="26"/>
  </w:num>
  <w:num w:numId="15">
    <w:abstractNumId w:val="1"/>
  </w:num>
  <w:num w:numId="16">
    <w:abstractNumId w:val="83"/>
  </w:num>
  <w:num w:numId="17">
    <w:abstractNumId w:val="102"/>
  </w:num>
  <w:num w:numId="18">
    <w:abstractNumId w:val="96"/>
  </w:num>
  <w:num w:numId="19">
    <w:abstractNumId w:val="101"/>
  </w:num>
  <w:num w:numId="20">
    <w:abstractNumId w:val="8"/>
  </w:num>
  <w:num w:numId="21">
    <w:abstractNumId w:val="2"/>
  </w:num>
  <w:num w:numId="22">
    <w:abstractNumId w:val="43"/>
  </w:num>
  <w:num w:numId="23">
    <w:abstractNumId w:val="42"/>
  </w:num>
  <w:num w:numId="24">
    <w:abstractNumId w:val="22"/>
  </w:num>
  <w:num w:numId="25">
    <w:abstractNumId w:val="3"/>
  </w:num>
  <w:num w:numId="26">
    <w:abstractNumId w:val="14"/>
  </w:num>
  <w:num w:numId="27">
    <w:abstractNumId w:val="64"/>
  </w:num>
  <w:num w:numId="28">
    <w:abstractNumId w:val="37"/>
  </w:num>
  <w:num w:numId="29">
    <w:abstractNumId w:val="60"/>
  </w:num>
  <w:num w:numId="30">
    <w:abstractNumId w:val="21"/>
  </w:num>
  <w:num w:numId="31">
    <w:abstractNumId w:val="107"/>
  </w:num>
  <w:num w:numId="32">
    <w:abstractNumId w:val="0"/>
  </w:num>
  <w:num w:numId="33">
    <w:abstractNumId w:val="15"/>
  </w:num>
  <w:num w:numId="34">
    <w:abstractNumId w:val="6"/>
  </w:num>
  <w:num w:numId="35">
    <w:abstractNumId w:val="74"/>
  </w:num>
  <w:num w:numId="36">
    <w:abstractNumId w:val="28"/>
  </w:num>
  <w:num w:numId="37">
    <w:abstractNumId w:val="27"/>
  </w:num>
  <w:num w:numId="38">
    <w:abstractNumId w:val="46"/>
  </w:num>
  <w:num w:numId="39">
    <w:abstractNumId w:val="97"/>
  </w:num>
  <w:num w:numId="40">
    <w:abstractNumId w:val="62"/>
  </w:num>
  <w:num w:numId="41">
    <w:abstractNumId w:val="71"/>
  </w:num>
  <w:num w:numId="42">
    <w:abstractNumId w:val="49"/>
  </w:num>
  <w:num w:numId="43">
    <w:abstractNumId w:val="68"/>
  </w:num>
  <w:num w:numId="44">
    <w:abstractNumId w:val="70"/>
  </w:num>
  <w:num w:numId="45">
    <w:abstractNumId w:val="81"/>
  </w:num>
  <w:num w:numId="46">
    <w:abstractNumId w:val="63"/>
  </w:num>
  <w:num w:numId="47">
    <w:abstractNumId w:val="16"/>
  </w:num>
  <w:num w:numId="48">
    <w:abstractNumId w:val="79"/>
  </w:num>
  <w:num w:numId="49">
    <w:abstractNumId w:val="4"/>
  </w:num>
  <w:num w:numId="50">
    <w:abstractNumId w:val="69"/>
  </w:num>
  <w:num w:numId="51">
    <w:abstractNumId w:val="53"/>
  </w:num>
  <w:num w:numId="52">
    <w:abstractNumId w:val="59"/>
  </w:num>
  <w:num w:numId="53">
    <w:abstractNumId w:val="106"/>
  </w:num>
  <w:num w:numId="54">
    <w:abstractNumId w:val="94"/>
  </w:num>
  <w:num w:numId="55">
    <w:abstractNumId w:val="95"/>
  </w:num>
  <w:num w:numId="56">
    <w:abstractNumId w:val="99"/>
  </w:num>
  <w:num w:numId="57">
    <w:abstractNumId w:val="75"/>
  </w:num>
  <w:num w:numId="58">
    <w:abstractNumId w:val="104"/>
  </w:num>
  <w:num w:numId="59">
    <w:abstractNumId w:val="66"/>
  </w:num>
  <w:num w:numId="60">
    <w:abstractNumId w:val="47"/>
  </w:num>
  <w:num w:numId="61">
    <w:abstractNumId w:val="78"/>
  </w:num>
  <w:num w:numId="62">
    <w:abstractNumId w:val="48"/>
  </w:num>
  <w:num w:numId="63">
    <w:abstractNumId w:val="98"/>
  </w:num>
  <w:num w:numId="64">
    <w:abstractNumId w:val="50"/>
  </w:num>
  <w:num w:numId="65">
    <w:abstractNumId w:val="73"/>
  </w:num>
  <w:num w:numId="66">
    <w:abstractNumId w:val="61"/>
  </w:num>
  <w:num w:numId="67">
    <w:abstractNumId w:val="55"/>
  </w:num>
  <w:num w:numId="68">
    <w:abstractNumId w:val="72"/>
  </w:num>
  <w:num w:numId="69">
    <w:abstractNumId w:val="87"/>
  </w:num>
  <w:num w:numId="70">
    <w:abstractNumId w:val="19"/>
  </w:num>
  <w:num w:numId="71">
    <w:abstractNumId w:val="33"/>
  </w:num>
  <w:num w:numId="72">
    <w:abstractNumId w:val="25"/>
  </w:num>
  <w:num w:numId="73">
    <w:abstractNumId w:val="58"/>
  </w:num>
  <w:num w:numId="74">
    <w:abstractNumId w:val="56"/>
  </w:num>
  <w:num w:numId="75">
    <w:abstractNumId w:val="40"/>
  </w:num>
  <w:num w:numId="76">
    <w:abstractNumId w:val="24"/>
  </w:num>
  <w:num w:numId="77">
    <w:abstractNumId w:val="86"/>
  </w:num>
  <w:num w:numId="78">
    <w:abstractNumId w:val="11"/>
  </w:num>
  <w:num w:numId="79">
    <w:abstractNumId w:val="29"/>
  </w:num>
  <w:num w:numId="80">
    <w:abstractNumId w:val="93"/>
  </w:num>
  <w:num w:numId="81">
    <w:abstractNumId w:val="30"/>
  </w:num>
  <w:num w:numId="82">
    <w:abstractNumId w:val="13"/>
  </w:num>
  <w:num w:numId="83">
    <w:abstractNumId w:val="80"/>
  </w:num>
  <w:num w:numId="84">
    <w:abstractNumId w:val="52"/>
  </w:num>
  <w:num w:numId="85">
    <w:abstractNumId w:val="36"/>
  </w:num>
  <w:num w:numId="86">
    <w:abstractNumId w:val="32"/>
  </w:num>
  <w:num w:numId="87">
    <w:abstractNumId w:val="12"/>
  </w:num>
  <w:num w:numId="88">
    <w:abstractNumId w:val="18"/>
  </w:num>
  <w:num w:numId="89">
    <w:abstractNumId w:val="91"/>
  </w:num>
  <w:num w:numId="90">
    <w:abstractNumId w:val="92"/>
  </w:num>
  <w:num w:numId="91">
    <w:abstractNumId w:val="35"/>
  </w:num>
  <w:num w:numId="92">
    <w:abstractNumId w:val="17"/>
  </w:num>
  <w:num w:numId="93">
    <w:abstractNumId w:val="44"/>
  </w:num>
  <w:num w:numId="94">
    <w:abstractNumId w:val="38"/>
  </w:num>
  <w:num w:numId="95">
    <w:abstractNumId w:val="45"/>
  </w:num>
  <w:num w:numId="96">
    <w:abstractNumId w:val="7"/>
  </w:num>
  <w:num w:numId="97">
    <w:abstractNumId w:val="84"/>
  </w:num>
  <w:num w:numId="98">
    <w:abstractNumId w:val="23"/>
  </w:num>
  <w:num w:numId="99">
    <w:abstractNumId w:val="109"/>
  </w:num>
  <w:num w:numId="100">
    <w:abstractNumId w:val="41"/>
  </w:num>
  <w:num w:numId="101">
    <w:abstractNumId w:val="85"/>
  </w:num>
  <w:num w:numId="102">
    <w:abstractNumId w:val="100"/>
  </w:num>
  <w:num w:numId="103">
    <w:abstractNumId w:val="89"/>
  </w:num>
  <w:num w:numId="104">
    <w:abstractNumId w:val="103"/>
  </w:num>
  <w:num w:numId="105">
    <w:abstractNumId w:val="82"/>
  </w:num>
  <w:num w:numId="106">
    <w:abstractNumId w:val="105"/>
  </w:num>
  <w:num w:numId="107">
    <w:abstractNumId w:val="88"/>
  </w:num>
  <w:num w:numId="108">
    <w:abstractNumId w:val="65"/>
  </w:num>
  <w:num w:numId="109">
    <w:abstractNumId w:val="57"/>
  </w:num>
  <w:num w:numId="110">
    <w:abstractNumId w:val="51"/>
  </w:num>
  <w:numIdMacAtCleanup w:val="10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rson w15:author="Ananya HRD">
    <w15:presenceInfo w15:providerId="AD" w15:userId="S::hrd@mggroupin.com::d9ce17e9-b98c-47c6-b20a-0ddae1516a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trackRevision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194A10"/>
    <w:rsid w:val="00000EAA"/>
    <w:rsid w:val="0000437B"/>
    <w:rsid w:val="00005C79"/>
    <w:rsid w:val="00013B44"/>
    <w:rsid w:val="0001771D"/>
    <w:rsid w:val="00034A04"/>
    <w:rsid w:val="000400FC"/>
    <w:rsid w:val="00054711"/>
    <w:rsid w:val="000549F5"/>
    <w:rsid w:val="0006731B"/>
    <w:rsid w:val="00071568"/>
    <w:rsid w:val="00072221"/>
    <w:rsid w:val="00073A36"/>
    <w:rsid w:val="00075D3A"/>
    <w:rsid w:val="00081085"/>
    <w:rsid w:val="00094DE2"/>
    <w:rsid w:val="000950E4"/>
    <w:rsid w:val="000B388E"/>
    <w:rsid w:val="000C310E"/>
    <w:rsid w:val="000C3D30"/>
    <w:rsid w:val="000C4E6D"/>
    <w:rsid w:val="000C54C6"/>
    <w:rsid w:val="000C664F"/>
    <w:rsid w:val="000C7072"/>
    <w:rsid w:val="000C7721"/>
    <w:rsid w:val="000D1268"/>
    <w:rsid w:val="000F2E33"/>
    <w:rsid w:val="000F7908"/>
    <w:rsid w:val="000F7C63"/>
    <w:rsid w:val="00104481"/>
    <w:rsid w:val="00112938"/>
    <w:rsid w:val="00113CAB"/>
    <w:rsid w:val="0012385F"/>
    <w:rsid w:val="001354C6"/>
    <w:rsid w:val="00140539"/>
    <w:rsid w:val="0015170D"/>
    <w:rsid w:val="001530EB"/>
    <w:rsid w:val="00162644"/>
    <w:rsid w:val="00170D91"/>
    <w:rsid w:val="00172A2E"/>
    <w:rsid w:val="001906F3"/>
    <w:rsid w:val="00192EEF"/>
    <w:rsid w:val="00195834"/>
    <w:rsid w:val="001A18D9"/>
    <w:rsid w:val="001A32D3"/>
    <w:rsid w:val="001A43E4"/>
    <w:rsid w:val="001B000A"/>
    <w:rsid w:val="001B224F"/>
    <w:rsid w:val="001B236C"/>
    <w:rsid w:val="001B4217"/>
    <w:rsid w:val="001C62BF"/>
    <w:rsid w:val="001C6BE3"/>
    <w:rsid w:val="001D27BC"/>
    <w:rsid w:val="001D465A"/>
    <w:rsid w:val="00201B8F"/>
    <w:rsid w:val="0021585A"/>
    <w:rsid w:val="002160F4"/>
    <w:rsid w:val="00216A3C"/>
    <w:rsid w:val="002204EC"/>
    <w:rsid w:val="002365F8"/>
    <w:rsid w:val="00241F2F"/>
    <w:rsid w:val="00255A3C"/>
    <w:rsid w:val="002569A2"/>
    <w:rsid w:val="0026591D"/>
    <w:rsid w:val="002826E6"/>
    <w:rsid w:val="00290E5A"/>
    <w:rsid w:val="00291179"/>
    <w:rsid w:val="002912F8"/>
    <w:rsid w:val="002A4965"/>
    <w:rsid w:val="002A52A9"/>
    <w:rsid w:val="002B4D08"/>
    <w:rsid w:val="002C5DA1"/>
    <w:rsid w:val="002C648B"/>
    <w:rsid w:val="002D00F0"/>
    <w:rsid w:val="002D77EB"/>
    <w:rsid w:val="002E2A5B"/>
    <w:rsid w:val="002F45B0"/>
    <w:rsid w:val="00303545"/>
    <w:rsid w:val="00305EEF"/>
    <w:rsid w:val="003110AC"/>
    <w:rsid w:val="0031260B"/>
    <w:rsid w:val="003217C9"/>
    <w:rsid w:val="00330664"/>
    <w:rsid w:val="0033734E"/>
    <w:rsid w:val="00343D01"/>
    <w:rsid w:val="00350086"/>
    <w:rsid w:val="00360CF8"/>
    <w:rsid w:val="00375AB1"/>
    <w:rsid w:val="0037749D"/>
    <w:rsid w:val="00392B5E"/>
    <w:rsid w:val="003B0BC9"/>
    <w:rsid w:val="003C7810"/>
    <w:rsid w:val="003C7D4E"/>
    <w:rsid w:val="003E1C78"/>
    <w:rsid w:val="003E1FFE"/>
    <w:rsid w:val="003F3A5D"/>
    <w:rsid w:val="003F6E53"/>
    <w:rsid w:val="0040434F"/>
    <w:rsid w:val="0041362A"/>
    <w:rsid w:val="00417D9D"/>
    <w:rsid w:val="00422399"/>
    <w:rsid w:val="00436AC7"/>
    <w:rsid w:val="00437D88"/>
    <w:rsid w:val="00442589"/>
    <w:rsid w:val="00456764"/>
    <w:rsid w:val="00462F14"/>
    <w:rsid w:val="00471E98"/>
    <w:rsid w:val="00474CA0"/>
    <w:rsid w:val="00477CFA"/>
    <w:rsid w:val="004A3693"/>
    <w:rsid w:val="004A3A96"/>
    <w:rsid w:val="004B7E7B"/>
    <w:rsid w:val="004C5284"/>
    <w:rsid w:val="004E5337"/>
    <w:rsid w:val="004E7DE3"/>
    <w:rsid w:val="00500C2F"/>
    <w:rsid w:val="00507DAC"/>
    <w:rsid w:val="0051118F"/>
    <w:rsid w:val="00524E25"/>
    <w:rsid w:val="00531E8D"/>
    <w:rsid w:val="00535A9F"/>
    <w:rsid w:val="00536311"/>
    <w:rsid w:val="00543B80"/>
    <w:rsid w:val="0056520F"/>
    <w:rsid w:val="0058632F"/>
    <w:rsid w:val="005927AB"/>
    <w:rsid w:val="005941F5"/>
    <w:rsid w:val="00596325"/>
    <w:rsid w:val="005B5EFF"/>
    <w:rsid w:val="005B5F65"/>
    <w:rsid w:val="005B6297"/>
    <w:rsid w:val="005B6474"/>
    <w:rsid w:val="005C21BE"/>
    <w:rsid w:val="005C465C"/>
    <w:rsid w:val="005C7371"/>
    <w:rsid w:val="005D099A"/>
    <w:rsid w:val="005D7657"/>
    <w:rsid w:val="005D7D32"/>
    <w:rsid w:val="005E00C0"/>
    <w:rsid w:val="005E07F7"/>
    <w:rsid w:val="005E3B52"/>
    <w:rsid w:val="005E4BA2"/>
    <w:rsid w:val="005F114A"/>
    <w:rsid w:val="005F549C"/>
    <w:rsid w:val="0060311D"/>
    <w:rsid w:val="006117CE"/>
    <w:rsid w:val="00613774"/>
    <w:rsid w:val="00616EBF"/>
    <w:rsid w:val="0062369C"/>
    <w:rsid w:val="00623F0B"/>
    <w:rsid w:val="00632953"/>
    <w:rsid w:val="00637600"/>
    <w:rsid w:val="00651507"/>
    <w:rsid w:val="00661FEA"/>
    <w:rsid w:val="00677082"/>
    <w:rsid w:val="00691BAF"/>
    <w:rsid w:val="00694526"/>
    <w:rsid w:val="006A47D8"/>
    <w:rsid w:val="006B0110"/>
    <w:rsid w:val="006B082E"/>
    <w:rsid w:val="006B77D3"/>
    <w:rsid w:val="006C38AF"/>
    <w:rsid w:val="006C68E3"/>
    <w:rsid w:val="006D04DE"/>
    <w:rsid w:val="006E0671"/>
    <w:rsid w:val="006E65E5"/>
    <w:rsid w:val="006E6995"/>
    <w:rsid w:val="006F19CB"/>
    <w:rsid w:val="006F411E"/>
    <w:rsid w:val="006F45A2"/>
    <w:rsid w:val="007032AF"/>
    <w:rsid w:val="00707B83"/>
    <w:rsid w:val="007310D7"/>
    <w:rsid w:val="00732664"/>
    <w:rsid w:val="00733180"/>
    <w:rsid w:val="007331D7"/>
    <w:rsid w:val="007351FE"/>
    <w:rsid w:val="007417E3"/>
    <w:rsid w:val="007422CF"/>
    <w:rsid w:val="00742C2F"/>
    <w:rsid w:val="007536E3"/>
    <w:rsid w:val="007558F8"/>
    <w:rsid w:val="007576FF"/>
    <w:rsid w:val="0076108C"/>
    <w:rsid w:val="00766F28"/>
    <w:rsid w:val="00792638"/>
    <w:rsid w:val="007930BE"/>
    <w:rsid w:val="00794DAA"/>
    <w:rsid w:val="007A21E8"/>
    <w:rsid w:val="007A7CD3"/>
    <w:rsid w:val="007B237B"/>
    <w:rsid w:val="007C3C6C"/>
    <w:rsid w:val="007F3EB1"/>
    <w:rsid w:val="007F7559"/>
    <w:rsid w:val="00801642"/>
    <w:rsid w:val="00810E0B"/>
    <w:rsid w:val="008153DB"/>
    <w:rsid w:val="00816CCD"/>
    <w:rsid w:val="00823E39"/>
    <w:rsid w:val="0082548A"/>
    <w:rsid w:val="00831A4D"/>
    <w:rsid w:val="00831AEB"/>
    <w:rsid w:val="00836352"/>
    <w:rsid w:val="0084073C"/>
    <w:rsid w:val="00843989"/>
    <w:rsid w:val="0085304D"/>
    <w:rsid w:val="008553D8"/>
    <w:rsid w:val="00865560"/>
    <w:rsid w:val="00872E39"/>
    <w:rsid w:val="008868B6"/>
    <w:rsid w:val="00891650"/>
    <w:rsid w:val="008A0411"/>
    <w:rsid w:val="008A3313"/>
    <w:rsid w:val="008B389D"/>
    <w:rsid w:val="008C5AD6"/>
    <w:rsid w:val="008D15FA"/>
    <w:rsid w:val="008D3943"/>
    <w:rsid w:val="008E70C9"/>
    <w:rsid w:val="008E75E9"/>
    <w:rsid w:val="008F5190"/>
    <w:rsid w:val="00904867"/>
    <w:rsid w:val="00911483"/>
    <w:rsid w:val="00914027"/>
    <w:rsid w:val="00925AF1"/>
    <w:rsid w:val="00940F9A"/>
    <w:rsid w:val="0094136B"/>
    <w:rsid w:val="009538A0"/>
    <w:rsid w:val="00966609"/>
    <w:rsid w:val="0098620A"/>
    <w:rsid w:val="009B2EF4"/>
    <w:rsid w:val="009B3639"/>
    <w:rsid w:val="009D3F54"/>
    <w:rsid w:val="009D6B69"/>
    <w:rsid w:val="009D79FC"/>
    <w:rsid w:val="009E7105"/>
    <w:rsid w:val="009F1075"/>
    <w:rsid w:val="009F212A"/>
    <w:rsid w:val="00A07DAB"/>
    <w:rsid w:val="00A118F2"/>
    <w:rsid w:val="00A1401D"/>
    <w:rsid w:val="00A17A72"/>
    <w:rsid w:val="00A20438"/>
    <w:rsid w:val="00A31514"/>
    <w:rsid w:val="00A35969"/>
    <w:rsid w:val="00A36185"/>
    <w:rsid w:val="00A36917"/>
    <w:rsid w:val="00A37442"/>
    <w:rsid w:val="00A377EF"/>
    <w:rsid w:val="00A43705"/>
    <w:rsid w:val="00A503CB"/>
    <w:rsid w:val="00A569D9"/>
    <w:rsid w:val="00A6226F"/>
    <w:rsid w:val="00A67591"/>
    <w:rsid w:val="00A70CD3"/>
    <w:rsid w:val="00A8675B"/>
    <w:rsid w:val="00A87EC9"/>
    <w:rsid w:val="00A907E0"/>
    <w:rsid w:val="00A96574"/>
    <w:rsid w:val="00AA005D"/>
    <w:rsid w:val="00AA1FBF"/>
    <w:rsid w:val="00AA6AC8"/>
    <w:rsid w:val="00AC0CFF"/>
    <w:rsid w:val="00AC756C"/>
    <w:rsid w:val="00AD503B"/>
    <w:rsid w:val="00AE7223"/>
    <w:rsid w:val="00AF129A"/>
    <w:rsid w:val="00AF5438"/>
    <w:rsid w:val="00AF55D7"/>
    <w:rsid w:val="00B065C6"/>
    <w:rsid w:val="00B11AA6"/>
    <w:rsid w:val="00B17484"/>
    <w:rsid w:val="00B22D88"/>
    <w:rsid w:val="00B22F1E"/>
    <w:rsid w:val="00B24F2B"/>
    <w:rsid w:val="00B3215C"/>
    <w:rsid w:val="00B34DB0"/>
    <w:rsid w:val="00B35AC6"/>
    <w:rsid w:val="00B36F2A"/>
    <w:rsid w:val="00B37CB7"/>
    <w:rsid w:val="00B43481"/>
    <w:rsid w:val="00B647FE"/>
    <w:rsid w:val="00B65488"/>
    <w:rsid w:val="00B67736"/>
    <w:rsid w:val="00B72D52"/>
    <w:rsid w:val="00B751D8"/>
    <w:rsid w:val="00B83E68"/>
    <w:rsid w:val="00B87486"/>
    <w:rsid w:val="00BA09ED"/>
    <w:rsid w:val="00BA74FA"/>
    <w:rsid w:val="00BB6B1C"/>
    <w:rsid w:val="00BC07D5"/>
    <w:rsid w:val="00BC0AE5"/>
    <w:rsid w:val="00BE03BD"/>
    <w:rsid w:val="00BE22E3"/>
    <w:rsid w:val="00BF3448"/>
    <w:rsid w:val="00BF6B32"/>
    <w:rsid w:val="00C02454"/>
    <w:rsid w:val="00C045EA"/>
    <w:rsid w:val="00C070E9"/>
    <w:rsid w:val="00C110D6"/>
    <w:rsid w:val="00C13264"/>
    <w:rsid w:val="00C13844"/>
    <w:rsid w:val="00C26FBF"/>
    <w:rsid w:val="00C317B0"/>
    <w:rsid w:val="00C33114"/>
    <w:rsid w:val="00C36077"/>
    <w:rsid w:val="00C369C7"/>
    <w:rsid w:val="00C416C0"/>
    <w:rsid w:val="00C46B8D"/>
    <w:rsid w:val="00C52C1E"/>
    <w:rsid w:val="00C62E33"/>
    <w:rsid w:val="00C74E0C"/>
    <w:rsid w:val="00C778B3"/>
    <w:rsid w:val="00C86CF9"/>
    <w:rsid w:val="00C91A42"/>
    <w:rsid w:val="00C9344D"/>
    <w:rsid w:val="00C95759"/>
    <w:rsid w:val="00CA3264"/>
    <w:rsid w:val="00CB3608"/>
    <w:rsid w:val="00CB7A92"/>
    <w:rsid w:val="00CC1F60"/>
    <w:rsid w:val="00CC6641"/>
    <w:rsid w:val="00CC6A1D"/>
    <w:rsid w:val="00CD4D67"/>
    <w:rsid w:val="00CE3B9A"/>
    <w:rsid w:val="00D064B5"/>
    <w:rsid w:val="00D13C93"/>
    <w:rsid w:val="00D21EF5"/>
    <w:rsid w:val="00D318C8"/>
    <w:rsid w:val="00D53212"/>
    <w:rsid w:val="00D53508"/>
    <w:rsid w:val="00D62410"/>
    <w:rsid w:val="00D74489"/>
    <w:rsid w:val="00D7760A"/>
    <w:rsid w:val="00D77967"/>
    <w:rsid w:val="00D85430"/>
    <w:rsid w:val="00D906F9"/>
    <w:rsid w:val="00D93AA7"/>
    <w:rsid w:val="00D977D9"/>
    <w:rsid w:val="00DA5651"/>
    <w:rsid w:val="00DB729F"/>
    <w:rsid w:val="00DC61F0"/>
    <w:rsid w:val="00DF4C90"/>
    <w:rsid w:val="00DF6E8A"/>
    <w:rsid w:val="00E212BE"/>
    <w:rsid w:val="00E242A0"/>
    <w:rsid w:val="00E311C8"/>
    <w:rsid w:val="00E34716"/>
    <w:rsid w:val="00E47DD5"/>
    <w:rsid w:val="00E50562"/>
    <w:rsid w:val="00E62DDF"/>
    <w:rsid w:val="00E7709A"/>
    <w:rsid w:val="00E97431"/>
    <w:rsid w:val="00EA7FEE"/>
    <w:rsid w:val="00EB3B3F"/>
    <w:rsid w:val="00EC0CE6"/>
    <w:rsid w:val="00EC1D85"/>
    <w:rsid w:val="00ED394A"/>
    <w:rsid w:val="00F04064"/>
    <w:rsid w:val="00F042BA"/>
    <w:rsid w:val="00F05966"/>
    <w:rsid w:val="00F22F05"/>
    <w:rsid w:val="00F26CBC"/>
    <w:rsid w:val="00F2766F"/>
    <w:rsid w:val="00F44D10"/>
    <w:rsid w:val="00F541ED"/>
    <w:rsid w:val="00F605EC"/>
    <w:rsid w:val="00F66880"/>
    <w:rsid w:val="00FA0283"/>
    <w:rsid w:val="00FA5276"/>
    <w:rsid w:val="00FB1074"/>
    <w:rsid w:val="00FB1FF7"/>
    <w:rsid w:val="00FB636A"/>
    <w:rsid w:val="00FC012B"/>
    <w:rsid w:val="00FC76A5"/>
    <w:rsid w:val="00FD513C"/>
    <w:rsid w:val="00FD54BD"/>
    <w:rsid w:val="00FE03F0"/>
    <w:rsid w:val="069B5C4E"/>
    <w:rsid w:val="0C3843C7"/>
    <w:rsid w:val="0D727371"/>
    <w:rsid w:val="0DF9CD9A"/>
    <w:rsid w:val="13AA8723"/>
    <w:rsid w:val="14A97965"/>
    <w:rsid w:val="159C1C78"/>
    <w:rsid w:val="1ECEE7F0"/>
    <w:rsid w:val="21E26477"/>
    <w:rsid w:val="2CACB113"/>
    <w:rsid w:val="2D998DCC"/>
    <w:rsid w:val="2F497205"/>
    <w:rsid w:val="30282B9C"/>
    <w:rsid w:val="31152373"/>
    <w:rsid w:val="35761836"/>
    <w:rsid w:val="39891A44"/>
    <w:rsid w:val="3C8BC742"/>
    <w:rsid w:val="40C669D8"/>
    <w:rsid w:val="41EDA923"/>
    <w:rsid w:val="42E849B2"/>
    <w:rsid w:val="434D1AB5"/>
    <w:rsid w:val="435D23FA"/>
    <w:rsid w:val="45194A10"/>
    <w:rsid w:val="45ADDF0E"/>
    <w:rsid w:val="45DD04BA"/>
    <w:rsid w:val="45F567CF"/>
    <w:rsid w:val="46D36D50"/>
    <w:rsid w:val="4B922D37"/>
    <w:rsid w:val="4F7E3BBF"/>
    <w:rsid w:val="51C92F51"/>
    <w:rsid w:val="56B103C9"/>
    <w:rsid w:val="58355828"/>
    <w:rsid w:val="5BE452FA"/>
    <w:rsid w:val="62CA381F"/>
    <w:rsid w:val="644371A2"/>
    <w:rsid w:val="678860CB"/>
    <w:rsid w:val="6949FA90"/>
    <w:rsid w:val="6B6520C1"/>
    <w:rsid w:val="6C6FFE61"/>
    <w:rsid w:val="70C11B7F"/>
    <w:rsid w:val="71DCD227"/>
    <w:rsid w:val="7366DDB2"/>
    <w:rsid w:val="7DCE00F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9FEFD"/>
  <w15:docId w15:val="{77FAD2F5-B309-4CDE-B4E4-AB0DDA29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ml-IN"/>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iPriority="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paragraph" w:styleId="Heading1">
    <w:name w:val="heading 1"/>
    <w:basedOn w:val="Normal"/>
    <w:link w:val="Heading1Char"/>
    <w:uiPriority w:val="1"/>
    <w:qFormat/>
    <w:pPr>
      <w:ind w:left="296" w:hanging="273"/>
      <w:outlineLvl w:val="0"/>
    </w:pPr>
    <w:rPr>
      <w:rFonts w:ascii="Calibri Light" w:eastAsia="Calibri Light" w:hAnsi="Calibri Light" w:cs="Calibri Light"/>
      <w:sz w:val="28"/>
      <w:szCs w:val="28"/>
    </w:rPr>
  </w:style>
  <w:style w:type="paragraph" w:styleId="Heading2">
    <w:name w:val="heading 2"/>
    <w:next w:val="Normal"/>
    <w:link w:val="Heading2Char"/>
    <w:uiPriority w:val="1"/>
    <w:unhideWhenUsed/>
    <w:qFormat/>
    <w:rsid w:val="005C21BE"/>
    <w:pPr>
      <w:spacing w:beforeAutospacing="1" w:afterAutospacing="1"/>
      <w:outlineLvl w:val="1"/>
    </w:pPr>
    <w:rPr>
      <w:rFonts w:ascii="SimSun" w:hAnsi="SimSun" w:cs="Arial Unicode MS" w:hint="eastAsia"/>
      <w:b/>
      <w:bCs/>
      <w:sz w:val="36"/>
      <w:szCs w:val="36"/>
      <w:lang w:val="en-US" w:eastAsia="zh-CN"/>
    </w:rPr>
  </w:style>
  <w:style w:type="paragraph" w:styleId="Heading3">
    <w:name w:val="heading 3"/>
    <w:basedOn w:val="Normal"/>
    <w:link w:val="Heading3Char"/>
    <w:uiPriority w:val="1"/>
    <w:qFormat/>
    <w:pPr>
      <w:spacing w:before="22"/>
      <w:ind w:left="743"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Segoe UI" w:hAnsi="Segoe UI" w:cs="Segoe UI"/>
      <w:sz w:val="18"/>
      <w:szCs w:val="18"/>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uiPriority w:val="99"/>
    <w:rPr>
      <w:b/>
      <w:bCs/>
      <w:sz w:val="20"/>
      <w:szCs w:val="20"/>
    </w:rPr>
  </w:style>
  <w:style w:type="character" w:styleId="Emphasis">
    <w:name w:val="Emphasis"/>
    <w:basedOn w:val="DefaultParagraphFont"/>
    <w:uiPriority w:val="20"/>
    <w:qFormat/>
    <w:rPr>
      <w:i/>
      <w:iCs/>
    </w:rPr>
  </w:style>
  <w:style w:type="character" w:styleId="Hyperlink">
    <w:name w:val="Hyperlink"/>
    <w:basedOn w:val="DefaultParagraphFont"/>
    <w:rPr>
      <w:color w:val="0563C1" w:themeColor="hyperlink"/>
      <w:u w:val="single"/>
    </w:rPr>
  </w:style>
  <w:style w:type="paragraph" w:styleId="NormalWeb">
    <w:name w:val="Normal (Web)"/>
    <w:uiPriority w:val="99"/>
    <w:unhideWhenUsed/>
    <w:qFormat/>
    <w:rsid w:val="005C21BE"/>
    <w:pPr>
      <w:spacing w:beforeAutospacing="1" w:afterAutospacing="1"/>
    </w:pPr>
    <w:rPr>
      <w:sz w:val="24"/>
      <w:szCs w:val="24"/>
      <w:lang w:val="en-US" w:eastAsia="zh-CN" w:bidi="ar-SA"/>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43" w:hanging="359"/>
    </w:pPr>
  </w:style>
  <w:style w:type="character" w:customStyle="1" w:styleId="BalloonTextChar">
    <w:name w:val="Balloon Text Char"/>
    <w:basedOn w:val="DefaultParagraphFont"/>
    <w:link w:val="BalloonText"/>
    <w:uiPriority w:val="99"/>
    <w:qFormat/>
    <w:rPr>
      <w:rFonts w:ascii="Segoe UI" w:eastAsia="Calibri" w:hAnsi="Segoe UI" w:cs="Segoe UI"/>
      <w:sz w:val="18"/>
      <w:szCs w:val="18"/>
      <w:lang w:val="en-US" w:eastAsia="en-US"/>
    </w:rPr>
  </w:style>
  <w:style w:type="paragraph" w:customStyle="1" w:styleId="Revision1">
    <w:name w:val="Revision1"/>
    <w:hidden/>
    <w:uiPriority w:val="99"/>
    <w:semiHidden/>
    <w:qFormat/>
    <w:rPr>
      <w:rFonts w:ascii="Calibri" w:eastAsia="Calibri" w:hAnsi="Calibri" w:cs="Calibri"/>
      <w:sz w:val="22"/>
      <w:szCs w:val="22"/>
      <w:lang w:val="en-US" w:eastAsia="en-US" w:bidi="ar-SA"/>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qFormat/>
    <w:rPr>
      <w:rFonts w:ascii="Calibri" w:eastAsia="Calibri" w:hAnsi="Calibri" w:cs="Calibri"/>
      <w:sz w:val="22"/>
      <w:szCs w:val="22"/>
      <w:lang w:val="en-US" w:eastAsia="en-US"/>
    </w:rPr>
  </w:style>
  <w:style w:type="character" w:customStyle="1" w:styleId="CommentSubjectChar">
    <w:name w:val="Comment Subject Char"/>
    <w:basedOn w:val="CommentTextChar"/>
    <w:link w:val="CommentSubject"/>
    <w:uiPriority w:val="99"/>
    <w:qFormat/>
    <w:rPr>
      <w:rFonts w:ascii="Calibri" w:eastAsia="Calibri" w:hAnsi="Calibri" w:cs="Calibri"/>
      <w:b/>
      <w:bCs/>
      <w:sz w:val="22"/>
      <w:szCs w:val="22"/>
      <w:lang w:val="en-US" w:eastAsia="en-US"/>
    </w:rPr>
  </w:style>
  <w:style w:type="character" w:customStyle="1" w:styleId="Heading3Char">
    <w:name w:val="Heading 3 Char"/>
    <w:basedOn w:val="DefaultParagraphFont"/>
    <w:link w:val="Heading3"/>
    <w:uiPriority w:val="1"/>
    <w:qFormat/>
    <w:rPr>
      <w:rFonts w:ascii="Calibri" w:eastAsia="Calibri" w:hAnsi="Calibri" w:cs="Calibri"/>
      <w:b/>
      <w:bCs/>
      <w:sz w:val="24"/>
      <w:szCs w:val="24"/>
      <w:lang w:val="en-US" w:eastAsia="en-US"/>
    </w:rPr>
  </w:style>
  <w:style w:type="character" w:customStyle="1" w:styleId="UnresolvedMention2">
    <w:name w:val="Unresolved Mention2"/>
    <w:basedOn w:val="DefaultParagraphFont"/>
    <w:uiPriority w:val="99"/>
    <w:semiHidden/>
    <w:unhideWhenUsed/>
    <w:rsid w:val="005C21BE"/>
    <w:rPr>
      <w:color w:val="605E5C"/>
      <w:shd w:val="clear" w:color="auto" w:fill="E1DFDD"/>
    </w:rPr>
  </w:style>
  <w:style w:type="paragraph" w:styleId="Revision">
    <w:name w:val="Revision"/>
    <w:hidden/>
    <w:uiPriority w:val="99"/>
    <w:unhideWhenUsed/>
    <w:rsid w:val="005C21BE"/>
    <w:rPr>
      <w:rFonts w:ascii="Calibri" w:eastAsia="Calibri" w:hAnsi="Calibri" w:cs="Calibri"/>
      <w:sz w:val="22"/>
      <w:szCs w:val="22"/>
      <w:lang w:val="en-US" w:eastAsia="en-US" w:bidi="ar-SA"/>
    </w:rPr>
  </w:style>
  <w:style w:type="character" w:customStyle="1" w:styleId="Heading1Char">
    <w:name w:val="Heading 1 Char"/>
    <w:basedOn w:val="DefaultParagraphFont"/>
    <w:link w:val="Heading1"/>
    <w:uiPriority w:val="1"/>
    <w:rsid w:val="00D7760A"/>
    <w:rPr>
      <w:rFonts w:ascii="Calibri Light" w:eastAsia="Calibri Light" w:hAnsi="Calibri Light" w:cs="Calibri Light"/>
      <w:sz w:val="28"/>
      <w:szCs w:val="28"/>
      <w:lang w:val="en-US" w:eastAsia="en-US" w:bidi="ar-SA"/>
    </w:rPr>
  </w:style>
  <w:style w:type="paragraph" w:customStyle="1" w:styleId="paragraph">
    <w:name w:val="paragraph"/>
    <w:basedOn w:val="Normal"/>
    <w:rsid w:val="00AD503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AD503B"/>
  </w:style>
  <w:style w:type="character" w:customStyle="1" w:styleId="eop">
    <w:name w:val="eop"/>
    <w:basedOn w:val="DefaultParagraphFont"/>
    <w:rsid w:val="00AD503B"/>
  </w:style>
  <w:style w:type="paragraph" w:styleId="BodyText">
    <w:name w:val="Body Text"/>
    <w:basedOn w:val="Normal"/>
    <w:link w:val="BodyTextChar"/>
    <w:uiPriority w:val="1"/>
    <w:qFormat/>
    <w:rsid w:val="002569A2"/>
    <w:pPr>
      <w:ind w:left="743" w:hanging="359"/>
    </w:pPr>
    <w:rPr>
      <w:sz w:val="24"/>
      <w:szCs w:val="24"/>
    </w:rPr>
  </w:style>
  <w:style w:type="character" w:customStyle="1" w:styleId="BodyTextChar">
    <w:name w:val="Body Text Char"/>
    <w:basedOn w:val="DefaultParagraphFont"/>
    <w:link w:val="BodyText"/>
    <w:uiPriority w:val="1"/>
    <w:qFormat/>
    <w:rsid w:val="002569A2"/>
    <w:rPr>
      <w:rFonts w:ascii="Calibri" w:eastAsia="Calibri" w:hAnsi="Calibri" w:cs="Calibri"/>
      <w:sz w:val="24"/>
      <w:szCs w:val="24"/>
      <w:lang w:val="en-US" w:eastAsia="en-US" w:bidi="ar-SA"/>
    </w:rPr>
  </w:style>
  <w:style w:type="character" w:customStyle="1" w:styleId="Heading2Char">
    <w:name w:val="Heading 2 Char"/>
    <w:basedOn w:val="DefaultParagraphFont"/>
    <w:link w:val="Heading2"/>
    <w:uiPriority w:val="1"/>
    <w:rsid w:val="00A118F2"/>
    <w:rPr>
      <w:rFonts w:ascii="SimSun" w:hAnsi="SimSun" w:cs="Arial Unicode MS"/>
      <w:b/>
      <w:bCs/>
      <w:sz w:val="36"/>
      <w:szCs w:val="36"/>
      <w:lang w:val="en-US" w:eastAsia="zh-CN"/>
    </w:rPr>
  </w:style>
  <w:style w:type="paragraph" w:styleId="Footer">
    <w:name w:val="footer"/>
    <w:basedOn w:val="Normal"/>
    <w:link w:val="FooterChar"/>
    <w:uiPriority w:val="99"/>
    <w:unhideWhenUsed/>
    <w:qFormat/>
    <w:rsid w:val="00A118F2"/>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A118F2"/>
    <w:rPr>
      <w:rFonts w:ascii="Calibri" w:eastAsia="Calibri" w:hAnsi="Calibri" w:cs="Calibri"/>
      <w:sz w:val="18"/>
      <w:szCs w:val="18"/>
      <w:lang w:val="en-US" w:eastAsia="en-US" w:bidi="ar-SA"/>
    </w:rPr>
  </w:style>
  <w:style w:type="paragraph" w:styleId="Header">
    <w:name w:val="header"/>
    <w:basedOn w:val="Normal"/>
    <w:link w:val="HeaderChar"/>
    <w:uiPriority w:val="99"/>
    <w:unhideWhenUsed/>
    <w:qFormat/>
    <w:rsid w:val="00A118F2"/>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A118F2"/>
    <w:rPr>
      <w:rFonts w:ascii="Calibri" w:eastAsia="Calibri" w:hAnsi="Calibri" w:cs="Calibri"/>
      <w:sz w:val="18"/>
      <w:szCs w:val="18"/>
      <w:lang w:val="en-US" w:eastAsia="en-US" w:bidi="ar-SA"/>
    </w:rPr>
  </w:style>
  <w:style w:type="table" w:styleId="TableGrid">
    <w:name w:val="Table Grid"/>
    <w:basedOn w:val="TableNormal"/>
    <w:uiPriority w:val="39"/>
    <w:qFormat/>
    <w:rsid w:val="00A118F2"/>
    <w:rPr>
      <w:lang w:bidi="ar-SA"/>
    </w:rPr>
    <w:tblPr/>
  </w:style>
  <w:style w:type="paragraph" w:styleId="Title">
    <w:name w:val="Title"/>
    <w:basedOn w:val="Normal"/>
    <w:link w:val="TitleChar"/>
    <w:qFormat/>
    <w:rsid w:val="00A118F2"/>
    <w:rPr>
      <w:rFonts w:ascii="Cambria" w:eastAsia="Cambria" w:hAnsi="Cambria" w:cs="Cambria"/>
      <w:b/>
      <w:bCs/>
      <w:sz w:val="32"/>
      <w:szCs w:val="32"/>
    </w:rPr>
  </w:style>
  <w:style w:type="character" w:customStyle="1" w:styleId="TitleChar">
    <w:name w:val="Title Char"/>
    <w:basedOn w:val="DefaultParagraphFont"/>
    <w:link w:val="Title"/>
    <w:qFormat/>
    <w:rsid w:val="00A118F2"/>
    <w:rPr>
      <w:rFonts w:ascii="Cambria" w:eastAsia="Cambria" w:hAnsi="Cambria" w:cs="Cambria"/>
      <w:b/>
      <w:bCs/>
      <w:sz w:val="32"/>
      <w:szCs w:val="32"/>
      <w:lang w:val="en-US" w:eastAsia="en-US" w:bidi="ar-SA"/>
    </w:rPr>
  </w:style>
  <w:style w:type="paragraph" w:customStyle="1" w:styleId="TableParagraph">
    <w:name w:val="Table Paragraph"/>
    <w:basedOn w:val="Normal"/>
    <w:uiPriority w:val="1"/>
    <w:qFormat/>
    <w:rsid w:val="00A118F2"/>
  </w:style>
  <w:style w:type="paragraph" w:customStyle="1" w:styleId="Template">
    <w:name w:val="Template"/>
    <w:basedOn w:val="Normal"/>
    <w:link w:val="TemplateChar"/>
    <w:qFormat/>
    <w:rsid w:val="00A118F2"/>
    <w:pPr>
      <w:widowControl/>
      <w:autoSpaceDE/>
      <w:autoSpaceDN/>
      <w:spacing w:after="160" w:line="259" w:lineRule="auto"/>
    </w:pPr>
    <w:rPr>
      <w:rFonts w:ascii="Arial" w:eastAsiaTheme="minorHAnsi" w:hAnsi="Arial" w:cstheme="minorBidi"/>
      <w:i/>
      <w:color w:val="C45911" w:themeColor="accent2" w:themeShade="BF"/>
      <w:lang w:val="en-AU"/>
    </w:rPr>
  </w:style>
  <w:style w:type="character" w:customStyle="1" w:styleId="TemplateChar">
    <w:name w:val="Template Char"/>
    <w:basedOn w:val="DefaultParagraphFont"/>
    <w:link w:val="Template"/>
    <w:qFormat/>
    <w:rsid w:val="00A118F2"/>
    <w:rPr>
      <w:rFonts w:ascii="Arial" w:eastAsiaTheme="minorHAnsi" w:hAnsi="Arial" w:cstheme="minorBidi"/>
      <w:i/>
      <w:color w:val="C45911" w:themeColor="accent2" w:themeShade="BF"/>
      <w:sz w:val="22"/>
      <w:szCs w:val="22"/>
      <w:lang w:val="en-AU" w:eastAsia="en-US" w:bidi="ar-SA"/>
    </w:rPr>
  </w:style>
  <w:style w:type="character" w:customStyle="1" w:styleId="ListParagraphChar">
    <w:name w:val="List Paragraph Char"/>
    <w:basedOn w:val="DefaultParagraphFont"/>
    <w:link w:val="ListParagraph"/>
    <w:uiPriority w:val="34"/>
    <w:qFormat/>
    <w:locked/>
    <w:rsid w:val="00A118F2"/>
    <w:rPr>
      <w:rFonts w:ascii="Calibri" w:eastAsia="Calibri" w:hAnsi="Calibri" w:cs="Calibr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553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people" Target="people.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9464AAA2007C40AD9B0416AF00051C" ma:contentTypeVersion="16" ma:contentTypeDescription="Create a new document." ma:contentTypeScope="" ma:versionID="f7972cc3701c93916d1dad239580df66">
  <xsd:schema xmlns:xsd="http://www.w3.org/2001/XMLSchema" xmlns:xs="http://www.w3.org/2001/XMLSchema" xmlns:p="http://schemas.microsoft.com/office/2006/metadata/properties" xmlns:ns3="f57583ce-4d35-4993-afb5-03d231d6a806" xmlns:ns4="478f72f8-65b1-4405-b5c0-e86dbdf47e6c" targetNamespace="http://schemas.microsoft.com/office/2006/metadata/properties" ma:root="true" ma:fieldsID="7613eab92a220cf65cbbb96efeaefc6b" ns3:_="" ns4:_="">
    <xsd:import namespace="f57583ce-4d35-4993-afb5-03d231d6a806"/>
    <xsd:import namespace="478f72f8-65b1-4405-b5c0-e86dbdf47e6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SearchProperties"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583ce-4d35-4993-afb5-03d231d6a8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8f72f8-65b1-4405-b5c0-e86dbdf47e6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57583ce-4d35-4993-afb5-03d231d6a806" xsi:nil="true"/>
  </documentManagement>
</p:properties>
</file>

<file path=customXml/itemProps1.xml><?xml version="1.0" encoding="utf-8"?>
<ds:datastoreItem xmlns:ds="http://schemas.openxmlformats.org/officeDocument/2006/customXml" ds:itemID="{3D32D3C7-0752-4489-8F7D-DE2460318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583ce-4d35-4993-afb5-03d231d6a806"/>
    <ds:schemaRef ds:uri="478f72f8-65b1-4405-b5c0-e86dbdf47e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41E11F-9893-4535-8D1A-58B6052C7003}">
  <ds:schemaRefs>
    <ds:schemaRef ds:uri="http://schemas.microsoft.com/sharepoint/v3/contenttype/forms"/>
  </ds:schemaRefs>
</ds:datastoreItem>
</file>

<file path=customXml/itemProps3.xml><?xml version="1.0" encoding="utf-8"?>
<ds:datastoreItem xmlns:ds="http://schemas.openxmlformats.org/officeDocument/2006/customXml" ds:itemID="{B41E1622-E2D8-4257-A059-4D271BE22C40}">
  <ds:schemaRefs>
    <ds:schemaRef ds:uri="http://schemas.microsoft.com/office/2006/metadata/properties"/>
    <ds:schemaRef ds:uri="http://schemas.microsoft.com/office/infopath/2007/PartnerControls"/>
    <ds:schemaRef ds:uri="f57583ce-4d35-4993-afb5-03d231d6a806"/>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31</Pages>
  <Words>8577</Words>
  <Characters>48889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dc:creator>
  <cp:keywords/>
  <cp:lastModifiedBy>User</cp:lastModifiedBy>
  <cp:revision>36</cp:revision>
  <cp:lastPrinted>2026-02-06T08:24:00Z</cp:lastPrinted>
  <dcterms:created xsi:type="dcterms:W3CDTF">2026-01-22T09:31:00Z</dcterms:created>
  <dcterms:modified xsi:type="dcterms:W3CDTF">2026-02-06T08:38:00Z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84590ABCB4744F26B9EAF2A0F371D9B0_13</vt:lpwstr>
  </property>
  <property fmtid="{D5CDD505-2E9C-101B-9397-08002B2CF9AE}" pid="4" name="ContentTypeId">
    <vt:lpwstr>0x010100499464AAA2007C40AD9B0416AF00051C</vt:lpwstr>
  </property>
</Properties>
</file>